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4"/>
      </w:tblGrid>
      <w:tr w:rsidR="005E6828" w:rsidRPr="00BB7C0A" w14:paraId="602986CA" w14:textId="77777777" w:rsidTr="000724E9">
        <w:trPr>
          <w:trHeight w:val="3358"/>
        </w:trPr>
        <w:tc>
          <w:tcPr>
            <w:tcW w:w="7054" w:type="dxa"/>
            <w:tcBorders>
              <w:top w:val="nil"/>
              <w:left w:val="nil"/>
              <w:bottom w:val="nil"/>
              <w:right w:val="nil"/>
            </w:tcBorders>
            <w:shd w:val="clear" w:color="auto" w:fill="auto"/>
          </w:tcPr>
          <w:p w14:paraId="22ED944B" w14:textId="65867153" w:rsidR="005E6828" w:rsidRPr="00BB7C0A" w:rsidRDefault="005E6828" w:rsidP="008A6865">
            <w:pPr>
              <w:pStyle w:val="Title"/>
              <w:rPr>
                <w:lang w:val="en-GB"/>
              </w:rPr>
            </w:pPr>
            <w:r w:rsidRPr="00BB7C0A">
              <w:rPr>
                <w:lang w:val="en-GB"/>
              </w:rPr>
              <w:t>EMMA: Danish Natural-Language Processing of Emotion in Text</w:t>
            </w:r>
          </w:p>
          <w:p w14:paraId="0F5EC9DB" w14:textId="77777777" w:rsidR="005E6828" w:rsidRPr="00BB7C0A" w:rsidRDefault="005E6828" w:rsidP="00C3371A">
            <w:pPr>
              <w:pStyle w:val="Subtitle"/>
              <w:jc w:val="center"/>
              <w:rPr>
                <w:lang w:val="en-GB"/>
              </w:rPr>
            </w:pPr>
            <w:r w:rsidRPr="00BB7C0A">
              <w:rPr>
                <w:lang w:val="en-GB"/>
              </w:rPr>
              <w:t>The new State-of-the-Art in Danish Sentiment Analysis and a Multidimensional Emotional Sentiment Validation Dataset</w:t>
            </w:r>
          </w:p>
          <w:p w14:paraId="42728A69" w14:textId="08D1838E" w:rsidR="005E6828" w:rsidRPr="00BF5B56" w:rsidRDefault="005E6828" w:rsidP="00C3371A">
            <w:pPr>
              <w:jc w:val="center"/>
            </w:pPr>
            <w:r w:rsidRPr="00BF5B56">
              <w:t>Esben Kran (</w:t>
            </w:r>
            <w:r w:rsidR="00D02190">
              <w:fldChar w:fldCharType="begin"/>
            </w:r>
            <w:r w:rsidR="00D02190">
              <w:instrText xml:space="preserve"> HYPERLINK "mailto:201909190@post.au.dk" </w:instrText>
            </w:r>
            <w:r w:rsidR="00D02190">
              <w:fldChar w:fldCharType="separate"/>
            </w:r>
            <w:r w:rsidR="0089209D" w:rsidRPr="00BF5B56">
              <w:rPr>
                <w:rStyle w:val="Hyperlink"/>
              </w:rPr>
              <w:t>201909190@post.au.dk</w:t>
            </w:r>
            <w:r w:rsidR="00D02190">
              <w:rPr>
                <w:rStyle w:val="Hyperlink"/>
              </w:rPr>
              <w:fldChar w:fldCharType="end"/>
            </w:r>
            <w:r w:rsidR="00BF5B56" w:rsidRPr="00BF5B56">
              <w:t xml:space="preserve">, </w:t>
            </w:r>
            <w:hyperlink r:id="rId11" w:history="1">
              <w:r w:rsidR="00BF5B56" w:rsidRPr="00D04452">
                <w:rPr>
                  <w:rStyle w:val="Hyperlink"/>
                </w:rPr>
                <w:t>contact@esbenkc.com</w:t>
              </w:r>
            </w:hyperlink>
            <w:r w:rsidR="00BF5B56">
              <w:t>)</w:t>
            </w:r>
          </w:p>
          <w:p w14:paraId="3F34AC4C" w14:textId="5692FBFF" w:rsidR="005E6828" w:rsidRPr="00841F52" w:rsidRDefault="005E6828" w:rsidP="00C3371A">
            <w:pPr>
              <w:jc w:val="center"/>
            </w:pPr>
            <w:r w:rsidRPr="00841F52">
              <w:t>Søren Orm (</w:t>
            </w:r>
            <w:r w:rsidR="00D02190">
              <w:fldChar w:fldCharType="begin"/>
            </w:r>
            <w:r w:rsidR="00D02190">
              <w:instrText xml:space="preserve"> HYPERLINK "mailto:sorenorm@live.dk" \h </w:instrText>
            </w:r>
            <w:r w:rsidR="00D02190">
              <w:fldChar w:fldCharType="separate"/>
            </w:r>
            <w:r w:rsidRPr="00841F52">
              <w:rPr>
                <w:rStyle w:val="Hyperlink"/>
              </w:rPr>
              <w:t>201907685@post.au.dk</w:t>
            </w:r>
            <w:r w:rsidR="00D02190">
              <w:rPr>
                <w:rStyle w:val="Hyperlink"/>
              </w:rPr>
              <w:fldChar w:fldCharType="end"/>
            </w:r>
            <w:r w:rsidR="00BF5B56" w:rsidRPr="00BF5B56">
              <w:t>,</w:t>
            </w:r>
            <w:r w:rsidR="00BF5B56">
              <w:t xml:space="preserve"> </w:t>
            </w:r>
            <w:hyperlink r:id="rId12" w:history="1">
              <w:r w:rsidR="00BF5B56" w:rsidRPr="00D04452">
                <w:rPr>
                  <w:rStyle w:val="Hyperlink"/>
                </w:rPr>
                <w:t>sorenorm@live.dk</w:t>
              </w:r>
            </w:hyperlink>
            <w:r w:rsidR="00BF5B56">
              <w:t>)</w:t>
            </w:r>
          </w:p>
          <w:p w14:paraId="29839C5B" w14:textId="77777777" w:rsidR="004A65DD" w:rsidRPr="00BB7C0A" w:rsidRDefault="005E6828" w:rsidP="00077D07">
            <w:pPr>
              <w:jc w:val="center"/>
              <w:rPr>
                <w:lang w:val="en-GB"/>
              </w:rPr>
            </w:pPr>
            <w:r w:rsidRPr="00BB7C0A">
              <w:rPr>
                <w:lang w:val="en-GB"/>
              </w:rPr>
              <w:t>University of Aarhus, Department of Cognitive Science</w:t>
            </w:r>
          </w:p>
          <w:p w14:paraId="3A444411" w14:textId="6C221A85" w:rsidR="001B1044" w:rsidRPr="00BB7C0A" w:rsidRDefault="000E57ED" w:rsidP="00E07F9B">
            <w:pPr>
              <w:spacing w:after="0"/>
              <w:jc w:val="center"/>
              <w:rPr>
                <w:i/>
                <w:iCs/>
                <w:lang w:val="en-GB"/>
              </w:rPr>
            </w:pPr>
            <w:r w:rsidRPr="00BB7C0A">
              <w:rPr>
                <w:i/>
                <w:iCs/>
                <w:lang w:val="en-GB"/>
              </w:rPr>
              <w:t>“</w:t>
            </w:r>
            <w:r w:rsidR="007C5FA2" w:rsidRPr="00BB7C0A">
              <w:rPr>
                <w:i/>
                <w:iCs/>
                <w:lang w:val="en-GB"/>
              </w:rPr>
              <w:t>Poetry is when an emotion has found its thought and</w:t>
            </w:r>
          </w:p>
          <w:p w14:paraId="62C2A464" w14:textId="4B01396B" w:rsidR="00F70DAC" w:rsidRPr="00BB7C0A" w:rsidRDefault="007C5FA2" w:rsidP="00E07F9B">
            <w:pPr>
              <w:jc w:val="center"/>
              <w:rPr>
                <w:lang w:val="en-GB"/>
              </w:rPr>
            </w:pPr>
            <w:r w:rsidRPr="00BB7C0A">
              <w:rPr>
                <w:i/>
                <w:iCs/>
                <w:lang w:val="en-GB"/>
              </w:rPr>
              <w:t>the thought has found words</w:t>
            </w:r>
            <w:r w:rsidR="000E57ED" w:rsidRPr="00BB7C0A">
              <w:rPr>
                <w:i/>
                <w:iCs/>
                <w:lang w:val="en-GB"/>
              </w:rPr>
              <w:t>.”</w:t>
            </w:r>
            <w:r w:rsidRPr="00BB7C0A">
              <w:rPr>
                <w:i/>
                <w:iCs/>
                <w:lang w:val="en-GB"/>
              </w:rPr>
              <w:t xml:space="preserve"> </w:t>
            </w:r>
            <w:r w:rsidRPr="00BB7C0A">
              <w:rPr>
                <w:lang w:val="en-GB"/>
              </w:rPr>
              <w:t>- Robert Frost</w:t>
            </w:r>
          </w:p>
        </w:tc>
      </w:tr>
    </w:tbl>
    <w:p w14:paraId="5389015D" w14:textId="0BC3AF8D" w:rsidR="00FE14C7" w:rsidRPr="00BB7C0A" w:rsidRDefault="00FE14C7">
      <w:pPr>
        <w:rPr>
          <w:lang w:val="en-GB"/>
        </w:rPr>
      </w:pPr>
      <w:bookmarkStart w:id="0" w:name="_Toc33298919"/>
    </w:p>
    <w:p w14:paraId="632ABB79" w14:textId="77777777" w:rsidR="00CB412A" w:rsidRPr="00BB7C0A" w:rsidRDefault="00CB412A" w:rsidP="00CB412A">
      <w:pPr>
        <w:rPr>
          <w:lang w:val="en-GB"/>
        </w:rPr>
        <w:sectPr w:rsidR="00CB412A" w:rsidRPr="00BB7C0A" w:rsidSect="00E37FBE">
          <w:headerReference w:type="default" r:id="rId13"/>
          <w:footerReference w:type="default" r:id="rId14"/>
          <w:type w:val="continuous"/>
          <w:pgSz w:w="11906" w:h="16838"/>
          <w:pgMar w:top="1440" w:right="1440" w:bottom="1440" w:left="1440" w:header="708" w:footer="708" w:gutter="0"/>
          <w:cols w:space="708"/>
          <w:docGrid w:linePitch="360"/>
        </w:sectPr>
      </w:pPr>
    </w:p>
    <w:p w14:paraId="2C836B1C" w14:textId="650206C6" w:rsidR="00093316" w:rsidRDefault="00093316" w:rsidP="00994B8A">
      <w:pPr>
        <w:pStyle w:val="Heading1"/>
      </w:pPr>
      <w:bookmarkStart w:id="1" w:name="_Toc34300577"/>
      <w:commentRangeStart w:id="2"/>
      <w:r>
        <w:t>Abstract</w:t>
      </w:r>
      <w:bookmarkEnd w:id="0"/>
      <w:bookmarkEnd w:id="1"/>
      <w:commentRangeEnd w:id="2"/>
      <w:r w:rsidR="00E37FBE">
        <w:rPr>
          <w:rStyle w:val="CommentReference"/>
          <w:b w:val="0"/>
        </w:rPr>
        <w:commentReference w:id="2"/>
      </w:r>
    </w:p>
    <w:p w14:paraId="25855FE6" w14:textId="77777777" w:rsidR="00E37FBE" w:rsidRPr="00BB7C0A" w:rsidRDefault="00093316" w:rsidP="00A968DF">
      <w:pPr>
        <w:rPr>
          <w:ins w:id="3" w:author="Jacob Thøgersen" w:date="2020-04-20T09:57:00Z"/>
          <w:lang w:val="en-GB"/>
        </w:rPr>
      </w:pPr>
      <w:commentRangeStart w:id="4"/>
      <w:r w:rsidRPr="00BB7C0A">
        <w:rPr>
          <w:lang w:val="en-GB"/>
        </w:rPr>
        <w:t>I</w:t>
      </w:r>
      <w:commentRangeEnd w:id="4"/>
      <w:r w:rsidR="00E37FBE">
        <w:rPr>
          <w:rStyle w:val="CommentReference"/>
        </w:rPr>
        <w:commentReference w:id="4"/>
      </w:r>
      <w:r w:rsidRPr="00BB7C0A">
        <w:rPr>
          <w:lang w:val="en-GB"/>
        </w:rPr>
        <w:t xml:space="preserve">n this paper, we report on the current state of Danish text sentiment analysis </w:t>
      </w:r>
      <w:r w:rsidR="0020052E" w:rsidRPr="00BB7C0A">
        <w:rPr>
          <w:lang w:val="en-GB"/>
        </w:rPr>
        <w:t xml:space="preserve">(SA) </w:t>
      </w:r>
      <w:r w:rsidRPr="00BB7C0A">
        <w:rPr>
          <w:lang w:val="en-GB"/>
        </w:rPr>
        <w:t xml:space="preserve">and the process of creating </w:t>
      </w:r>
      <w:del w:id="5" w:author="Jacob Thøgersen" w:date="2020-04-20T09:48:00Z">
        <w:r w:rsidRPr="00BB7C0A" w:rsidDel="00E37FBE">
          <w:rPr>
            <w:lang w:val="en-GB"/>
          </w:rPr>
          <w:delText xml:space="preserve">the </w:delText>
        </w:r>
      </w:del>
      <w:ins w:id="6" w:author="Jacob Thøgersen" w:date="2020-04-20T09:48:00Z">
        <w:r w:rsidR="00E37FBE" w:rsidRPr="00BB7C0A">
          <w:rPr>
            <w:lang w:val="en-GB"/>
          </w:rPr>
          <w:t xml:space="preserve">a </w:t>
        </w:r>
      </w:ins>
      <w:r w:rsidRPr="00BB7C0A">
        <w:rPr>
          <w:lang w:val="en-GB"/>
        </w:rPr>
        <w:t xml:space="preserve">new state-of-the-art Danish SA tool by updating the current </w:t>
      </w:r>
      <w:commentRangeStart w:id="7"/>
      <w:r w:rsidRPr="00BB7C0A">
        <w:rPr>
          <w:lang w:val="en-GB"/>
        </w:rPr>
        <w:t>SENTIDA</w:t>
      </w:r>
      <w:commentRangeEnd w:id="7"/>
      <w:r w:rsidR="00E37FBE">
        <w:rPr>
          <w:rStyle w:val="CommentReference"/>
        </w:rPr>
        <w:commentReference w:id="7"/>
      </w:r>
      <w:r w:rsidRPr="00BB7C0A">
        <w:rPr>
          <w:lang w:val="en-GB"/>
        </w:rPr>
        <w:t>.</w:t>
      </w:r>
      <w:commentRangeStart w:id="8"/>
      <w:r w:rsidRPr="00BB7C0A">
        <w:rPr>
          <w:lang w:val="en-GB"/>
        </w:rPr>
        <w:t xml:space="preserve"> </w:t>
      </w:r>
      <w:commentRangeEnd w:id="8"/>
      <w:r w:rsidR="00E37FBE">
        <w:rPr>
          <w:rStyle w:val="CommentReference"/>
        </w:rPr>
        <w:commentReference w:id="8"/>
      </w:r>
      <w:r w:rsidRPr="00BB7C0A">
        <w:rPr>
          <w:lang w:val="en-GB"/>
        </w:rPr>
        <w:t xml:space="preserve">Our SentidaV2 shows significant improvement in classifying sentiment in text compared to the original SENTIDA tool (p &lt; 0.01) in three different validation datasets. </w:t>
      </w:r>
    </w:p>
    <w:p w14:paraId="48B0DB0D" w14:textId="2C158C1C" w:rsidR="00093316" w:rsidRPr="00BB7C0A" w:rsidRDefault="00E37FBE" w:rsidP="00A968DF">
      <w:pPr>
        <w:rPr>
          <w:lang w:val="en-GB"/>
        </w:rPr>
      </w:pPr>
      <w:ins w:id="9" w:author="Jacob Thøgersen" w:date="2020-04-20T09:57:00Z">
        <w:r w:rsidRPr="00BB7C0A">
          <w:rPr>
            <w:lang w:val="en-GB"/>
          </w:rPr>
          <w:t>As a secondary purpose of the paper…(?)</w:t>
        </w:r>
      </w:ins>
      <w:r w:rsidR="00093316" w:rsidRPr="00BB7C0A">
        <w:rPr>
          <w:lang w:val="en-GB"/>
        </w:rPr>
        <w:t xml:space="preserve">We also present a new domain general validation dataset called Emma </w:t>
      </w:r>
      <w:r w:rsidR="00A020CA" w:rsidRPr="00BB7C0A">
        <w:rPr>
          <w:lang w:val="en-GB"/>
        </w:rPr>
        <w:t>(E</w:t>
      </w:r>
      <w:r w:rsidR="00174341" w:rsidRPr="00BB7C0A">
        <w:rPr>
          <w:lang w:val="en-GB"/>
        </w:rPr>
        <w:t>m</w:t>
      </w:r>
      <w:r w:rsidR="00A020CA" w:rsidRPr="00BB7C0A">
        <w:rPr>
          <w:lang w:val="en-GB"/>
        </w:rPr>
        <w:t>otional Multi</w:t>
      </w:r>
      <w:r w:rsidR="005E0194" w:rsidRPr="00BB7C0A">
        <w:rPr>
          <w:lang w:val="en-GB"/>
        </w:rPr>
        <w:t>-</w:t>
      </w:r>
      <w:r w:rsidR="00A020CA" w:rsidRPr="00BB7C0A">
        <w:rPr>
          <w:lang w:val="en-GB"/>
        </w:rPr>
        <w:t>dimensional Analysis)</w:t>
      </w:r>
      <w:ins w:id="10" w:author="Jacob Thøgersen" w:date="2020-04-20T09:58:00Z">
        <w:r w:rsidRPr="00BB7C0A">
          <w:rPr>
            <w:lang w:val="en-GB"/>
          </w:rPr>
          <w:t>.</w:t>
        </w:r>
      </w:ins>
      <w:r w:rsidR="00A020CA" w:rsidRPr="00BB7C0A">
        <w:rPr>
          <w:lang w:val="en-GB"/>
        </w:rPr>
        <w:t xml:space="preserve"> </w:t>
      </w:r>
      <w:del w:id="11" w:author="Jacob Thøgersen" w:date="2020-04-20T09:58:00Z">
        <w:r w:rsidR="00093316" w:rsidRPr="00BB7C0A" w:rsidDel="00E37FBE">
          <w:rPr>
            <w:lang w:val="en-GB"/>
          </w:rPr>
          <w:delText>that</w:delText>
        </w:r>
      </w:del>
      <w:ins w:id="12" w:author="Jacob Thøgersen" w:date="2020-04-20T09:59:00Z">
        <w:r w:rsidR="00737D20" w:rsidRPr="00BB7C0A">
          <w:rPr>
            <w:lang w:val="en-GB"/>
          </w:rPr>
          <w:t>E</w:t>
        </w:r>
      </w:ins>
      <w:ins w:id="13" w:author="Jacob Thøgersen" w:date="2020-04-20T10:00:00Z">
        <w:r w:rsidR="00737D20" w:rsidRPr="00BB7C0A">
          <w:rPr>
            <w:lang w:val="en-GB"/>
          </w:rPr>
          <w:t>mma</w:t>
        </w:r>
      </w:ins>
      <w:r w:rsidR="00093316" w:rsidRPr="00BB7C0A">
        <w:rPr>
          <w:lang w:val="en-GB"/>
        </w:rPr>
        <w:t xml:space="preserve"> exceeds current validation methods in both </w:t>
      </w:r>
      <w:commentRangeStart w:id="14"/>
      <w:r w:rsidR="00093316" w:rsidRPr="00BB7C0A">
        <w:rPr>
          <w:lang w:val="en-GB"/>
        </w:rPr>
        <w:t>complexity and quality</w:t>
      </w:r>
      <w:ins w:id="15" w:author="Jacob Thøgersen" w:date="2020-04-20T09:59:00Z">
        <w:r w:rsidR="00737D20" w:rsidRPr="00BB7C0A">
          <w:rPr>
            <w:lang w:val="en-GB"/>
          </w:rPr>
          <w:t>.</w:t>
        </w:r>
      </w:ins>
      <w:del w:id="16" w:author="Jacob Thøgersen" w:date="2020-04-20T09:59:00Z">
        <w:r w:rsidR="00093316" w:rsidRPr="00BB7C0A" w:rsidDel="00737D20">
          <w:rPr>
            <w:lang w:val="en-GB"/>
          </w:rPr>
          <w:delText>,</w:delText>
        </w:r>
      </w:del>
      <w:r w:rsidR="00093316" w:rsidRPr="00BB7C0A">
        <w:rPr>
          <w:lang w:val="en-GB"/>
        </w:rPr>
        <w:t xml:space="preserve"> </w:t>
      </w:r>
      <w:ins w:id="17" w:author="Jacob Thøgersen" w:date="2020-04-20T09:59:00Z">
        <w:r w:rsidR="00737D20" w:rsidRPr="00BB7C0A">
          <w:rPr>
            <w:lang w:val="en-GB"/>
          </w:rPr>
          <w:t xml:space="preserve">It was </w:t>
        </w:r>
      </w:ins>
      <w:r w:rsidR="00093316" w:rsidRPr="00BB7C0A">
        <w:rPr>
          <w:lang w:val="en-GB"/>
        </w:rPr>
        <w:t xml:space="preserve">created with a proprietary </w:t>
      </w:r>
      <w:commentRangeEnd w:id="14"/>
      <w:r>
        <w:rPr>
          <w:rStyle w:val="CommentReference"/>
        </w:rPr>
        <w:commentReference w:id="14"/>
      </w:r>
      <w:commentRangeStart w:id="18"/>
      <w:r w:rsidR="00093316" w:rsidRPr="00BB7C0A">
        <w:rPr>
          <w:lang w:val="en-GB"/>
        </w:rPr>
        <w:t xml:space="preserve">adaptive tool </w:t>
      </w:r>
      <w:commentRangeEnd w:id="18"/>
      <w:r w:rsidR="00737D20">
        <w:rPr>
          <w:rStyle w:val="CommentReference"/>
        </w:rPr>
        <w:commentReference w:id="18"/>
      </w:r>
      <w:r w:rsidR="00093316" w:rsidRPr="00BB7C0A">
        <w:rPr>
          <w:lang w:val="en-GB"/>
        </w:rPr>
        <w:t xml:space="preserve">for supervised machine learning data collection utilizing a citizen science approach. </w:t>
      </w:r>
      <w:r w:rsidR="004A08C9" w:rsidRPr="00BB7C0A">
        <w:rPr>
          <w:lang w:val="en-GB"/>
        </w:rPr>
        <w:t>Emma</w:t>
      </w:r>
      <w:r w:rsidR="00093316" w:rsidRPr="00BB7C0A">
        <w:rPr>
          <w:lang w:val="en-GB"/>
        </w:rPr>
        <w:t xml:space="preserve"> </w:t>
      </w:r>
      <w:r w:rsidR="00060E25" w:rsidRPr="00BB7C0A">
        <w:rPr>
          <w:lang w:val="en-GB"/>
        </w:rPr>
        <w:t xml:space="preserve">consists of </w:t>
      </w:r>
      <w:r w:rsidR="00093316" w:rsidRPr="00BB7C0A">
        <w:rPr>
          <w:lang w:val="en-GB"/>
        </w:rPr>
        <w:t xml:space="preserve">sentences scored in a four-dimensional emotional circumplex space </w:t>
      </w:r>
      <w:r w:rsidR="00EC0309" w:rsidRPr="00BB7C0A">
        <w:rPr>
          <w:lang w:val="en-GB"/>
        </w:rPr>
        <w:t xml:space="preserve">by </w:t>
      </w:r>
      <w:r w:rsidR="00DB2EDD" w:rsidRPr="00BB7C0A">
        <w:rPr>
          <w:lang w:val="en-GB"/>
        </w:rPr>
        <w:t xml:space="preserve">30 </w:t>
      </w:r>
      <w:r w:rsidR="00060E25" w:rsidRPr="00BB7C0A">
        <w:rPr>
          <w:lang w:val="en-GB"/>
        </w:rPr>
        <w:t>coders with a wide demographic representation</w:t>
      </w:r>
      <w:ins w:id="19" w:author="Jacob Thøgersen" w:date="2020-04-20T10:00:00Z">
        <w:r w:rsidR="00737D20" w:rsidRPr="00BB7C0A">
          <w:rPr>
            <w:lang w:val="en-GB"/>
          </w:rPr>
          <w:t>. This</w:t>
        </w:r>
      </w:ins>
      <w:r w:rsidR="00060E25" w:rsidRPr="00BB7C0A">
        <w:rPr>
          <w:lang w:val="en-GB"/>
        </w:rPr>
        <w:t xml:space="preserve"> </w:t>
      </w:r>
      <w:del w:id="20" w:author="Jacob Thøgersen" w:date="2020-04-20T10:01:00Z">
        <w:r w:rsidR="00093316" w:rsidRPr="00BB7C0A" w:rsidDel="00737D20">
          <w:rPr>
            <w:lang w:val="en-GB"/>
          </w:rPr>
          <w:delText xml:space="preserve">that </w:delText>
        </w:r>
      </w:del>
      <w:r w:rsidR="00093316" w:rsidRPr="00BB7C0A">
        <w:rPr>
          <w:lang w:val="en-GB"/>
        </w:rPr>
        <w:t>allows for future multidimensional, fine-grained machine learning-based Danish SA. We also publish Emma and SentidaV2 optimized for Python on GitHub.</w:t>
      </w:r>
    </w:p>
    <w:p w14:paraId="0201A9DD" w14:textId="00566B4C" w:rsidR="00093316" w:rsidRPr="00BB7C0A" w:rsidRDefault="00093316" w:rsidP="00A968DF">
      <w:pPr>
        <w:rPr>
          <w:lang w:val="en-GB"/>
        </w:rPr>
      </w:pPr>
      <w:r w:rsidRPr="00BB7C0A">
        <w:rPr>
          <w:b/>
          <w:lang w:val="en-GB"/>
        </w:rPr>
        <w:t xml:space="preserve">Keywords: </w:t>
      </w:r>
      <w:r w:rsidRPr="00BB7C0A">
        <w:rPr>
          <w:lang w:val="en-GB"/>
        </w:rPr>
        <w:t>Sentiment Analysis, Danish NLP, Computational Linguistics, Dataset</w:t>
      </w:r>
      <w:r w:rsidR="00676567" w:rsidRPr="00BB7C0A">
        <w:rPr>
          <w:lang w:val="en-GB"/>
        </w:rPr>
        <w:t>, Open Science</w:t>
      </w:r>
    </w:p>
    <w:p w14:paraId="3B0173C9" w14:textId="14B492CF" w:rsidR="0036317A" w:rsidRPr="0036317A" w:rsidRDefault="0D6D3865" w:rsidP="00994B8A">
      <w:pPr>
        <w:pStyle w:val="Heading1"/>
      </w:pPr>
      <w:bookmarkStart w:id="21" w:name="_Toc33298920"/>
      <w:bookmarkStart w:id="22" w:name="_Toc34300578"/>
      <w:r>
        <w:t>Introduction</w:t>
      </w:r>
      <w:bookmarkEnd w:id="21"/>
      <w:bookmarkEnd w:id="22"/>
    </w:p>
    <w:p w14:paraId="558B3593" w14:textId="4833E7E3" w:rsidR="00793DF9" w:rsidRPr="00BB7C0A" w:rsidRDefault="0D6D3865" w:rsidP="00A968DF">
      <w:pPr>
        <w:rPr>
          <w:lang w:val="en-GB"/>
        </w:rPr>
      </w:pPr>
      <w:commentRangeStart w:id="23"/>
      <w:r w:rsidRPr="00BB7C0A">
        <w:rPr>
          <w:lang w:val="en-GB"/>
        </w:rPr>
        <w:t>In order to discover new patterns</w:t>
      </w:r>
      <w:del w:id="24" w:author="Jacob Thøgersen" w:date="2020-04-20T10:01:00Z">
        <w:r w:rsidRPr="00BB7C0A" w:rsidDel="00737D20">
          <w:rPr>
            <w:lang w:val="en-GB"/>
          </w:rPr>
          <w:delText>,</w:delText>
        </w:r>
      </w:del>
      <w:ins w:id="25" w:author="Jacob Thøgersen" w:date="2020-04-20T10:01:00Z">
        <w:r w:rsidR="00737D20" w:rsidRPr="00BB7C0A">
          <w:rPr>
            <w:lang w:val="en-GB"/>
          </w:rPr>
          <w:t xml:space="preserve"> and</w:t>
        </w:r>
      </w:ins>
      <w:r w:rsidRPr="00BB7C0A">
        <w:rPr>
          <w:lang w:val="en-GB"/>
        </w:rPr>
        <w:t xml:space="preserve"> trends</w:t>
      </w:r>
      <w:del w:id="26" w:author="Jacob Thøgersen" w:date="2020-04-20T10:01:00Z">
        <w:r w:rsidRPr="00BB7C0A" w:rsidDel="00737D20">
          <w:rPr>
            <w:lang w:val="en-GB"/>
          </w:rPr>
          <w:delText>,</w:delText>
        </w:r>
      </w:del>
      <w:r w:rsidRPr="00BB7C0A">
        <w:rPr>
          <w:lang w:val="en-GB"/>
        </w:rPr>
        <w:t xml:space="preserve"> and make predictions in the ever-growing amount of information available to us in the digital age, we need new tools for analysing this information. A considerable part of the information is encrypted in a complex and notoriously difficult to decipher format called ‘language’, and each language needs its own set of tools for computational analysis. </w:t>
      </w:r>
      <w:commentRangeEnd w:id="23"/>
      <w:r w:rsidR="00737D20">
        <w:rPr>
          <w:rStyle w:val="CommentReference"/>
        </w:rPr>
        <w:commentReference w:id="23"/>
      </w:r>
      <w:r w:rsidRPr="00BB7C0A">
        <w:rPr>
          <w:lang w:val="en-GB"/>
        </w:rPr>
        <w:t xml:space="preserve">We currently have tools that can assess the </w:t>
      </w:r>
      <w:commentRangeStart w:id="27"/>
      <w:r w:rsidRPr="00BB7C0A">
        <w:rPr>
          <w:lang w:val="en-GB"/>
        </w:rPr>
        <w:t>sentiment in text for Danish</w:t>
      </w:r>
      <w:commentRangeEnd w:id="27"/>
      <w:r w:rsidR="00737D20">
        <w:rPr>
          <w:rStyle w:val="CommentReference"/>
        </w:rPr>
        <w:commentReference w:id="27"/>
      </w:r>
      <w:ins w:id="28" w:author="Jacob Thøgersen" w:date="2020-04-20T10:08:00Z">
        <w:r w:rsidR="00737D20" w:rsidRPr="00BB7C0A">
          <w:rPr>
            <w:lang w:val="en-GB"/>
          </w:rPr>
          <w:t>.</w:t>
        </w:r>
      </w:ins>
      <w:del w:id="29" w:author="Jacob Thøgersen" w:date="2020-04-20T10:08:00Z">
        <w:r w:rsidRPr="00BB7C0A" w:rsidDel="00737D20">
          <w:rPr>
            <w:lang w:val="en-GB"/>
          </w:rPr>
          <w:delText>,</w:delText>
        </w:r>
      </w:del>
      <w:r w:rsidRPr="00BB7C0A">
        <w:rPr>
          <w:lang w:val="en-GB"/>
        </w:rPr>
        <w:t xml:space="preserve"> </w:t>
      </w:r>
      <w:del w:id="30" w:author="Jacob Thøgersen" w:date="2020-04-20T10:08:00Z">
        <w:r w:rsidRPr="00BB7C0A" w:rsidDel="009D37CB">
          <w:rPr>
            <w:lang w:val="en-GB"/>
          </w:rPr>
          <w:delText>however, t</w:delText>
        </w:r>
      </w:del>
      <w:ins w:id="31" w:author="Jacob Thøgersen" w:date="2020-04-20T10:08:00Z">
        <w:r w:rsidR="009D37CB" w:rsidRPr="00BB7C0A">
          <w:rPr>
            <w:lang w:val="en-GB"/>
          </w:rPr>
          <w:t>T</w:t>
        </w:r>
      </w:ins>
      <w:r w:rsidRPr="00BB7C0A">
        <w:rPr>
          <w:lang w:val="en-GB"/>
        </w:rPr>
        <w:t xml:space="preserve">hese tools can </w:t>
      </w:r>
      <w:ins w:id="32" w:author="Jacob Thøgersen" w:date="2020-04-20T10:09:00Z">
        <w:r w:rsidR="009D37CB" w:rsidRPr="00BB7C0A">
          <w:rPr>
            <w:lang w:val="en-GB"/>
          </w:rPr>
          <w:t xml:space="preserve">be improved, </w:t>
        </w:r>
      </w:ins>
      <w:r w:rsidRPr="00BB7C0A">
        <w:rPr>
          <w:lang w:val="en-GB"/>
        </w:rPr>
        <w:t xml:space="preserve">not only </w:t>
      </w:r>
      <w:del w:id="33" w:author="Jacob Thøgersen" w:date="2020-04-20T10:09:00Z">
        <w:r w:rsidRPr="00BB7C0A" w:rsidDel="009D37CB">
          <w:rPr>
            <w:lang w:val="en-GB"/>
          </w:rPr>
          <w:delText xml:space="preserve">be optimized </w:delText>
        </w:r>
      </w:del>
      <w:r w:rsidRPr="00BB7C0A">
        <w:rPr>
          <w:lang w:val="en-GB"/>
        </w:rPr>
        <w:t>to better match international standards</w:t>
      </w:r>
      <w:ins w:id="34" w:author="Jacob Thøgersen" w:date="2020-04-20T10:09:00Z">
        <w:r w:rsidR="009D37CB" w:rsidRPr="00BB7C0A">
          <w:rPr>
            <w:lang w:val="en-GB"/>
          </w:rPr>
          <w:t>;</w:t>
        </w:r>
      </w:ins>
      <w:r w:rsidRPr="00BB7C0A">
        <w:rPr>
          <w:lang w:val="en-GB"/>
        </w:rPr>
        <w:t>,</w:t>
      </w:r>
      <w:del w:id="35" w:author="Jacob Thøgersen" w:date="2020-04-20T10:09:00Z">
        <w:r w:rsidRPr="00BB7C0A" w:rsidDel="009D37CB">
          <w:rPr>
            <w:lang w:val="en-GB"/>
          </w:rPr>
          <w:delText xml:space="preserve"> but</w:delText>
        </w:r>
      </w:del>
      <w:ins w:id="36" w:author="Jacob Thøgersen" w:date="2020-04-20T10:09:00Z">
        <w:r w:rsidR="009D37CB" w:rsidRPr="00BB7C0A">
          <w:rPr>
            <w:lang w:val="en-GB"/>
          </w:rPr>
          <w:t xml:space="preserve"> they</w:t>
        </w:r>
      </w:ins>
      <w:r w:rsidRPr="00BB7C0A">
        <w:rPr>
          <w:lang w:val="en-GB"/>
        </w:rPr>
        <w:t xml:space="preserve"> can also be expanded so they are able to assess the complex range of emotions that people are able to </w:t>
      </w:r>
      <w:commentRangeStart w:id="37"/>
      <w:r w:rsidRPr="00BB7C0A">
        <w:rPr>
          <w:lang w:val="en-GB"/>
        </w:rPr>
        <w:t xml:space="preserve">experience and </w:t>
      </w:r>
      <w:commentRangeEnd w:id="37"/>
      <w:r w:rsidR="009D37CB">
        <w:rPr>
          <w:rStyle w:val="CommentReference"/>
        </w:rPr>
        <w:commentReference w:id="37"/>
      </w:r>
      <w:r w:rsidRPr="00BB7C0A">
        <w:rPr>
          <w:lang w:val="en-GB"/>
        </w:rPr>
        <w:t>express in written language. This paper seeks to further develop the tools available in the field of Da</w:t>
      </w:r>
      <w:bookmarkStart w:id="38" w:name="_GoBack"/>
      <w:bookmarkEnd w:id="38"/>
      <w:r w:rsidRPr="00BB7C0A">
        <w:rPr>
          <w:lang w:val="en-GB"/>
        </w:rPr>
        <w:t>nish computational linguistics.</w:t>
      </w:r>
    </w:p>
    <w:p w14:paraId="0ABA7E91" w14:textId="0B89E21F" w:rsidR="00471F64" w:rsidRPr="00BB7C0A" w:rsidRDefault="00793DF9" w:rsidP="00A968DF">
      <w:pPr>
        <w:rPr>
          <w:lang w:val="en-GB"/>
        </w:rPr>
      </w:pPr>
      <w:commentRangeStart w:id="39"/>
      <w:r w:rsidRPr="00BB7C0A">
        <w:rPr>
          <w:lang w:val="en-GB"/>
        </w:rPr>
        <w:t xml:space="preserve">How can the current state-of-the-art in Danish sentiment analysis </w:t>
      </w:r>
      <w:ins w:id="40" w:author="Jacob Thøgersen" w:date="2020-04-20T10:15:00Z">
        <w:r w:rsidR="009D37CB" w:rsidRPr="00BB7C0A">
          <w:rPr>
            <w:lang w:val="en-GB"/>
          </w:rPr>
          <w:t xml:space="preserve">(SA) </w:t>
        </w:r>
      </w:ins>
      <w:r w:rsidRPr="00BB7C0A">
        <w:rPr>
          <w:lang w:val="en-GB"/>
        </w:rPr>
        <w:t xml:space="preserve">be improved? This paper proposes that the </w:t>
      </w:r>
      <w:commentRangeStart w:id="41"/>
      <w:r w:rsidRPr="00BB7C0A">
        <w:rPr>
          <w:lang w:val="en-GB"/>
        </w:rPr>
        <w:t xml:space="preserve">sentiment scoring accuracy </w:t>
      </w:r>
      <w:commentRangeEnd w:id="41"/>
      <w:r w:rsidR="009D37CB">
        <w:rPr>
          <w:rStyle w:val="CommentReference"/>
        </w:rPr>
        <w:commentReference w:id="41"/>
      </w:r>
      <w:r w:rsidRPr="00BB7C0A">
        <w:rPr>
          <w:lang w:val="en-GB"/>
        </w:rPr>
        <w:t xml:space="preserve">can be increased through higher syntactical and semantic awareness </w:t>
      </w:r>
      <w:del w:id="42" w:author="Jacob Thøgersen" w:date="2020-04-20T10:13:00Z">
        <w:r w:rsidRPr="00BB7C0A" w:rsidDel="009D37CB">
          <w:rPr>
            <w:lang w:val="en-GB"/>
          </w:rPr>
          <w:delText xml:space="preserve">in </w:delText>
        </w:r>
      </w:del>
      <w:ins w:id="43" w:author="Jacob Thøgersen" w:date="2020-04-20T10:13:00Z">
        <w:r w:rsidR="009D37CB" w:rsidRPr="00BB7C0A">
          <w:rPr>
            <w:lang w:val="en-GB"/>
          </w:rPr>
          <w:t xml:space="preserve">than what was included in </w:t>
        </w:r>
      </w:ins>
      <w:commentRangeStart w:id="44"/>
      <w:r w:rsidRPr="00BB7C0A">
        <w:rPr>
          <w:lang w:val="en-GB"/>
        </w:rPr>
        <w:t>SENTIDA</w:t>
      </w:r>
      <w:commentRangeEnd w:id="44"/>
      <w:r w:rsidR="009D37CB">
        <w:rPr>
          <w:rStyle w:val="CommentReference"/>
        </w:rPr>
        <w:commentReference w:id="44"/>
      </w:r>
      <w:r w:rsidRPr="00BB7C0A">
        <w:rPr>
          <w:lang w:val="en-GB"/>
        </w:rPr>
        <w:t xml:space="preserve"> </w:t>
      </w:r>
      <w:ins w:id="45" w:author="Jacob Thøgersen" w:date="2020-04-20T10:14:00Z">
        <w:r w:rsidR="009D37CB" w:rsidRPr="00BB7C0A">
          <w:rPr>
            <w:lang w:val="en-GB"/>
          </w:rPr>
          <w:t>(ref.) which stands as a current state-of-the-art of Danish SA</w:t>
        </w:r>
      </w:ins>
      <w:ins w:id="46" w:author="Jacob Thøgersen" w:date="2020-04-20T10:15:00Z">
        <w:r w:rsidR="009D37CB" w:rsidRPr="00BB7C0A">
          <w:rPr>
            <w:lang w:val="en-GB"/>
          </w:rPr>
          <w:t xml:space="preserve">. Furthermore </w:t>
        </w:r>
      </w:ins>
      <w:del w:id="47" w:author="Jacob Thøgersen" w:date="2020-04-20T10:15:00Z">
        <w:r w:rsidRPr="00BB7C0A" w:rsidDel="009D37CB">
          <w:rPr>
            <w:lang w:val="en-GB"/>
          </w:rPr>
          <w:delText xml:space="preserve">and that by </w:delText>
        </w:r>
      </w:del>
      <w:ins w:id="48" w:author="Jacob Thøgersen" w:date="2020-04-20T10:15:00Z">
        <w:r w:rsidR="009D37CB" w:rsidRPr="00BB7C0A">
          <w:rPr>
            <w:lang w:val="en-GB"/>
          </w:rPr>
          <w:t xml:space="preserve">we propose that </w:t>
        </w:r>
      </w:ins>
      <w:r w:rsidRPr="00BB7C0A">
        <w:rPr>
          <w:lang w:val="en-GB"/>
        </w:rPr>
        <w:t xml:space="preserve">creating a new, coded validation dataset for SA, </w:t>
      </w:r>
      <w:ins w:id="49" w:author="Jacob Thøgersen" w:date="2020-04-20T10:18:00Z">
        <w:r w:rsidR="009D37CB" w:rsidRPr="00BB7C0A">
          <w:rPr>
            <w:lang w:val="en-GB"/>
          </w:rPr>
          <w:t xml:space="preserve">will </w:t>
        </w:r>
      </w:ins>
      <w:ins w:id="50" w:author="Jacob Thøgersen" w:date="2020-04-20T10:17:00Z">
        <w:r w:rsidR="009D37CB" w:rsidRPr="00BB7C0A">
          <w:rPr>
            <w:lang w:val="en-GB"/>
          </w:rPr>
          <w:t xml:space="preserve">allow </w:t>
        </w:r>
      </w:ins>
      <w:r w:rsidRPr="00BB7C0A">
        <w:rPr>
          <w:lang w:val="en-GB"/>
        </w:rPr>
        <w:t xml:space="preserve">the field </w:t>
      </w:r>
      <w:del w:id="51" w:author="Jacob Thøgersen" w:date="2020-04-20T10:17:00Z">
        <w:r w:rsidRPr="00BB7C0A" w:rsidDel="009D37CB">
          <w:rPr>
            <w:lang w:val="en-GB"/>
          </w:rPr>
          <w:delText xml:space="preserve">can </w:delText>
        </w:r>
      </w:del>
      <w:ins w:id="52" w:author="Jacob Thøgersen" w:date="2020-04-20T10:17:00Z">
        <w:r w:rsidR="009D37CB" w:rsidRPr="00BB7C0A">
          <w:rPr>
            <w:lang w:val="en-GB"/>
          </w:rPr>
          <w:t xml:space="preserve">to </w:t>
        </w:r>
      </w:ins>
      <w:r w:rsidRPr="00BB7C0A">
        <w:rPr>
          <w:lang w:val="en-GB"/>
        </w:rPr>
        <w:t xml:space="preserve">approach </w:t>
      </w:r>
      <w:r w:rsidR="00276ECC" w:rsidRPr="00BB7C0A">
        <w:rPr>
          <w:lang w:val="en-GB"/>
        </w:rPr>
        <w:t>practical multi-dimensional Danish emotional S</w:t>
      </w:r>
      <w:r w:rsidR="00164681" w:rsidRPr="00BB7C0A">
        <w:rPr>
          <w:lang w:val="en-GB"/>
        </w:rPr>
        <w:t xml:space="preserve">A. </w:t>
      </w:r>
      <w:commentRangeEnd w:id="39"/>
      <w:r w:rsidR="009D37CB">
        <w:rPr>
          <w:rStyle w:val="CommentReference"/>
        </w:rPr>
        <w:commentReference w:id="39"/>
      </w:r>
      <w:r w:rsidR="00D1478C" w:rsidRPr="00BB7C0A">
        <w:rPr>
          <w:lang w:val="en-GB"/>
        </w:rPr>
        <w:t xml:space="preserve">This </w:t>
      </w:r>
      <w:r w:rsidR="00164681" w:rsidRPr="00BB7C0A">
        <w:rPr>
          <w:lang w:val="en-GB"/>
        </w:rPr>
        <w:t>paper introduces</w:t>
      </w:r>
      <w:r w:rsidR="00394B87" w:rsidRPr="00BB7C0A">
        <w:rPr>
          <w:lang w:val="en-GB"/>
        </w:rPr>
        <w:t xml:space="preserve"> SentidaV2 and</w:t>
      </w:r>
      <w:r w:rsidR="00164681" w:rsidRPr="00BB7C0A">
        <w:rPr>
          <w:lang w:val="en-GB"/>
        </w:rPr>
        <w:t xml:space="preserve"> Emma</w:t>
      </w:r>
      <w:r w:rsidR="00D1478C" w:rsidRPr="00BB7C0A">
        <w:rPr>
          <w:lang w:val="en-GB"/>
        </w:rPr>
        <w:t xml:space="preserve">. SentidaV2 build upon existing SA models with further context </w:t>
      </w:r>
      <w:r w:rsidR="00D1478C" w:rsidRPr="00BB7C0A">
        <w:rPr>
          <w:lang w:val="en-GB"/>
        </w:rPr>
        <w:lastRenderedPageBreak/>
        <w:t>awareness to increase accuracy</w:t>
      </w:r>
      <w:r w:rsidR="005163C5" w:rsidRPr="00BB7C0A">
        <w:rPr>
          <w:lang w:val="en-GB"/>
        </w:rPr>
        <w:t xml:space="preserve">. Emma is a dataset of sentences rated on four </w:t>
      </w:r>
      <w:r w:rsidR="00362269" w:rsidRPr="00BB7C0A">
        <w:rPr>
          <w:lang w:val="en-GB"/>
        </w:rPr>
        <w:t xml:space="preserve">emotional </w:t>
      </w:r>
      <w:r w:rsidR="005163C5" w:rsidRPr="00BB7C0A">
        <w:rPr>
          <w:lang w:val="en-GB"/>
        </w:rPr>
        <w:t>dimensions</w:t>
      </w:r>
      <w:r w:rsidR="00B079EF" w:rsidRPr="00BB7C0A">
        <w:rPr>
          <w:lang w:val="en-GB"/>
        </w:rPr>
        <w:t xml:space="preserve"> of valence (positivity), intensity, </w:t>
      </w:r>
      <w:r w:rsidR="004412AC" w:rsidRPr="00BB7C0A">
        <w:rPr>
          <w:lang w:val="en-GB"/>
        </w:rPr>
        <w:t>controllability, and utility</w:t>
      </w:r>
      <w:r w:rsidR="00683816" w:rsidRPr="00BB7C0A">
        <w:rPr>
          <w:lang w:val="en-GB"/>
        </w:rPr>
        <w:t>.</w:t>
      </w:r>
    </w:p>
    <w:p w14:paraId="331BCCC6" w14:textId="2694AF06" w:rsidR="6AC7A601" w:rsidRDefault="7EC4F1E3" w:rsidP="00994B8A">
      <w:pPr>
        <w:pStyle w:val="Heading1"/>
      </w:pPr>
      <w:bookmarkStart w:id="53" w:name="_Toc33298921"/>
      <w:bookmarkStart w:id="54" w:name="_Toc34300579"/>
      <w:commentRangeStart w:id="55"/>
      <w:r w:rsidRPr="4E94DBC6">
        <w:t>Sentiment Analysis</w:t>
      </w:r>
      <w:bookmarkEnd w:id="53"/>
      <w:bookmarkEnd w:id="54"/>
      <w:commentRangeEnd w:id="55"/>
      <w:r w:rsidR="00617569">
        <w:rPr>
          <w:rStyle w:val="CommentReference"/>
          <w:b w:val="0"/>
        </w:rPr>
        <w:commentReference w:id="55"/>
      </w:r>
    </w:p>
    <w:p w14:paraId="08290897" w14:textId="467E08E0" w:rsidR="00AD4D37" w:rsidRPr="00BB7C0A" w:rsidRDefault="00AD4D37" w:rsidP="00A968DF">
      <w:pPr>
        <w:rPr>
          <w:lang w:val="en-GB"/>
        </w:rPr>
      </w:pPr>
      <w:r w:rsidRPr="00BB7C0A">
        <w:rPr>
          <w:lang w:val="en-GB"/>
        </w:rPr>
        <w:t xml:space="preserve">SA is a part of </w:t>
      </w:r>
      <w:commentRangeStart w:id="56"/>
      <w:r w:rsidRPr="00BB7C0A">
        <w:rPr>
          <w:lang w:val="en-GB"/>
        </w:rPr>
        <w:t xml:space="preserve">applied linguistics </w:t>
      </w:r>
      <w:commentRangeEnd w:id="56"/>
      <w:r w:rsidR="00E97559">
        <w:rPr>
          <w:rStyle w:val="CommentReference"/>
        </w:rPr>
        <w:commentReference w:id="56"/>
      </w:r>
      <w:r w:rsidRPr="00BB7C0A">
        <w:rPr>
          <w:lang w:val="en-GB"/>
        </w:rPr>
        <w:t xml:space="preserve">and </w:t>
      </w:r>
      <w:r w:rsidR="005070AB" w:rsidRPr="00BB7C0A">
        <w:rPr>
          <w:lang w:val="en-GB"/>
        </w:rPr>
        <w:t xml:space="preserve">attempts to quantify the </w:t>
      </w:r>
      <w:commentRangeStart w:id="57"/>
      <w:r w:rsidR="005070AB" w:rsidRPr="00BB7C0A">
        <w:rPr>
          <w:lang w:val="en-GB"/>
        </w:rPr>
        <w:t>positivity</w:t>
      </w:r>
      <w:commentRangeEnd w:id="57"/>
      <w:r w:rsidR="00E97559">
        <w:rPr>
          <w:rStyle w:val="CommentReference"/>
        </w:rPr>
        <w:commentReference w:id="57"/>
      </w:r>
      <w:r w:rsidR="005070AB" w:rsidRPr="00BB7C0A">
        <w:rPr>
          <w:lang w:val="en-GB"/>
        </w:rPr>
        <w:t xml:space="preserve"> of </w:t>
      </w:r>
      <w:commentRangeStart w:id="58"/>
      <w:r w:rsidR="00A51413" w:rsidRPr="00BB7C0A">
        <w:rPr>
          <w:lang w:val="en-GB"/>
        </w:rPr>
        <w:t>natural languag</w:t>
      </w:r>
      <w:r w:rsidR="0070387B" w:rsidRPr="00BB7C0A">
        <w:rPr>
          <w:lang w:val="en-GB"/>
        </w:rPr>
        <w:t>e</w:t>
      </w:r>
      <w:commentRangeEnd w:id="58"/>
      <w:r w:rsidR="00E97559">
        <w:rPr>
          <w:rStyle w:val="CommentReference"/>
        </w:rPr>
        <w:commentReference w:id="58"/>
      </w:r>
      <w:r w:rsidR="009A099C" w:rsidRPr="00BB7C0A">
        <w:rPr>
          <w:lang w:val="en-GB"/>
        </w:rPr>
        <w:t>, e</w:t>
      </w:r>
      <w:r w:rsidR="0070387B" w:rsidRPr="00BB7C0A">
        <w:rPr>
          <w:lang w:val="en-GB"/>
        </w:rPr>
        <w:t>specially on the internet or in large corp</w:t>
      </w:r>
      <w:r w:rsidR="00FA06B1" w:rsidRPr="00BB7C0A">
        <w:rPr>
          <w:lang w:val="en-GB"/>
        </w:rPr>
        <w:t>ora</w:t>
      </w:r>
      <w:r w:rsidR="0070387B" w:rsidRPr="00BB7C0A">
        <w:rPr>
          <w:lang w:val="en-GB"/>
        </w:rPr>
        <w:t xml:space="preserve"> of texts like newspaper databases.</w:t>
      </w:r>
      <w:r w:rsidR="002B1643" w:rsidRPr="00BB7C0A">
        <w:rPr>
          <w:lang w:val="en-GB"/>
        </w:rPr>
        <w:t xml:space="preserve"> </w:t>
      </w:r>
      <w:commentRangeStart w:id="59"/>
      <w:r w:rsidR="002B1643" w:rsidRPr="00BB7C0A">
        <w:rPr>
          <w:lang w:val="en-GB"/>
        </w:rPr>
        <w:t>An example of a use case is</w:t>
      </w:r>
      <w:r w:rsidR="00214768" w:rsidRPr="00BB7C0A">
        <w:rPr>
          <w:lang w:val="en-GB"/>
        </w:rPr>
        <w:t xml:space="preserve"> </w:t>
      </w:r>
      <w:commentRangeEnd w:id="59"/>
      <w:r w:rsidR="00E97559">
        <w:rPr>
          <w:rStyle w:val="CommentReference"/>
        </w:rPr>
        <w:commentReference w:id="59"/>
      </w:r>
      <w:r w:rsidR="005E4C8E" w:rsidRPr="00BB7C0A">
        <w:rPr>
          <w:lang w:val="en-GB"/>
        </w:rPr>
        <w:t xml:space="preserve">extracting the </w:t>
      </w:r>
      <w:r w:rsidR="00975360" w:rsidRPr="00BB7C0A">
        <w:rPr>
          <w:lang w:val="en-GB"/>
        </w:rPr>
        <w:t>sentiment score</w:t>
      </w:r>
      <w:r w:rsidR="005E4C8E" w:rsidRPr="00BB7C0A">
        <w:rPr>
          <w:lang w:val="en-GB"/>
        </w:rPr>
        <w:t xml:space="preserve"> of the sentence</w:t>
      </w:r>
      <w:r w:rsidR="002B1643" w:rsidRPr="00BB7C0A">
        <w:rPr>
          <w:lang w:val="en-GB"/>
        </w:rPr>
        <w:t xml:space="preserve"> </w:t>
      </w:r>
      <w:r w:rsidR="00CB6D45" w:rsidRPr="00BB7C0A">
        <w:rPr>
          <w:i/>
          <w:iCs/>
          <w:lang w:val="en-GB"/>
        </w:rPr>
        <w:t>‘</w:t>
      </w:r>
      <w:r w:rsidR="00D208F5" w:rsidRPr="00BB7C0A">
        <w:rPr>
          <w:i/>
          <w:iCs/>
          <w:lang w:val="en-GB"/>
        </w:rPr>
        <w:t>Lad der blive fred</w:t>
      </w:r>
      <w:r w:rsidR="00CB6D45" w:rsidRPr="00BB7C0A">
        <w:rPr>
          <w:i/>
          <w:iCs/>
          <w:lang w:val="en-GB"/>
        </w:rPr>
        <w:t>’</w:t>
      </w:r>
      <w:r w:rsidR="00D208F5" w:rsidRPr="00BB7C0A">
        <w:rPr>
          <w:i/>
          <w:iCs/>
          <w:lang w:val="en-GB"/>
        </w:rPr>
        <w:t xml:space="preserve"> </w:t>
      </w:r>
      <w:r w:rsidR="00D208F5" w:rsidRPr="00BB7C0A">
        <w:rPr>
          <w:iCs/>
          <w:lang w:val="en-GB"/>
        </w:rPr>
        <w:t>(</w:t>
      </w:r>
      <w:r w:rsidR="00D208F5" w:rsidRPr="00BB7C0A">
        <w:rPr>
          <w:i/>
          <w:lang w:val="en-GB"/>
        </w:rPr>
        <w:t>Let there be peace</w:t>
      </w:r>
      <w:r w:rsidR="00D208F5" w:rsidRPr="00BB7C0A">
        <w:rPr>
          <w:iCs/>
          <w:lang w:val="en-GB"/>
        </w:rPr>
        <w:t>)</w:t>
      </w:r>
      <w:r w:rsidR="00F9343C" w:rsidRPr="00BB7C0A">
        <w:rPr>
          <w:iCs/>
          <w:lang w:val="en-GB"/>
        </w:rPr>
        <w:t xml:space="preserve"> that gets a sentiment score of </w:t>
      </w:r>
      <w:r w:rsidR="00670F18" w:rsidRPr="00BB7C0A">
        <w:rPr>
          <w:iCs/>
          <w:lang w:val="en-GB"/>
        </w:rPr>
        <w:t>2</w:t>
      </w:r>
      <w:r w:rsidR="00366B2B" w:rsidRPr="00BB7C0A">
        <w:rPr>
          <w:iCs/>
          <w:lang w:val="en-GB"/>
        </w:rPr>
        <w:t xml:space="preserve"> with SentidaV2</w:t>
      </w:r>
      <w:r w:rsidR="00EF0FEF" w:rsidRPr="00BB7C0A">
        <w:rPr>
          <w:iCs/>
          <w:lang w:val="en-GB"/>
        </w:rPr>
        <w:t xml:space="preserve"> </w:t>
      </w:r>
      <w:r w:rsidR="005C3A25" w:rsidRPr="00BB7C0A">
        <w:rPr>
          <w:iCs/>
          <w:lang w:val="en-GB"/>
        </w:rPr>
        <w:t xml:space="preserve">on a scale of </w:t>
      </w:r>
      <w:r w:rsidR="00EF0FEF" w:rsidRPr="00BB7C0A">
        <w:rPr>
          <w:iCs/>
          <w:lang w:val="en-GB"/>
        </w:rPr>
        <w:t>-</w:t>
      </w:r>
      <w:r w:rsidR="00670F18" w:rsidRPr="00BB7C0A">
        <w:rPr>
          <w:iCs/>
          <w:lang w:val="en-GB"/>
        </w:rPr>
        <w:t>5</w:t>
      </w:r>
      <w:r w:rsidR="00EF0FEF" w:rsidRPr="00BB7C0A">
        <w:rPr>
          <w:iCs/>
          <w:lang w:val="en-GB"/>
        </w:rPr>
        <w:t xml:space="preserve"> to </w:t>
      </w:r>
      <w:r w:rsidR="00670F18" w:rsidRPr="00BB7C0A">
        <w:rPr>
          <w:iCs/>
          <w:lang w:val="en-GB"/>
        </w:rPr>
        <w:t>5</w:t>
      </w:r>
      <w:r w:rsidR="0088751C" w:rsidRPr="00BB7C0A">
        <w:rPr>
          <w:iCs/>
          <w:lang w:val="en-GB"/>
        </w:rPr>
        <w:t xml:space="preserve"> </w:t>
      </w:r>
      <w:r w:rsidR="007220E3" w:rsidRPr="00BB7C0A">
        <w:rPr>
          <w:iCs/>
          <w:lang w:val="en-GB"/>
        </w:rPr>
        <w:t xml:space="preserve">which </w:t>
      </w:r>
      <w:r w:rsidR="0088751C" w:rsidRPr="00BB7C0A">
        <w:rPr>
          <w:iCs/>
          <w:lang w:val="en-GB"/>
        </w:rPr>
        <w:t>indicates a positive valence</w:t>
      </w:r>
      <w:r w:rsidR="00B526AC" w:rsidRPr="00BB7C0A">
        <w:rPr>
          <w:iCs/>
          <w:lang w:val="en-GB"/>
        </w:rPr>
        <w:t xml:space="preserve"> above 0</w:t>
      </w:r>
      <w:r w:rsidR="00EF0FEF" w:rsidRPr="00BB7C0A">
        <w:rPr>
          <w:iCs/>
          <w:lang w:val="en-GB"/>
        </w:rPr>
        <w:t>.</w:t>
      </w:r>
    </w:p>
    <w:p w14:paraId="5F11301C" w14:textId="5892923C" w:rsidR="7EC4F1E3" w:rsidRPr="00BB7C0A" w:rsidRDefault="7EC4F1E3" w:rsidP="00A968DF">
      <w:pPr>
        <w:rPr>
          <w:lang w:val="en-GB"/>
        </w:rPr>
      </w:pPr>
      <w:r w:rsidRPr="00BB7C0A">
        <w:rPr>
          <w:lang w:val="en-GB"/>
        </w:rPr>
        <w:t xml:space="preserve">In the field of sentiment analysis </w:t>
      </w:r>
      <w:commentRangeStart w:id="60"/>
      <w:r w:rsidRPr="00BB7C0A">
        <w:rPr>
          <w:lang w:val="en-GB"/>
        </w:rPr>
        <w:t xml:space="preserve">(SA), </w:t>
      </w:r>
      <w:commentRangeEnd w:id="60"/>
      <w:r w:rsidR="00E97559">
        <w:rPr>
          <w:rStyle w:val="CommentReference"/>
        </w:rPr>
        <w:commentReference w:id="60"/>
      </w:r>
      <w:r w:rsidRPr="00BB7C0A">
        <w:rPr>
          <w:lang w:val="en-GB"/>
        </w:rPr>
        <w:t xml:space="preserve">sentiment is the presence of negative or positive charge in a word, sentence, or larger piece of text </w:t>
      </w:r>
      <w:r w:rsidR="00C938A9">
        <w:fldChar w:fldCharType="begin"/>
      </w:r>
      <w:r w:rsidR="00E55BD4" w:rsidRPr="00BB7C0A">
        <w:rPr>
          <w:lang w:val="en-GB"/>
        </w:rPr>
        <w:instrText xml:space="preserve"> ADDIN ZOTERO_ITEM CSL_CITATION {"citationID":"mKy0HoeF","properties":{"formattedCitation":"(B. Liu, 2012; M\\uc0\\u228{}ntyl\\uc0\\u228{} et al., 2018)","plainCitation":"(B. Liu, 2012; Mäntylä et al., 2018)","noteIndex":0},"citationItems":[{"id":426,"uris":["http://zotero.org/users/5985484/items/UMQX7ESW"],"uri":["http://zotero.org/users/5985484/items/UMQX7ESW"],"itemData":{"id":426,"type":"article-journal","container-title":"Synthesis Lectures on Human Language Technologies","DOI":"10.2200/S00416ED1V01Y201204HLT016","ISSN":"1947-4040","issue":"1","journalAbbreviation":"Synthesis Lectures on Human Language Technologies","page":"1-167","source":"morganclaypool.com (Atypon)","title":"Sentiment Analysis and Opinion Mining","volume":"5","author":[{"family":"Liu","given":"Bing"}],"issued":{"date-parts":[["2012",5,23]]}}},{"id":688,"uris":["http://zotero.org/users/5985484/items/FAEPNU4V"],"uri":["http://zotero.org/users/5985484/items/FAEPNU4V"],"itemData":{"id":688,"type":"article-journal","abstract":"Sentiment analysis is one of the fastest growing research areas in computer science, making it challenging to keep track of all the activities in the area. We present a computer-assisted literature review, where we utilize both text mining and qualitative coding, and analyze 6996 papers from Scopus. We find that the roots of sentiment analysis are in the studies on public opinion analysis at the beginning of 20th century and in the text subjectivity analysis performed by the computational linguistics community in 1990’s. However, the outbreak of computer-based sentiment analysis only occurred with the availability of subjective texts on the Web. Consequently, 99% of the papers have been published after 2004. Sentiment analysis papers are scattered to multiple publication venues, and the combined number of papers in the top-15 venues only represent ca. 30% of the papers in total. We present the top-20 cited papers from Google Scholar and Scopus and a taxonomy of research topics. In recent years, sentiment analysis has shifted from analyzing online product reviews to social media texts from Twitter and Facebook. Many topics beyond product reviews like stock markets, elections, disasters, medicine, software engineering and cyberbullying extend the utilization of sentiment analysis.","container-title":"Computer Science Review","DOI":"10.1016/j.cosrev.2017.10.002","ISSN":"1574-0137","journalAbbreviation":"Computer Science Review","language":"en","page":"16-32","source":"ScienceDirect","title":"The evolution of sentiment analysis—A review of research topics, venues, and top cited papers","volume":"27","author":[{"family":"Mäntylä","given":"Mika V."},{"family":"Graziotin","given":"Daniel"},{"family":"Kuutila","given":"Miikka"}],"issued":{"date-parts":[["2018",2,1]]}}}],"schema":"https://github.com/citation-style-language/schema/raw/master/csl-citation.json"} </w:instrText>
      </w:r>
      <w:r w:rsidR="00C938A9">
        <w:fldChar w:fldCharType="separate"/>
      </w:r>
      <w:r w:rsidR="00E55BD4" w:rsidRPr="00BB7C0A">
        <w:rPr>
          <w:szCs w:val="24"/>
          <w:lang w:val="en-GB"/>
        </w:rPr>
        <w:t>(B. Liu, 2012; Mäntylä et al., 2018)</w:t>
      </w:r>
      <w:r w:rsidR="00C938A9">
        <w:fldChar w:fldCharType="end"/>
      </w:r>
      <w:r w:rsidRPr="00BB7C0A">
        <w:rPr>
          <w:lang w:val="en-GB"/>
        </w:rPr>
        <w:t xml:space="preserve">. Approaches to analysing sentiment differ widely in complexity from a bag-of-words approach (BoW), where the sentiment of the input is determined by matching words to a sentiment lexicon; to aspect-aware neural network (NN)-based approaches with advanced context awareness influencing the same word’s sentiment score based on its surroundings </w:t>
      </w:r>
      <w:r w:rsidR="00E55BD4">
        <w:fldChar w:fldCharType="begin"/>
      </w:r>
      <w:r w:rsidR="00E55BD4" w:rsidRPr="00BB7C0A">
        <w:rPr>
          <w:lang w:val="en-GB"/>
        </w:rPr>
        <w:instrText xml:space="preserve"> ADDIN ZOTERO_ITEM CSL_CITATION {"citationID":"rpi2076U","properties":{"formattedCitation":"(Hoang et al., 2019; N. Liu et al., 2019)","plainCitation":"(Hoang et al., 2019; N. Liu et al., 2019)","noteIndex":0},"citationItems":[{"id":370,"uris":["http://zotero.org/groups/2399712/items/ANHPGSGB"],"uri":["http://zotero.org/groups/2399712/items/ANHPGSGB"],"itemData":{"id":370,"type":"paper-conference","container-title":"Proceedings of the 22nd Nordic Conference on Computational Linguistics","source":"ACLWeb","title":"Aspect-Based Sentiment Analysis using BERT","URL":"https://www.aclweb.org/anthology/W19-6120.pdf","author":[{"family":"Hoang","given":"Mickel"},{"family":"Bihorac","given":"Oskar Alija"},{"family":"Rouces","given":"Jacobo"}],"issued":{"date-parts":[["2019",9,30]]}}},{"id":252,"uris":["http://zotero.org/users/5985484/items/8EQRI3IU"],"uri":["http://zotero.org/users/5985484/items/8EQRI3IU"],"itemData":{"id":252,"type":"article-journal","abstract":"Aspect-based sentiment analysis (ABSA) is a powerful way of predicting the sentiment polarity of text in natural language processing. However, understanding human emotions and reasoning fr</w:instrText>
      </w:r>
      <w:r w:rsidR="00E55BD4">
        <w:instrText>om text like a human continues to be a challenge. In this paper, we propose a model, named Attention-based Sentiment Reasoner (AS-Reasoner), to alleviate the problem of how to capture precise sentiment expressions in ABSA for reasoning. AS-Reasoner assigns importance degrees to different words in</w:instrText>
      </w:r>
      <w:r w:rsidR="00E55BD4" w:rsidRPr="00BB7C0A">
        <w:rPr>
          <w:lang w:val="en-GB"/>
        </w:rPr>
        <w:instrText xml:space="preserve"> a sentence to capture key sentiment expressions towards a specific aspect, and transfers them into a sentiment sentence representation for reasoning in the next layer. To obtain appropriate importance degree values for different words in a sentence, two attention mechanisms we designed: intra attention and global attention. Specifically, intra attention captures the sentiment similarity between any two words in a sentence to compute weights and global attention computes weights by a global perspective. Experiments on all four English and four Chinese datasets show that the proposed model achieves state-of-the-art accuracy and macro-F1 results for aspect term level sentiment analysis and obtains the best accuracy for aspect category level sentiment analysis. The experimental results also indicate that AS-Reasoner is language-independent.","container-title":"Human-centric Computing and Information Sciences","DOI":"10.1186/s13673-019-0196-3","ISSN":"2192-1962","issue":"1","journalAbbreviation":"Hum. Cent. Comput. Inf. Sci.","language":"en","page":"35","source":"Springer Link","title":"Attention-based Sentiment Reasoner for aspect-based sentiment analysis","volume":"9","author":[{"family":"Liu","given":"Ning"},{"family":"Shen","given":"Bo"},{"family":"Zhang","given":"Zhenjiang"},{"family":"Zhang","given":"Zhiyuan"},{"family":"Mi","given":"Kun"}],"issued":{"date-parts":[["2019",9,19]]}}}],"schema":"https://github.com/citation-style-language/schema/raw/master/csl-citation.json"} </w:instrText>
      </w:r>
      <w:r w:rsidR="00E55BD4">
        <w:fldChar w:fldCharType="separate"/>
      </w:r>
      <w:r w:rsidR="00E55BD4" w:rsidRPr="00BB7C0A">
        <w:rPr>
          <w:lang w:val="en-GB"/>
        </w:rPr>
        <w:t>(Hoang et al., 2019; N. Liu et al., 2019)</w:t>
      </w:r>
      <w:r w:rsidR="00E55BD4">
        <w:fldChar w:fldCharType="end"/>
      </w:r>
      <w:r w:rsidRPr="00BB7C0A">
        <w:rPr>
          <w:lang w:val="en-GB"/>
        </w:rPr>
        <w:t xml:space="preserve">; and multidimensional valence-arousal (VA) SA using novel combinations of NN techniques </w:t>
      </w:r>
      <w:r w:rsidR="00E55BD4">
        <w:fldChar w:fldCharType="begin"/>
      </w:r>
      <w:r w:rsidR="00E55BD4" w:rsidRPr="00BB7C0A">
        <w:rPr>
          <w:lang w:val="en-GB"/>
        </w:rPr>
        <w:instrText xml:space="preserve"> ADDIN ZOTERO_ITEM CSL_CITATION {"citationID":"QbzQAnd9","properties":{"formattedCitation":"(Maas et al., 2012; Wang et al., 2016)","plainCitation":"(Maas et al., 2012; Wang et al., 2016)","noteIndex":0},"citationItems":[{"id":223,"uris":["http://zotero.org/users/5985484/items/6CA39LVM"],"uri":["http://zotero.org/users/5985484/items/6CA39LVM"],"itemData":{"id":223,"type":"paper-conference","abstract":"Treating sentiment analysis as a classification problem has proven extremely useful, but it misses the blended, continuous nature of sentiment expression in natural language. Using data from the Experience Project, we study texts as distributions over sentiment categories. Analysis of the document collection shows the texts contain blended sentiment information substantially different from a categorization view of sentiment. We introduce a statistical vector-space model that learns from distributions over emotive categories, in addition to capturing basic semantic information in an unsupervised fashion. Our model outperforms several baselines in predicting sentiment distributions given only the text of a document.","source":"Semantic Scholar","title":"Multi-Dimensional Sentiment Analysis with Learned Representations","author":[{"family":"Maas","given":"Andrew L."},{"family":"Ng","given":"Andrew Y."},{"family":"Potts","given":"Christopher"}],"issued":{"date-parts":[["2012"]]}}},{"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E55BD4">
        <w:fldChar w:fldCharType="separate"/>
      </w:r>
      <w:r w:rsidR="00E55BD4" w:rsidRPr="00BB7C0A">
        <w:rPr>
          <w:lang w:val="en-GB"/>
        </w:rPr>
        <w:t>(Maas et al., 2012; Wang et al., 2016)</w:t>
      </w:r>
      <w:r w:rsidR="00E55BD4">
        <w:fldChar w:fldCharType="end"/>
      </w:r>
      <w:r w:rsidRPr="00BB7C0A">
        <w:rPr>
          <w:lang w:val="en-GB"/>
        </w:rPr>
        <w:t xml:space="preserve">. </w:t>
      </w:r>
      <w:ins w:id="61" w:author="Jacob Thøgersen" w:date="2020-04-20T10:30:00Z">
        <w:r w:rsidR="00377977" w:rsidRPr="00BB7C0A">
          <w:rPr>
            <w:lang w:val="en-GB"/>
          </w:rPr>
          <w:t xml:space="preserve">Below we expand on the differences between the three. </w:t>
        </w:r>
      </w:ins>
      <w:commentRangeStart w:id="62"/>
      <w:r w:rsidRPr="00BB7C0A">
        <w:rPr>
          <w:lang w:val="en-GB"/>
        </w:rPr>
        <w:t xml:space="preserve">The current standard in Danish </w:t>
      </w:r>
      <w:r w:rsidR="00E55BD4">
        <w:fldChar w:fldCharType="begin"/>
      </w:r>
      <w:r w:rsidR="00E55BD4" w:rsidRPr="00BB7C0A">
        <w:rPr>
          <w:lang w:val="en-GB"/>
        </w:rPr>
        <w:instrText xml:space="preserve"> ADDIN ZOTERO_ITEM CSL_CITATION {"citationID":"wAY8YPiE","properties":{"formattedCitation":"(Lauridsen et al., 2019; Nielsen, 2017)","plainCitation":"(Lauridsen et al., 2019; Nielsen, 2017)","noteIndex":0},"citationItems":[{"id":197,"uris":["http://zotero.org/users/5985484/items/T4L6HCEC"],"uri":["http://zotero.org/users/5985484/items/T4L6HCEC"],"itemData":{"id":197,"type":"article-journal","abstract":"In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Bacher"}],"issued":{"date-parts":[["2019",9,2]]}}},{"id":350,"uris":["http://zotero.org/users/5985484/items/PFJH5484"],"uri":["http://zotero.org/users/5985484/items/PFJH5484"],"itemData":{"id":350,"type":"webpage","container-title":"AFINN","note":"DTU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Årup"}],"accessed":{"date-parts":[["2019",11,24]]},"issued":{"date-parts":[["2017",4,28]]}}}],"schema":"https://github.com/citation-style-language/schema/raw/master/csl-citation.json"} </w:instrText>
      </w:r>
      <w:r w:rsidR="00E55BD4">
        <w:fldChar w:fldCharType="separate"/>
      </w:r>
      <w:r w:rsidR="00E55BD4" w:rsidRPr="00BB7C0A">
        <w:rPr>
          <w:lang w:val="en-GB"/>
        </w:rPr>
        <w:t>(Lauridsen et al., 2019; Nielsen, 2017)</w:t>
      </w:r>
      <w:r w:rsidR="00E55BD4">
        <w:fldChar w:fldCharType="end"/>
      </w:r>
      <w:r w:rsidRPr="00BB7C0A">
        <w:rPr>
          <w:lang w:val="en-GB"/>
        </w:rPr>
        <w:t xml:space="preserve"> builds on a BoW approach with limited syntactic awareness, and with a unidimensional scale of valence based on the circumplex model of affect</w:t>
      </w:r>
      <w:r w:rsidR="00E55BD4" w:rsidRPr="00BB7C0A">
        <w:rPr>
          <w:lang w:val="en-GB"/>
        </w:rPr>
        <w:t xml:space="preserve"> </w:t>
      </w:r>
      <w:r w:rsidR="00E55BD4">
        <w:fldChar w:fldCharType="begin"/>
      </w:r>
      <w:r w:rsidR="00E55BD4" w:rsidRPr="00BB7C0A">
        <w:rPr>
          <w:lang w:val="en-GB"/>
        </w:rPr>
        <w:instrText xml:space="preserve"> ADDIN ZOTERO_ITEM CSL_CITATION {"citationID":"oqFKJHDl","properties":{"formattedCitation":"(Russell, 1980)","plainCitation":"(Russell, 1980)","noteIndex":0},"citationItems":[{"id":431,"uris":["http://zotero.org/users/5985484/items/XUVYJ4PR"],"uri":["http://zotero.org/users/5985484/items/XUVYJ4PR"],"itemData":{"id":431,"type":"article-journal","abstract":"Factor-analytic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r w:rsidR="00E55BD4">
        <w:fldChar w:fldCharType="separate"/>
      </w:r>
      <w:r w:rsidR="00E55BD4" w:rsidRPr="00BB7C0A">
        <w:rPr>
          <w:lang w:val="en-GB"/>
        </w:rPr>
        <w:t>(Russell, 1980)</w:t>
      </w:r>
      <w:r w:rsidR="00E55BD4">
        <w:fldChar w:fldCharType="end"/>
      </w:r>
      <w:r w:rsidRPr="00BB7C0A">
        <w:rPr>
          <w:lang w:val="en-GB"/>
        </w:rPr>
        <w:t xml:space="preserve">. </w:t>
      </w:r>
      <w:commentRangeStart w:id="63"/>
      <w:r w:rsidRPr="00BB7C0A">
        <w:rPr>
          <w:lang w:val="en-GB"/>
        </w:rPr>
        <w:t>This unidimensional scale varies from -5 to 5 and indicates the level of negative vs. positive emotion associated with specific words.</w:t>
      </w:r>
    </w:p>
    <w:p w14:paraId="6CDA2D33" w14:textId="2183742E" w:rsidR="7EC4F1E3" w:rsidRPr="00BB7C0A" w:rsidRDefault="7EC4F1E3" w:rsidP="00A968DF">
      <w:pPr>
        <w:rPr>
          <w:lang w:val="en-GB"/>
        </w:rPr>
      </w:pPr>
      <w:r w:rsidRPr="00BB7C0A">
        <w:rPr>
          <w:lang w:val="en-GB"/>
        </w:rPr>
        <w:t xml:space="preserve">These are generally only on one or two dimensions </w:t>
      </w:r>
      <w:commentRangeEnd w:id="63"/>
      <w:r w:rsidR="00377977">
        <w:rPr>
          <w:rStyle w:val="CommentReference"/>
        </w:rPr>
        <w:commentReference w:id="63"/>
      </w:r>
      <w:r w:rsidRPr="00BB7C0A">
        <w:rPr>
          <w:lang w:val="en-GB"/>
        </w:rPr>
        <w:t xml:space="preserve">despite the circumplex models </w:t>
      </w:r>
      <w:r w:rsidR="007A4A91" w:rsidRPr="00BB7C0A">
        <w:rPr>
          <w:lang w:val="en-GB"/>
        </w:rPr>
        <w:t xml:space="preserve">developed </w:t>
      </w:r>
      <w:r w:rsidRPr="00BB7C0A">
        <w:rPr>
          <w:lang w:val="en-GB"/>
        </w:rPr>
        <w:t xml:space="preserve">in emotional analysis with </w:t>
      </w:r>
      <w:commentRangeStart w:id="64"/>
      <w:r w:rsidRPr="00BB7C0A">
        <w:rPr>
          <w:lang w:val="en-GB"/>
        </w:rPr>
        <w:t xml:space="preserve">newer emotional models like the three-dimensional measurement of emotions with “dominance” </w:t>
      </w:r>
      <w:r w:rsidR="00E55BD4">
        <w:fldChar w:fldCharType="begin"/>
      </w:r>
      <w:r w:rsidR="00E55BD4" w:rsidRPr="00BB7C0A">
        <w:rPr>
          <w:lang w:val="en-GB"/>
        </w:rPr>
        <w:instrText xml:space="preserve"> ADDIN ZOTERO_ITEM CSL_CITATION {"citationID":"oRKynZ2C","properties":{"formattedCitation":"(Bradley &amp; Lang, 1999; Osgood et al., 1957)","plainCitation":"(Bradley &amp; Lang, 1999; Osgood et al., 1957)","noteIndex":0},"citationItems":[{"id":435,"uris":["http://zotero.org/users/5985484/items/PA387275"],"uri":["http://zotero.org/users/5985484/items/PA387275"],"itemData":{"id":435,"type":"article-journal","container-title":"Gainesville, FL: NIMH Center for Research in Psychophysiology, University of Florida","title":"Affective norms for English words (ANEW): Stimuli, instruction manual and affective ratings (Technical Report No. C-1)","author":[{"family":"Bradley","given":"M. M."},{"family":"Lang","given":"P. J."}],"issued":{"date-parts":[["1999"]]}}},{"id":439,"uris":["http://zotero.org/users/5985484/items/5XBMMBVC"],"uri":["http://zotero.org/users/5985484/items/5XBMMBVC"],"itemData":{"id":439,"type":"book","ISBN":"0-252-74539-6","publisher":"University of Illinois press","title":"The measurement of meaning","author":[{"family":"Osgood","given":"Charles Egerton"},{"family":"Suci","given":"George J."},{"family":"Tannenbaum","given":"Percy H."}],"issued":{"date-parts":[["1957"]]}}}],"schema":"https://github.com/citation-style-language/schema/raw/master/csl-citation.json"} </w:instrText>
      </w:r>
      <w:r w:rsidR="00E55BD4">
        <w:fldChar w:fldCharType="separate"/>
      </w:r>
      <w:r w:rsidR="00E55BD4" w:rsidRPr="00BB7C0A">
        <w:rPr>
          <w:lang w:val="en-GB"/>
        </w:rPr>
        <w:t>(Bradley &amp; Lang, 1999; Osgood et al., 1957)</w:t>
      </w:r>
      <w:r w:rsidR="00E55BD4">
        <w:fldChar w:fldCharType="end"/>
      </w:r>
      <w:r w:rsidRPr="00BB7C0A">
        <w:rPr>
          <w:lang w:val="en-GB"/>
        </w:rPr>
        <w:t xml:space="preserve"> and the modern 4D representation of emotion that challenges the circumplex model and adds both “controllability” and “utility” to the VA scales </w:t>
      </w:r>
      <w:r w:rsidR="0010393F">
        <w:fldChar w:fldCharType="begin"/>
      </w:r>
      <w:r w:rsidR="0010393F" w:rsidRPr="00BB7C0A">
        <w:rPr>
          <w:lang w:val="en-GB"/>
        </w:rPr>
        <w:instrText xml:space="preserve"> ADDIN ZOTERO_ITEM CSL_CITATION {"citationID":"vefR5aqg","properties":{"formattedCitation":"(Trnka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w:instrText>
      </w:r>
      <w:r w:rsidR="0010393F">
        <w:instrText xml:space="preserve"> of discrete emotions in the judgments of the parti</w:instrText>
      </w:r>
      <w:r w:rsidR="0010393F" w:rsidRPr="00BB7C0A">
        <w:rPr>
          <w:lang w:val="en-GB"/>
        </w:rPr>
        <w:instrText xml:space="preserve">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10393F">
        <w:fldChar w:fldCharType="separate"/>
      </w:r>
      <w:r w:rsidR="0010393F" w:rsidRPr="00BB7C0A">
        <w:rPr>
          <w:lang w:val="en-GB"/>
        </w:rPr>
        <w:t>(Trnka et al., 2016)</w:t>
      </w:r>
      <w:r w:rsidR="0010393F">
        <w:fldChar w:fldCharType="end"/>
      </w:r>
      <w:r w:rsidRPr="00BB7C0A">
        <w:rPr>
          <w:lang w:val="en-GB"/>
        </w:rPr>
        <w:t xml:space="preserve">. </w:t>
      </w:r>
      <w:commentRangeEnd w:id="64"/>
      <w:r w:rsidR="00377977">
        <w:rPr>
          <w:rStyle w:val="CommentReference"/>
        </w:rPr>
        <w:commentReference w:id="64"/>
      </w:r>
      <w:r w:rsidRPr="00BB7C0A">
        <w:rPr>
          <w:lang w:val="en-GB"/>
        </w:rPr>
        <w:t>The next step in emotional SA should incorporate these.</w:t>
      </w:r>
      <w:commentRangeEnd w:id="62"/>
      <w:r w:rsidR="00377977">
        <w:rPr>
          <w:rStyle w:val="CommentReference"/>
        </w:rPr>
        <w:commentReference w:id="62"/>
      </w:r>
    </w:p>
    <w:p w14:paraId="45FC646C" w14:textId="77777777" w:rsidR="008E0106" w:rsidRDefault="008E0106" w:rsidP="00A968DF">
      <w:pPr>
        <w:pStyle w:val="Heading3"/>
        <w:rPr>
          <w:rFonts w:eastAsia="Times New Roman"/>
        </w:rPr>
      </w:pPr>
      <w:bookmarkStart w:id="65" w:name="_Toc33298922"/>
      <w:bookmarkStart w:id="66" w:name="_Toc34300580"/>
      <w:commentRangeStart w:id="67"/>
      <w:r w:rsidRPr="3B4DC13A">
        <w:rPr>
          <w:rFonts w:eastAsia="Times New Roman"/>
        </w:rPr>
        <w:t>Bag of Words (BoW) approach</w:t>
      </w:r>
      <w:bookmarkEnd w:id="65"/>
      <w:bookmarkEnd w:id="66"/>
      <w:commentRangeEnd w:id="67"/>
      <w:r w:rsidR="0032604D">
        <w:rPr>
          <w:rStyle w:val="CommentReference"/>
          <w:b w:val="0"/>
        </w:rPr>
        <w:commentReference w:id="67"/>
      </w:r>
    </w:p>
    <w:p w14:paraId="16A476B2" w14:textId="22AA7DF5" w:rsidR="00DA1D44" w:rsidRPr="00BB7C0A" w:rsidRDefault="00377977" w:rsidP="00A968DF">
      <w:pPr>
        <w:rPr>
          <w:lang w:val="en-GB"/>
        </w:rPr>
      </w:pPr>
      <w:ins w:id="68" w:author="Jacob Thøgersen" w:date="2020-04-20T10:37:00Z">
        <w:r w:rsidRPr="00BB7C0A">
          <w:rPr>
            <w:lang w:val="en-GB"/>
          </w:rPr>
          <w:t xml:space="preserve">Most </w:t>
        </w:r>
      </w:ins>
      <w:del w:id="69" w:author="Jacob Thøgersen" w:date="2020-04-20T10:37:00Z">
        <w:r w:rsidR="00C75828" w:rsidRPr="00BB7C0A" w:rsidDel="00377977">
          <w:rPr>
            <w:lang w:val="en-GB"/>
          </w:rPr>
          <w:delText>C</w:delText>
        </w:r>
      </w:del>
      <w:ins w:id="70" w:author="Jacob Thøgersen" w:date="2020-04-20T10:37:00Z">
        <w:r w:rsidRPr="00BB7C0A">
          <w:rPr>
            <w:lang w:val="en-GB"/>
          </w:rPr>
          <w:t>c</w:t>
        </w:r>
      </w:ins>
      <w:r w:rsidR="00C75828" w:rsidRPr="00BB7C0A">
        <w:rPr>
          <w:lang w:val="en-GB"/>
        </w:rPr>
        <w:t xml:space="preserve">urrent SA tools use a semi-BoW approach to sentiment analysis, where a word is associated with </w:t>
      </w:r>
      <w:del w:id="71" w:author="Jacob Thøgersen" w:date="2020-04-20T10:37:00Z">
        <w:r w:rsidR="00C75828" w:rsidRPr="00BB7C0A" w:rsidDel="00377977">
          <w:rPr>
            <w:lang w:val="en-GB"/>
          </w:rPr>
          <w:delText>the relevant</w:delText>
        </w:r>
      </w:del>
      <w:ins w:id="72" w:author="Jacob Thøgersen" w:date="2020-04-20T10:37:00Z">
        <w:r w:rsidRPr="00BB7C0A">
          <w:rPr>
            <w:lang w:val="en-GB"/>
          </w:rPr>
          <w:t>a</w:t>
        </w:r>
      </w:ins>
      <w:r w:rsidR="00C75828" w:rsidRPr="00BB7C0A">
        <w:rPr>
          <w:lang w:val="en-GB"/>
        </w:rPr>
        <w:t xml:space="preserve"> sentiment score </w:t>
      </w:r>
      <w:r w:rsidR="00D85D34" w:rsidRPr="00BB7C0A">
        <w:rPr>
          <w:lang w:val="en-GB"/>
        </w:rPr>
        <w:t>(</w:t>
      </w:r>
      <w:r w:rsidR="00D85D34">
        <w:fldChar w:fldCharType="begin"/>
      </w:r>
      <w:r w:rsidR="00D85D34" w:rsidRPr="00BB7C0A">
        <w:rPr>
          <w:lang w:val="en-GB"/>
        </w:rPr>
        <w:instrText xml:space="preserve"> REF _Ref33281461 \h </w:instrText>
      </w:r>
      <w:r w:rsidR="00D85D34">
        <w:fldChar w:fldCharType="separate"/>
      </w:r>
      <w:r w:rsidR="00D21748" w:rsidRPr="00BB7C0A">
        <w:rPr>
          <w:lang w:val="en-GB"/>
        </w:rPr>
        <w:t xml:space="preserve">Table </w:t>
      </w:r>
      <w:r w:rsidR="00D21748" w:rsidRPr="00BB7C0A">
        <w:rPr>
          <w:noProof/>
          <w:lang w:val="en-GB"/>
        </w:rPr>
        <w:t>1</w:t>
      </w:r>
      <w:r w:rsidR="00D85D34">
        <w:fldChar w:fldCharType="end"/>
      </w:r>
      <w:r w:rsidR="00D85D34" w:rsidRPr="00BB7C0A">
        <w:rPr>
          <w:lang w:val="en-GB"/>
        </w:rPr>
        <w:t xml:space="preserve">) </w:t>
      </w:r>
      <w:r w:rsidR="00FC5C6C">
        <w:fldChar w:fldCharType="begin"/>
      </w:r>
      <w:r w:rsidR="00A64873" w:rsidRPr="00BB7C0A">
        <w:rPr>
          <w:lang w:val="en-GB"/>
        </w:rPr>
        <w:instrText xml:space="preserve"> ADDIN ZOTERO_ITEM CSL_CITATION {"citationID":"6ZjmfOO0","properties":{"formattedCitation":"(Hutto &amp; Gilbert, 2014)","plainCitation":"(Hutto &amp; Gilbert, 2014)","noteIndex":0},"citationItems":[{"id":249,"uris":["http://zotero.org/users/5985484/items/3XWWIU3C"],"uri":["http://zotero.org/users/5985484/items/3XWWIU3C"],"itemData":{"id":249,"type":"paper-conference","abstract":"The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benchmarks.","container-title":"Eighth International AAAI Conference on Weblogs and Social Media","event":"Eighth International AAAI Conference on Weblogs and Social Media","language":"en","source":"www.aaai.org","title":"VADER: A Parsimonious Rule-Based Model for Sentiment Analysis of Social Media Text","title-short":"VADER","URL":"https://www.aaai.org/ocs/index.php/ICWSM/ICWSM14/paper/view/8109","author":[{"family":"Hutto","given":"C. J."},{"family":"Gilbert","given":"Eric"}],"accessed":{"date-parts":[["2019",11,19]]},"issued":{"date-parts":[["2014",5,16]]}}}],"schema":"https://github.com/citation-style-language/schema/raw/master/csl-citation.json"} </w:instrText>
      </w:r>
      <w:r w:rsidR="00FC5C6C">
        <w:fldChar w:fldCharType="separate"/>
      </w:r>
      <w:r w:rsidR="00D91150" w:rsidRPr="00BB7C0A">
        <w:rPr>
          <w:lang w:val="en-GB"/>
        </w:rPr>
        <w:t>(Hutto &amp; Gilbert, 2014)</w:t>
      </w:r>
      <w:r w:rsidR="00FC5C6C">
        <w:fldChar w:fldCharType="end"/>
      </w:r>
      <w:ins w:id="73" w:author="Jacob Thøgersen" w:date="2020-04-20T10:37:00Z">
        <w:r w:rsidRPr="00BB7C0A">
          <w:rPr>
            <w:lang w:val="en-GB"/>
          </w:rPr>
          <w:t xml:space="preserve"> irrespective of the context of the word</w:t>
        </w:r>
      </w:ins>
      <w:r w:rsidR="00C75828" w:rsidRPr="00BB7C0A">
        <w:rPr>
          <w:lang w:val="en-GB"/>
        </w:rPr>
        <w:t>.</w:t>
      </w:r>
      <w:r w:rsidR="009F7231" w:rsidRPr="00BB7C0A">
        <w:rPr>
          <w:lang w:val="en-GB"/>
        </w:rPr>
        <w:t xml:space="preserve"> </w:t>
      </w:r>
      <w:r w:rsidR="00D91A13" w:rsidRPr="00BB7C0A">
        <w:rPr>
          <w:lang w:val="en-GB"/>
        </w:rPr>
        <w:t xml:space="preserve">The </w:t>
      </w:r>
      <w:r w:rsidR="00171355" w:rsidRPr="00BB7C0A">
        <w:rPr>
          <w:lang w:val="en-GB"/>
        </w:rPr>
        <w:t xml:space="preserve">aggregate </w:t>
      </w:r>
      <w:r w:rsidR="00D91A13" w:rsidRPr="00BB7C0A">
        <w:rPr>
          <w:lang w:val="en-GB"/>
        </w:rPr>
        <w:t xml:space="preserve">sentiment scores of the words in the text are then used as an indication of </w:t>
      </w:r>
      <w:r w:rsidR="00CF751F" w:rsidRPr="00BB7C0A">
        <w:rPr>
          <w:lang w:val="en-GB"/>
        </w:rPr>
        <w:t>how positive the text is.</w:t>
      </w:r>
      <w:ins w:id="74" w:author="Jacob Thøgersen" w:date="2020-04-20T10:38:00Z">
        <w:r w:rsidRPr="00BB7C0A">
          <w:rPr>
            <w:lang w:val="en-GB"/>
          </w:rPr>
          <w:t xml:space="preserve"> </w:t>
        </w:r>
      </w:ins>
    </w:p>
    <w:p w14:paraId="2570A105" w14:textId="4314D9E5" w:rsidR="00174341" w:rsidRPr="00BB7C0A" w:rsidRDefault="00174341" w:rsidP="00A968DF">
      <w:pPr>
        <w:rPr>
          <w:lang w:val="en-GB"/>
        </w:rPr>
      </w:pPr>
    </w:p>
    <w:p w14:paraId="0C472677" w14:textId="68A2F507" w:rsidR="00043224" w:rsidRPr="00BB7C0A" w:rsidRDefault="00377977" w:rsidP="00FA7A00">
      <w:pPr>
        <w:pStyle w:val="Caption"/>
        <w:framePr w:hSpace="0" w:wrap="auto" w:vAnchor="margin" w:hAnchor="text" w:xAlign="left" w:yAlign="inline"/>
        <w:suppressOverlap w:val="0"/>
        <w:rPr>
          <w:lang w:val="en-GB"/>
        </w:rPr>
      </w:pPr>
      <w:commentRangeStart w:id="75"/>
      <w:commentRangeEnd w:id="75"/>
      <w:r>
        <w:rPr>
          <w:rStyle w:val="CommentReference"/>
        </w:rPr>
        <w:commentReference w:id="75"/>
      </w:r>
      <w:bookmarkStart w:id="76" w:name="_Ref33281461"/>
      <w:r w:rsidR="00FA7A00" w:rsidRPr="00BB7C0A">
        <w:rPr>
          <w:lang w:val="en-GB"/>
        </w:rPr>
        <w:t xml:space="preserve"> Table </w:t>
      </w:r>
      <w:r w:rsidR="00FA7A00">
        <w:fldChar w:fldCharType="begin"/>
      </w:r>
      <w:r w:rsidR="00FA7A00" w:rsidRPr="00BB7C0A">
        <w:rPr>
          <w:lang w:val="en-GB"/>
        </w:rPr>
        <w:instrText xml:space="preserve"> SEQ Table \* ARABIC </w:instrText>
      </w:r>
      <w:r w:rsidR="00FA7A00">
        <w:fldChar w:fldCharType="separate"/>
      </w:r>
      <w:r w:rsidR="00FA7A00" w:rsidRPr="00BB7C0A">
        <w:rPr>
          <w:noProof/>
          <w:lang w:val="en-GB"/>
        </w:rPr>
        <w:t>1</w:t>
      </w:r>
      <w:r w:rsidR="00FA7A00">
        <w:rPr>
          <w:noProof/>
        </w:rPr>
        <w:fldChar w:fldCharType="end"/>
      </w:r>
      <w:bookmarkEnd w:id="76"/>
      <w:r w:rsidR="00FA7A00" w:rsidRPr="00BB7C0A">
        <w:rPr>
          <w:lang w:val="en-GB"/>
        </w:rPr>
        <w:t xml:space="preserve"> - Example of lexicon words with sentiment score</w:t>
      </w:r>
    </w:p>
    <w:tbl>
      <w:tblPr>
        <w:tblStyle w:val="TableGrid"/>
        <w:tblW w:w="0" w:type="auto"/>
        <w:tblBorders>
          <w:insideV w:val="none" w:sz="0" w:space="0" w:color="auto"/>
        </w:tblBorders>
        <w:tblLook w:val="04A0" w:firstRow="1" w:lastRow="0" w:firstColumn="1" w:lastColumn="0" w:noHBand="0" w:noVBand="1"/>
      </w:tblPr>
      <w:tblGrid>
        <w:gridCol w:w="2856"/>
        <w:gridCol w:w="1293"/>
      </w:tblGrid>
      <w:tr w:rsidR="00FA7A00" w14:paraId="233B4CEF" w14:textId="77777777" w:rsidTr="00FA7A00">
        <w:trPr>
          <w:trHeight w:val="384"/>
        </w:trPr>
        <w:tc>
          <w:tcPr>
            <w:tcW w:w="2856" w:type="dxa"/>
            <w:vAlign w:val="center"/>
          </w:tcPr>
          <w:p w14:paraId="4F1627A7" w14:textId="77777777" w:rsidR="00FA7A00" w:rsidRPr="004B0908" w:rsidRDefault="00FA7A00" w:rsidP="00FA7A00">
            <w:pPr>
              <w:jc w:val="center"/>
            </w:pPr>
            <w:r w:rsidRPr="000620D7">
              <w:rPr>
                <w:i/>
                <w:iCs/>
              </w:rPr>
              <w:t>‘Accept’</w:t>
            </w:r>
            <w:r>
              <w:t xml:space="preserve"> (</w:t>
            </w:r>
            <w:r w:rsidRPr="006B268C">
              <w:rPr>
                <w:i/>
                <w:iCs/>
              </w:rPr>
              <w:t>acceptance</w:t>
            </w:r>
            <w:r>
              <w:t>)</w:t>
            </w:r>
          </w:p>
        </w:tc>
        <w:tc>
          <w:tcPr>
            <w:tcW w:w="1293" w:type="dxa"/>
            <w:vAlign w:val="center"/>
          </w:tcPr>
          <w:p w14:paraId="1FFC0AE9" w14:textId="77777777" w:rsidR="00FA7A00" w:rsidRDefault="00FA7A00" w:rsidP="00FA7A00">
            <w:pPr>
              <w:jc w:val="center"/>
            </w:pPr>
            <w:r>
              <w:t>1.5</w:t>
            </w:r>
          </w:p>
        </w:tc>
      </w:tr>
      <w:tr w:rsidR="00FA7A00" w14:paraId="51F446E1" w14:textId="77777777" w:rsidTr="00FA7A00">
        <w:trPr>
          <w:trHeight w:val="362"/>
        </w:trPr>
        <w:tc>
          <w:tcPr>
            <w:tcW w:w="2856" w:type="dxa"/>
            <w:vAlign w:val="center"/>
          </w:tcPr>
          <w:p w14:paraId="350340D2" w14:textId="77777777" w:rsidR="00FA7A00" w:rsidRPr="004B0908" w:rsidRDefault="00FA7A00" w:rsidP="00FA7A00">
            <w:pPr>
              <w:jc w:val="center"/>
            </w:pPr>
            <w:r>
              <w:rPr>
                <w:i/>
                <w:iCs/>
              </w:rPr>
              <w:t>‘</w:t>
            </w:r>
            <w:r w:rsidRPr="000620D7">
              <w:rPr>
                <w:i/>
                <w:iCs/>
              </w:rPr>
              <w:t>Advarsel</w:t>
            </w:r>
            <w:r>
              <w:rPr>
                <w:i/>
                <w:iCs/>
              </w:rPr>
              <w:t>’</w:t>
            </w:r>
            <w:r>
              <w:t xml:space="preserve"> (</w:t>
            </w:r>
            <w:r>
              <w:rPr>
                <w:i/>
                <w:iCs/>
              </w:rPr>
              <w:t>warning</w:t>
            </w:r>
            <w:r>
              <w:t>)</w:t>
            </w:r>
          </w:p>
        </w:tc>
        <w:tc>
          <w:tcPr>
            <w:tcW w:w="1293" w:type="dxa"/>
            <w:vAlign w:val="center"/>
          </w:tcPr>
          <w:p w14:paraId="58DA8384" w14:textId="77777777" w:rsidR="00FA7A00" w:rsidRDefault="00FA7A00" w:rsidP="00FA7A00">
            <w:pPr>
              <w:jc w:val="center"/>
            </w:pPr>
            <w:r>
              <w:t>-2</w:t>
            </w:r>
          </w:p>
        </w:tc>
      </w:tr>
    </w:tbl>
    <w:p w14:paraId="5D07E6A2" w14:textId="77777777" w:rsidR="00FA7A00" w:rsidRPr="00DA1D44" w:rsidRDefault="00FA7A00" w:rsidP="00A968DF"/>
    <w:p w14:paraId="27FEFE70" w14:textId="77777777" w:rsidR="008E0106" w:rsidRDefault="008E0106" w:rsidP="00A968DF">
      <w:pPr>
        <w:pStyle w:val="Heading3"/>
      </w:pPr>
      <w:bookmarkStart w:id="77" w:name="_Toc33298923"/>
      <w:bookmarkStart w:id="78" w:name="_Toc34300581"/>
      <w:commentRangeStart w:id="79"/>
      <w:r w:rsidRPr="3B4DC13A">
        <w:rPr>
          <w:rFonts w:eastAsia="Times New Roman"/>
        </w:rPr>
        <w:t>Neural network approaches</w:t>
      </w:r>
      <w:bookmarkEnd w:id="77"/>
      <w:bookmarkEnd w:id="78"/>
      <w:commentRangeEnd w:id="79"/>
      <w:r w:rsidR="0032604D">
        <w:rPr>
          <w:rStyle w:val="CommentReference"/>
          <w:b w:val="0"/>
        </w:rPr>
        <w:commentReference w:id="79"/>
      </w:r>
    </w:p>
    <w:p w14:paraId="6BD1C43E" w14:textId="075848BA" w:rsidR="008E0106" w:rsidRPr="00BB7C0A" w:rsidRDefault="008E0106" w:rsidP="00A968DF">
      <w:pPr>
        <w:rPr>
          <w:lang w:val="en-GB"/>
        </w:rPr>
      </w:pPr>
      <w:commentRangeStart w:id="80"/>
      <w:r w:rsidRPr="00BB7C0A">
        <w:rPr>
          <w:lang w:val="en-GB"/>
        </w:rPr>
        <w:t>Contemporary neural network models such as word2vec, FastText, and BERT</w:t>
      </w:r>
      <w:r w:rsidR="00CC63B4" w:rsidRPr="00BB7C0A">
        <w:rPr>
          <w:lang w:val="en-GB"/>
        </w:rPr>
        <w:t xml:space="preserve"> </w:t>
      </w:r>
      <w:r w:rsidR="00CC63B4">
        <w:fldChar w:fldCharType="begin"/>
      </w:r>
      <w:r w:rsidR="00121BB4" w:rsidRPr="00BB7C0A">
        <w:rPr>
          <w:lang w:val="en-GB"/>
        </w:rPr>
        <w:instrText xml:space="preserve"> ADDIN ZOTERO_ITEM CSL_CITATION {"citationID":"3rtqjftO","properties":{"formattedCitation":"(Bojanowski et al., 2017; Devlin et al., 2019; Goldberg &amp; Levy, 2014; Grave et al., 2017; Howard &amp; Ruder, 2018; Joulin et al., 2016; Mikolov, Chen, et al., 2013; Mikolov, Sutskever, et al., 2013; Peters et al., 2018)","plainCitation":"(Bojanowski et al., 2017; Devlin et al., 2019; Goldberg &amp; Levy, 2014; Grave et al., 2017; Howard &amp; Ruder, 2018; Joulin et al., 2016; Mikolov, Chen, et al., 2013; Mikolov, Sutskever, et al., 2013; Peters et al., 2018)","noteIndex":0},"citationItems":[{"id":506,"uris":["http://zotero.org/users/5985484/items/GMLHFECJ"],"uri":["http://zotero.org/users/5985484/items/GMLHFECJ"],"itemData":{"id":506,"type":"article-journal","abstract":"Continuous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we show that our vectors achieve state-of-the-art performance on these tasks.","container-title":"arXiv:1607.04606 [cs]","note":"arXiv: 1607.04606","source":"arXiv.org","title":"Enriching Word Vectors with Subword Information","URL":"http://arxiv.org/abs/1607.04606","author":[{"family":"Bojanowski","given":"Piotr"},{"family":"Grave","given":"Edouard"},{"family":"Joulin","given":"Armand"},{"family":"Mikolov","given":"Tomas"}],"accessed":{"date-parts":[["2019",12,18]]},"issued":{"date-parts":[["2017",6,19]]}}},{"id":521,"uris":["http://zotero.org/users/5985484/items/UYVK2UEV"],"uri":["http://zotero.org/users/5985484/items/UYVK2UEV"],"itemData":{"id":521,"type":"article-journal","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w:instrText>
      </w:r>
      <w:r w:rsidR="00121BB4">
        <w:instrText>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improvement).","container-title":"arXiv:1810.04805 [cs]","note":"arXiv: 1810.04805","source":"arXiv.org","title":"BERT: Pre-training of Deep Bidirectional Transformers for Language Understanding","title-short":"BERT","URL":"http://arxiv.org/abs/1810.04805","author":[{"family":"Devlin","given":"Jacob"},{"family":"Chang","given":"Ming-Wei"},{"family":"Lee","given":"Kenton"},{"family":"Toutanova","given":"Kristina"}],"accessed":{"date-parts":[["2019",12,18]]},"issued":{"date-parts":[["2019",5,24]]}}},{"id":334,"uris":["http://zotero.org/groups/2399712/items/HBKR9U88"],"uri":["http://zotero.org/groups/2399712/items/HBKR9U88"],"itemData":{"id":334,"type":"article-journal","abstract":"The word2vec software of Tomas Mikolov and colleagues (https://code.google.com/p/word2vec/ ) has gained a lot of traction lately, and provides state-of-the-art word embeddings. The learning models behind the software are described in two research papers. We found the description of the models in these papers to be somewhat cryptic and hard to follow. While the motivations and presentation may be obvious to the neural-networks language-modeling crowd, we had to struggle quite a bit to figure out the rationale behind the equations. This note is an attempt to explain equation (4) (negative sampling) in \"Distributed Representations of Words and Phrases and their Compositionality\" by Tomas Mikolov, Ilya Sutskever, Kai Chen, Greg Corrado and Jeffrey Dean.","container-title":"arXiv:1402.3722 [cs, stat]","note":"arXiv: 1402.3722","source":"arXiv.org","title":"word2vec Explained: deriving Mikolov et al.'s negative-sampling word-embedding method","title-short":"word2vec Explained","URL":"http://arxiv.org/abs/1402.3722","author":[{"family":"Goldberg","given":"Yoav"},{"family":"Levy","given":"Omer"}],"accessed":{"date-parts":[["2019",11,22]]},"issued":{"date-parts":[["2014",2,15]]}}},{"id":299,"uris":["http://zotero.org/users/5985484/items/84VFRPBC"],"uri":["http://zotero.org/users/5985484/items/84VFRPBC"],"itemData":{"id":299,"type":"article-journal","abstract":"Distributed word representations, or word vectors, have recently been applied to many tasks in natural language processing, leading to state-of-the-art performance. A key ingredient to the successful application of these representations is to train them on very large corpora, and use these pre-trained models in downstream tasks. In this paper, we describe how we trained such high quality word representations for 157 languages. We used two sources of data to train these models: the free online encyclopedia Wikipedia and data from the common crawl project. We also introduce three new word analogy datasets to evaluate these word vectors, for French, Hindi and Polish. Finally, we evaluate our pre-trained word vectors on 10 languages for which evaluation datasets exists, showing very strong performance compared to previous models.","language":"en","page":"5","source":"Zotero","title":"Learning Word Vectors for 157 Languages","author":[{"family":"Grave","given":"Edouard"},{"family":"Bojanowski","given":"Piotr"},{"family":"Gupta","given":"Prakhar"},{"family":"Joulin","given":"Armand"},{"family":"Mikolov","given":"Tomas"}],"issued":{"date-parts":[["2017"]]}}},{"id":254,"uris":["http://zotero.org/users/5985484/items/C4Y4SFSQ"],"uri":["http://zotero.org/users/5985484/items/C4Y4SFSQ"],"itemData":{"id":254,"type":"paper-conference","abstract":"Inductive transfer learning has greatly impacted computer vision, but existing approaches in NLP still require task-specific modifications and training from scratch. We propose Universal Language Model Fine-tuning (ULMFiT), an effective transfer learning method that can be applied to any task in NLP, and introduce techniques that are key for fine-tuning a language model. Our method significantly outperforms the state-of-the-art on six text classification tasks, reducing the error by 18-24% on the majority of datasets. Furthermore, with only 100 labeled examples, it matches the performance of training from scratch on 100 times more data. We open-source our pretrained models and code.","container-title":"Proceedings of the 56th Annual Meeting of the Association for Computational Linguistics (Volume 1: Long Papers)","DOI":"10.18653/v1/P18-1031","event":"ACL 2018","event-place":"Melbourne, Australia","page":"328–339","publisher":"Association for Computational Linguistics","publisher-place":"Melbourne, Australia","source":"ACLWeb","title":"Universal Language Model Fine-tuning for Text Classification","URL":"https://www.aclweb.org/anthology/P18-1031","author":[{"family":"Howard","given":"Jeremy"},{"family":"Ruder","given":"Sebastian"}],"accessed":{"date-parts":[["2019",11,21]]},"issued":{"date-parts":[["2018",7]]}}},{"id":509,"uris":["http://zotero.org/users/5985484/items/TWMU3LQW"],"uri":["http://zotero.org/users/5985484/items/TWMU3LQW"],"itemData":{"id":509,"type":"article-journal","abstract":"This paper explores a simple and efficient baseline for text classification. Our experiments show that our fast text classifier fastText is often on par with deep learning classifiers in terms of accuracy, and many orders of magnitude faster for training and evaluation. We can train fastText on more than one billion words in less than ten minutes using a standard multicore~CPU, and classify half a million sentences among~312K classes in less than a minute.","container-title":"arXiv:1607.01759 [cs]","note":"arXiv: 1607.01759","source":"arXiv.org","title":"Bag of Tricks for Efficient Text Classification","URL":"http://arxiv.org/abs/1607.01759","author":[{"family":"Joulin","given":"Armand"},{"family":"Grave","given":"Edouard"},{"family":"Bojanowski","given":"Piotr"},{"family":"Mikolov","given":"Tomas"}],"accessed":{"date-parts":[["2019",12,18]]},"issued":{"date-parts":[["2016",8,9]]}}},{"id":256,"uris":["http://zotero.org/users/5985484/items/SKKKCHTC"],"uri":["http://zotero.org/users/5985484/items/SKKKCHTC"],"itemData":{"id":256,"type":"article-journal","abstrac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similarities.","container-title":"arXiv:1301.3781 [cs]","note":"arXiv: 1301.3781","source":"arXiv.org","title":"Efficient Estimation of Word Representations in Vector Space","URL":"http://arxiv.org/abs/1301.3781","author":[{"family":"Mikolov","given":"Tomas"},{"family":"Chen","given":"Kai"},{"family":"Corrado","given":"Greg"},{"family":"Dean","given":"Jeffrey"}],"accessed":{"date-parts":[["2019",11,21]]},"issued":{"date-parts":[["2013",9,6]]}}},{"id":259,"uris":["http://zotero.org/users/5985484/items/BJ67EDC5"],"uri":["http://zotero.org/users/5985484/items/BJ67EDC5"],"itemData":{"id":259,"type":"chapter","container-title":"Advances in Neural Information Processing Systems 26","page":"3111–3119","publisher":"Curran Associates, Inc.","source":"Neural Information Processing Systems","title":"Distributed Representations of Words and Phrases and their Compositionality","URL":"http://papers.nips.cc/paper/5021-distributed-representations-of-words-and-phrases-and-their-compositionality.pdf","author":[{"family":"Mikolov","given":"Tomas"},{"family":"Sutskever","given":"Ilya"},{"family":"Chen","given":"Kai"},{"family":"Corrado","given":"Greg S"},{"family":"Dean","given":"Jeff"}],"editor":[{"family":"Burges","given":"C. J. C."},{"family":"Bottou","given":"L."},{"family":"Welling","given":"M."},{"family":"Ghahramani","given":"Z."},{"family":"Weinberger","given":"K. Q."}],"accessed":{"date-parts":[["2019",11,21]]},"issued":{"date-parts":[["2013"]]}}},{"id":515,"uris":["http://zotero.org/groups/2399712/items/35UXSEHD"],"uri":["http://zotero.org/groups/2399712/items/35UXSEHD"],</w:instrText>
      </w:r>
      <w:r w:rsidR="00121BB4" w:rsidRPr="00400D41">
        <w:instrText>"itemData":{"id":515,"type":"article-journal","abstract":"We introduce a new type of deep contextualized word representation that models both (1) complex characteristics of word use (e.g., syntax and semantics</w:instrText>
      </w:r>
      <w:r w:rsidR="00121BB4" w:rsidRPr="00FE6D3C">
        <w:instrText xml:space="preserve">),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signals.","container-title":"arXiv:1802.05365 [cs]","note":"arXiv: 1802.05365","source":"arXiv.org","title":"Deep contextualized word representations","URL":"http://arxiv.org/abs/1802.05365","author":[{"family":"Peters","given":"Matthew E."},{"family":"Neumann","given":"Mark"},{"family":"Iyyer","given":"Mohit"},{"family":"Gardner","given":"Matt"},{"family":"Clark","given":"Christopher"},{"family":"Lee","given":"Kenton"},{"family":"Zettlemoyer","given":"Luke"}],"accessed":{"date-parts":[["2019",12,18]]},"issued":{"date-parts":[["2018",3,22]]}}}],"schema":"https://github.com/citation-style-language/schema/raw/master/csl-citation.json"} </w:instrText>
      </w:r>
      <w:r w:rsidR="00CC63B4">
        <w:fldChar w:fldCharType="separate"/>
      </w:r>
      <w:r w:rsidR="00121BB4" w:rsidRPr="00FE6D3C">
        <w:t>(Bojanowski et al., 2017; Devlin et al., 2019; Goldberg &amp; Levy, 2014; Grave et al., 2017; Howard &amp; Ruder, 2018; Joulin et al., 2016; Mikolov, Chen, et al., 2013; Mikolov, Sutskever, et al., 2013; Peters et al., 2018)</w:t>
      </w:r>
      <w:r w:rsidR="00CC63B4">
        <w:fldChar w:fldCharType="end"/>
      </w:r>
      <w:r w:rsidR="00FE6D3C" w:rsidRPr="00FE6D3C">
        <w:t xml:space="preserve"> </w:t>
      </w:r>
      <w:r w:rsidRPr="00400D41">
        <w:t xml:space="preserve">represent the state-of-the-art NNs for sentiment analysis. </w:t>
      </w:r>
      <w:commentRangeEnd w:id="80"/>
      <w:r w:rsidR="0032604D">
        <w:rPr>
          <w:rStyle w:val="CommentReference"/>
        </w:rPr>
        <w:commentReference w:id="80"/>
      </w:r>
      <w:commentRangeStart w:id="81"/>
      <w:r w:rsidRPr="007548FC">
        <w:rPr>
          <w:lang w:val="en-US"/>
        </w:rPr>
        <w:t>Further developments of these architectures have</w:t>
      </w:r>
      <w:r w:rsidRPr="00BB7C0A">
        <w:rPr>
          <w:lang w:val="en-GB"/>
        </w:rPr>
        <w:t xml:space="preserve"> also given rise to aspect extraction methodologies to perform aspect-based sentiment analysis (ABSA) </w:t>
      </w:r>
      <w:r w:rsidR="00BA58BC">
        <w:fldChar w:fldCharType="begin"/>
      </w:r>
      <w:r w:rsidR="00BA58BC" w:rsidRPr="00BB7C0A">
        <w:rPr>
          <w:lang w:val="en-GB"/>
        </w:rPr>
        <w:instrText xml:space="preserve"> ADDIN ZOTERO_ITEM CSL_CITATION {"citationID":"LsqSdYe3","properties":{"formattedCitation":"(Hoang et al., 2019; N. Liu et al., 2019; Rana &amp; Cheah, 2016; Shafie et al., 2018)","plainCitation":"(Hoang et al., 2019; N. Liu et al., 2019; Rana &amp; Cheah, 2016; Shafie et al., 2018)","noteIndex":0},"citationItems":[{"id":370,"uris":["http://zotero.org/groups/2399712/items/ANHPGSGB"],"uri":["http://zotero.org/groups/2399712/items/ANHPGSGB"],"itemData":{"id":370,"type":"paper-conference","container-title":"Proceedings of the 22nd Nordic Conference on Computational Linguistics","source":"ACLWeb","title":"Aspect-Based Sentiment Analysis using BERT","URL":"https://www.aclweb.org/anthology/W19-6120.pdf","author":[{"family":"Hoang","given":"Mickel"},{"family":"Bihorac","given":"Oskar Alija"},{"family":"Rouces","given":"Jacobo"}],"issued":{"date-parts":[["2019",9,30]]}}},{"id":252,"uris":["http://zotero.org/users/5985484/items/8EQRI3IU"],"uri":["http://zotero.org/users/5985484/items/8EQRI3IU"],"itemData":{"id":252,"type":"article-journal","abstract":"Aspect-based sentiment analysis (ABSA) is a powerful way of predicting the sentiment polarity of text in natural language processing. However, understanding human emotions and reasoning from text like a human continues to be a challenge. In this paper, we propose a model, named Attention-based Sen</w:instrText>
      </w:r>
      <w:r w:rsidR="00BA58BC">
        <w:instrText>timent Reasoner (AS-Reasoner), to alleviate the problem of how to capture precise sentiment expressions in ABSA for reasoning. AS-Reasoner assigns importance degrees to different words in a sentence to capture key sentiment expressions towards a specific aspect, and transfers them into a sentiment sentence representation for reasoning in the next layer. To obtain appropriate importance degree values for different words in a sentence, two attention mechanisms we designed: intra attention and global attention. Specifically, intra attention captures the sentiment similarity between any two words in a sentence to compute weights and global attention computes weights by a global perspective. Experiments on all four English and four Chinese datasets show that the proposed model achieves state-of-the-art accuracy and macro-F1 results for aspect term level sentiment analysis and obtains the best accuracy for aspect category level sentiment analysis. The experimental results also indicate that AS-Reasoner is language-independent.","container-title":"Human-centric Computing and Information Sciences","DOI":"10.1186/s13673-019-0196-3","ISSN":"2192-1962","issue":"1","journalAbbreviation":"Hum. Cent. Comput. Inf. Sci.","language":"en","page":"35","source":"Springer Link","title":"Attention-based Sentiment Reasoner for aspect-based sentiment analysis","volume":"9","author":[{"family":"Liu","given":"Ning"},{"family":"Shen","given":"Bo"},{"family":"Zhang","given":"Zhenjiang"},{"family":"Zhang","given":"Zhiyuan"},{"family":"Mi","given":"Kun"}],"issued":{"date-parts":[["2019",9,19]]}}},{"id":352,"uris":["http://zotero.org/groups/2399712/items/TBBCW2QV"],"uri":["http://zotero.org/groups/2399712/items/TBBCW2QV"],"itemData":{"id":352,"type":"article-journal","abstract":"Sentiment analysis (SA) has become one of the most active and progressively popular areas in information retrieval and text mining due to the expansion of the World Wide Web (WWW). SA deals with the computational treatment or the classification of user’s sentiments, opinions and emotions hidden within the text. Aspect extraction is the most vital and extensively explored phase of SA to carry out the classification of sentiments in precise manners. During the last decade, enormous number of research has focused on identifying and extracting aspects. Therefore, in this survey, a comprehensive overview has been attempted for different aspect extraction techniques and approaches. These techniques have been categorized in accordance with the adopted approach. Despite being a traditional survey, a comprehensive comparative analysis is conducted among different approaches of aspect extraction, which not only elaborates the performance of any technique but also guides the reader to compare the accuracy with other state-of-the-art and most recent approaches.","container-title":"Artificial Intelligence Review","DOI":"10.1007/s10462-016-9472-z","ISSN":"1573-7462","issue":"4","journalAbbreviation":"Artif Intell Rev","language":"en","page":"459-483","source":"Springer Link","title":"Aspect extraction in sentiment analysis: comparative analysis and survey","title-short":"Aspect extraction in sentiment analysis","volume":"46","author":[{"family":"Rana","given":"Toqir A."},{"family":"Cheah","given":"Yu-N"}],"issued":{"date-parts":[["2016",12,1]]}}},{"id":416,"uris":["http://zotero.org/users/5985484/items/JAVNBL23"],"uri":["http://zotero.org/users/5985484/items/JAVNBL23"],"itemData":{"id":416,"type":"paper-conference","abstract":"The most important task in aspect-based sentiment analysis (ABSA) is the aspect and sentiment word extraction. It is a challenge to identify and extract each aspect and it specific associated sentiment word correctly in the review sentence that consists of multiple aspects with various polarities expressed for multiple sentiments. By exploiting the dependency relation between words in a review, the multiple aspects and its corresponding sentiment can be identified. However, not all types of dependency relation patterns are able to extract candidate asp</w:instrText>
      </w:r>
      <w:r w:rsidR="00BA58BC" w:rsidRPr="00BB7C0A">
        <w:rPr>
          <w:lang w:val="en-GB"/>
        </w:rPr>
        <w:instrText xml:space="preserve">ect and sentiment word pairs. In this paper, a preliminary study was performed on the performance of different type of dependency relation with different POS tag patterns in pre-extracting candidate aspect from customer review. The result contributes to the identification of the specific type dependency relation with it POS tag pattern that lead to high aspect extraction performance. The combination of these dependency relations offers a solution for single aspect single sentiment and multi aspect multi sentiment cases.","container-title":"2018 Fourth International Conference on Information Retrieval and Knowledge Management (CAMP)","DOI":"10.1109/INFRKM.2018.8464692","event":"2018 Fourth International Conference on Information Retrieval and Knowledge Management (CAMP)","event-place":"Kota Kinabalu, Malaysia","ISBN":"978-1-5386-3812-5","language":"en","page":"1-6","publisher":"IEEE","publisher-place":"Kota Kinabalu, Malaysia","source":"DOI.org (Crossref)","title":"Aspect Extraction Performance with POS Tag Pattern of Dependency Relation in Aspect-based Sentiment Analysis","URL":"https://ieeexplore.ieee.org/document/8464692/","author":[{"family":"Shafie","given":"Ana Salwa"},{"family":"Sharef","given":"Nurfadhlina Mohd"},{"family":"Azmi Murad","given":"Masrah Azrifah"},{"family":"Azman","given":"Azreen"}],"accessed":{"date-parts":[["2019",12,6]]},"issued":{"date-parts":[["2018",3]]}}}],"schema":"https://github.com/citation-style-language/schema/raw/master/csl-citation.json"} </w:instrText>
      </w:r>
      <w:r w:rsidR="00BA58BC">
        <w:fldChar w:fldCharType="separate"/>
      </w:r>
      <w:r w:rsidR="00BA58BC" w:rsidRPr="00BB7C0A">
        <w:rPr>
          <w:lang w:val="en-GB"/>
        </w:rPr>
        <w:t>(Hoang et al., 2019; N. Liu et al., 2019; Rana &amp; Cheah, 2016; Shafie et al., 2018)</w:t>
      </w:r>
      <w:r w:rsidR="00BA58BC">
        <w:fldChar w:fldCharType="end"/>
      </w:r>
      <w:r w:rsidRPr="00BB7C0A">
        <w:rPr>
          <w:lang w:val="en-GB"/>
        </w:rPr>
        <w:t>, where a single word is assigned different sentiment scores based on the context.</w:t>
      </w:r>
      <w:commentRangeEnd w:id="81"/>
      <w:r w:rsidR="0032604D">
        <w:rPr>
          <w:rStyle w:val="CommentReference"/>
        </w:rPr>
        <w:commentReference w:id="81"/>
      </w:r>
    </w:p>
    <w:p w14:paraId="395E2CF7" w14:textId="6C1EC810" w:rsidR="008E0106" w:rsidRPr="00BB7C0A" w:rsidRDefault="008E0106" w:rsidP="00A968DF">
      <w:pPr>
        <w:rPr>
          <w:lang w:val="en-GB"/>
        </w:rPr>
      </w:pPr>
      <w:commentRangeStart w:id="82"/>
      <w:r w:rsidRPr="00BB7C0A">
        <w:rPr>
          <w:lang w:val="en-GB"/>
        </w:rPr>
        <w:t xml:space="preserve">For dimensional </w:t>
      </w:r>
      <w:commentRangeEnd w:id="82"/>
      <w:r w:rsidR="0032604D">
        <w:rPr>
          <w:rStyle w:val="CommentReference"/>
        </w:rPr>
        <w:commentReference w:id="82"/>
      </w:r>
      <w:r w:rsidRPr="00BB7C0A">
        <w:rPr>
          <w:lang w:val="en-GB"/>
        </w:rPr>
        <w:t xml:space="preserve">valence-arousal sentiment analysis, </w:t>
      </w:r>
      <w:commentRangeStart w:id="83"/>
      <w:r w:rsidRPr="00BB7C0A">
        <w:rPr>
          <w:lang w:val="en-GB"/>
        </w:rPr>
        <w:t xml:space="preserve">the current state-of-the-art uses combinations of convolutional NN and long short-term memory algorithms </w:t>
      </w:r>
      <w:r w:rsidR="00C5140C">
        <w:fldChar w:fldCharType="begin"/>
      </w:r>
      <w:r w:rsidR="00C5140C" w:rsidRPr="00BB7C0A">
        <w:rPr>
          <w:lang w:val="en-GB"/>
        </w:rPr>
        <w:instrText xml:space="preserve"> ADDIN ZOTERO_ITEM CSL_CITATION {"citationID":"coY7x2r9","properties":{"formattedCitation":"(Wang et al., 2016)","plainCitation":"(Wang et al., 2016)","noteIndex":0},"citationItems":[{"id":390,"uris":["http://zotero.org/users/5985484/items/7QKVCR59"],"uri":["http://zotero.org/users/5985484/items/7QKVCR59"],"itemData":{"id":390,"type":"paper-conference","container-title":"Proceedings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C5140C">
        <w:fldChar w:fldCharType="separate"/>
      </w:r>
      <w:r w:rsidR="00C5140C" w:rsidRPr="00BB7C0A">
        <w:rPr>
          <w:lang w:val="en-GB"/>
        </w:rPr>
        <w:t>(Wang et al., 2016)</w:t>
      </w:r>
      <w:r w:rsidR="00C5140C">
        <w:fldChar w:fldCharType="end"/>
      </w:r>
      <w:r w:rsidR="00C5140C" w:rsidRPr="00BB7C0A">
        <w:rPr>
          <w:lang w:val="en-GB"/>
        </w:rPr>
        <w:t xml:space="preserve"> </w:t>
      </w:r>
      <w:r w:rsidRPr="00BB7C0A">
        <w:rPr>
          <w:lang w:val="en-GB"/>
        </w:rPr>
        <w:t xml:space="preserve">with circumplex VA </w:t>
      </w:r>
      <w:r w:rsidRPr="00BB7C0A">
        <w:rPr>
          <w:lang w:val="en-GB"/>
        </w:rPr>
        <w:lastRenderedPageBreak/>
        <w:t xml:space="preserve">space-based training datasets. </w:t>
      </w:r>
      <w:commentRangeEnd w:id="83"/>
      <w:r w:rsidR="0032604D">
        <w:rPr>
          <w:rStyle w:val="CommentReference"/>
        </w:rPr>
        <w:commentReference w:id="83"/>
      </w:r>
      <w:r w:rsidRPr="00BB7C0A">
        <w:rPr>
          <w:lang w:val="en-GB"/>
        </w:rPr>
        <w:t>With a large enough dataset, the same can be achieved on four-dimensional emotional analysis in Danish texts.</w:t>
      </w:r>
    </w:p>
    <w:p w14:paraId="7E0DAD0F" w14:textId="572EF032" w:rsidR="000330E0" w:rsidRPr="000330E0" w:rsidRDefault="00AD5DFB" w:rsidP="00994B8A">
      <w:pPr>
        <w:pStyle w:val="Heading1"/>
      </w:pPr>
      <w:bookmarkStart w:id="84" w:name="_Toc33298924"/>
      <w:bookmarkStart w:id="85" w:name="_Toc34300582"/>
      <w:r>
        <w:t xml:space="preserve">Current </w:t>
      </w:r>
      <w:r w:rsidR="00D82073">
        <w:t>Status</w:t>
      </w:r>
      <w:bookmarkEnd w:id="84"/>
      <w:bookmarkEnd w:id="85"/>
    </w:p>
    <w:p w14:paraId="3D17C91E" w14:textId="4A1E0E0C" w:rsidR="7551D625" w:rsidRDefault="7551D625" w:rsidP="00766528">
      <w:pPr>
        <w:pStyle w:val="Heading2"/>
        <w:ind w:left="567" w:hanging="567"/>
      </w:pPr>
      <w:bookmarkStart w:id="86" w:name="_Toc33298925"/>
      <w:bookmarkStart w:id="87" w:name="_Toc34300583"/>
      <w:r w:rsidRPr="3B4DC13A">
        <w:rPr>
          <w:rFonts w:eastAsia="Times New Roman"/>
        </w:rPr>
        <w:t>Current Danish lexical SA</w:t>
      </w:r>
      <w:bookmarkEnd w:id="86"/>
      <w:bookmarkEnd w:id="87"/>
    </w:p>
    <w:p w14:paraId="35DE1EC0" w14:textId="6B3F1572" w:rsidR="50196B9E" w:rsidRPr="00BB7C0A" w:rsidRDefault="50196B9E" w:rsidP="00A968DF">
      <w:pPr>
        <w:rPr>
          <w:lang w:val="en-GB"/>
        </w:rPr>
      </w:pPr>
      <w:r w:rsidRPr="00BB7C0A">
        <w:rPr>
          <w:lang w:val="en-GB"/>
        </w:rPr>
        <w:t xml:space="preserve">The first SA tool for Danish, AFINN, stemmed from an </w:t>
      </w:r>
      <w:commentRangeStart w:id="88"/>
      <w:r w:rsidRPr="00BB7C0A">
        <w:rPr>
          <w:lang w:val="en-GB"/>
        </w:rPr>
        <w:t xml:space="preserve">interest in Twitter sentiment analysis </w:t>
      </w:r>
      <w:commentRangeEnd w:id="88"/>
      <w:r w:rsidR="00617569">
        <w:rPr>
          <w:rStyle w:val="CommentReference"/>
        </w:rPr>
        <w:commentReference w:id="88"/>
      </w:r>
      <w:r w:rsidR="00D77DED">
        <w:fldChar w:fldCharType="begin"/>
      </w:r>
      <w:r w:rsidR="00327619" w:rsidRPr="00BB7C0A">
        <w:rPr>
          <w:lang w:val="en-GB"/>
        </w:rPr>
        <w:instrText xml:space="preserve"> ADDIN ZOTERO_ITEM CSL_CITATION {"citationID":"VBxcSvy4","properties":{"formattedCitation":"(Nielsen, 2011)","plainCitation":"(Nielsen, 2011)","noteIndex":0},"citationItems":[{"id":493,"uris":["http://zotero.org/groups/2399712/items/B55HZDL9"],"uri":["http://zotero.org/groups/2399712/items/B55HZDL9"],"itemData":{"id":493,"type":"article-journal","abstract":"Sentiment analysis of microblogs such as Twitter has recently gained a fair amount of attention. One of the simplest sentiment analysis approaches compares the words of a posting against a labeled word list, where each word has been scored for valence, -- a 'sentiment lexicon' or 'affective word lists'. There exist several affective word lists, e.g., ANEW (Affective Norms for English Words) developed before the advent of microblogging and sentiment analysis. I wanted to examine how well ANEW and other word lists performs for the detection of sentiment strength in microblog posts in comparison with a new word list specifically constructed for microblogs. I used manually labeled postings from Twitter scored for sentiment. Using a simple word matching I show that the new word list may perform better than ANEW, though not as good as the more elaborate approach found in SentiStrength.","container-title":"arXiv:1103.2903 [cs]","note":"arXiv: 1103.2903","source":"arXiv.org","title":"A new ANEW: Evaluation of a word list for sentiment analysis in microblogs","title-short":"A new ANEW","URL":"http://arxiv.org/abs/1103.2903","author":[{"family":"Nielsen","given":"Finn Årup"}],"accessed":{"date-parts":[["2019",12,18]]},"issued":{"date-parts":[["2011",3,15]]}}}],"schema":"https://github.com/citation-style-language/schema/raw/master/csl-citation.json"} </w:instrText>
      </w:r>
      <w:r w:rsidR="00D77DED">
        <w:fldChar w:fldCharType="separate"/>
      </w:r>
      <w:r w:rsidR="00327619" w:rsidRPr="00BB7C0A">
        <w:rPr>
          <w:lang w:val="en-GB"/>
        </w:rPr>
        <w:t>(Nielsen, 2011)</w:t>
      </w:r>
      <w:r w:rsidR="00D77DED">
        <w:fldChar w:fldCharType="end"/>
      </w:r>
      <w:r w:rsidRPr="00BB7C0A">
        <w:rPr>
          <w:lang w:val="en-GB"/>
        </w:rPr>
        <w:t xml:space="preserve"> and was developed from machine translations of English sentiment lexicons </w:t>
      </w:r>
      <w:r w:rsidR="00327619">
        <w:fldChar w:fldCharType="begin"/>
      </w:r>
      <w:r w:rsidR="00327619" w:rsidRPr="00BB7C0A">
        <w:rPr>
          <w:lang w:val="en-GB"/>
        </w:rPr>
        <w:instrText xml:space="preserve"> ADDIN ZOTERO_ITEM CSL_CITATION {"citationID":"l96GkbAV","properties":{"formattedCitation":"(Nielsen, 2019)","plainCitation":"(Nielsen, 2019)","noteIndex":0},"citationItems":[{"id":372,"uris":["http://zotero.org/users/5985484/items/FHDVPMPA"],"uri":["http://zotero.org/users/5985484/items/FHDVPMPA"],"itemData":{"id":372,"type":"article","abstract":"A range of different Danish resources, datasets and tools, are presented. The\nfocus is on resources for use in automated computational systems and free resources\nthat can be redistributed and used in commercial applications.","title":"Danish resources","URL":"https://www2.imm.dtu.dk/pubdb/views/edoc_download.php/6956/pdf/imm6956.pdf","author":[{"family":"Nielsen","given":"Finn Årup"}],"issued":{"date-parts":[["2019",6,26]]}}}],"schema":"https://github.com/citation-style-language/schema/raw/master/csl-citation.json"} </w:instrText>
      </w:r>
      <w:r w:rsidR="00327619">
        <w:fldChar w:fldCharType="separate"/>
      </w:r>
      <w:r w:rsidR="00327619" w:rsidRPr="00BB7C0A">
        <w:rPr>
          <w:lang w:val="en-GB"/>
        </w:rPr>
        <w:t>(Nielsen, 2019)</w:t>
      </w:r>
      <w:r w:rsidR="00327619">
        <w:fldChar w:fldCharType="end"/>
      </w:r>
      <w:r w:rsidRPr="00BB7C0A">
        <w:rPr>
          <w:lang w:val="en-GB"/>
        </w:rPr>
        <w:t xml:space="preserve">. It currently consists of 3,552 rated words in Danish and 96 rated emoticons </w:t>
      </w:r>
      <w:commentRangeStart w:id="89"/>
      <w:r w:rsidR="00327619">
        <w:fldChar w:fldCharType="begin"/>
      </w:r>
      <w:r w:rsidR="005708D5" w:rsidRPr="00BB7C0A">
        <w:rPr>
          <w:lang w:val="en-GB"/>
        </w:rPr>
        <w:instrText xml:space="preserve"> ADDIN ZOTERO_ITEM CSL_CITATION {"citationID":"lJ9V7Xnf","properties":{"formattedCitation":"(Nielsen, 2015/2019)","plainCitation":"(Nielsen, 2015/2019)","noteIndex":0},"citationItems":[{"id":495,"uris":["http://zotero.org/groups/2399712/items/CW4GBX27"],"uri":["http://zotero.org/groups/2399712/items/CW4GBX27"],"itemData":{"id":495,"type":"book","abstract":"AFINN sentiment analysis in Python.","genre":"Jupyter Notebook","note":"original-date: 2015-07-06T08:34:13Z","source":"GitHub","title":"fnielsen/afinn","URL":"https://github.com/fnielsen/afinn","author":[{"family":"Nielsen","given":"Finn Årup"}],"accessed":{"date-parts":[["2019",12,18]]},"issued":{"date-parts":[["2019",12,14]]}}}],"schema":"https://github.com/citation-style-language/schema/raw/master/csl-citation.json"} </w:instrText>
      </w:r>
      <w:r w:rsidR="00327619">
        <w:fldChar w:fldCharType="separate"/>
      </w:r>
      <w:r w:rsidR="005708D5" w:rsidRPr="00BB7C0A">
        <w:rPr>
          <w:lang w:val="en-GB"/>
        </w:rPr>
        <w:t>(Nielsen, 2015/2019)</w:t>
      </w:r>
      <w:r w:rsidR="00327619">
        <w:fldChar w:fldCharType="end"/>
      </w:r>
      <w:commentRangeEnd w:id="89"/>
      <w:r w:rsidR="00617569">
        <w:rPr>
          <w:rStyle w:val="CommentReference"/>
        </w:rPr>
        <w:commentReference w:id="89"/>
      </w:r>
      <w:r w:rsidRPr="00BB7C0A">
        <w:rPr>
          <w:lang w:val="en-GB"/>
        </w:rPr>
        <w:t>.</w:t>
      </w:r>
    </w:p>
    <w:p w14:paraId="13956137" w14:textId="77777777" w:rsidR="00DA2C4D" w:rsidRPr="00BB7C0A" w:rsidRDefault="50196B9E" w:rsidP="00A968DF">
      <w:pPr>
        <w:rPr>
          <w:lang w:val="en-GB"/>
        </w:rPr>
      </w:pPr>
      <w:r w:rsidRPr="00BB7C0A">
        <w:rPr>
          <w:lang w:val="en-GB"/>
        </w:rPr>
        <w:t xml:space="preserve">SENTIDA is a lexicon consisting of the 5,263 most-used Danish sentiment-carrying lemmas </w:t>
      </w:r>
      <w:r w:rsidR="005708D5">
        <w:fldChar w:fldCharType="begin"/>
      </w:r>
      <w:r w:rsidR="005708D5" w:rsidRPr="00BB7C0A">
        <w:rPr>
          <w:lang w:val="en-GB"/>
        </w:rPr>
        <w:instrText xml:space="preserve"> ADDIN ZOTERO_ITEM CSL_CITATION {"citationID":"nxRYcfbZ","properties":{"formattedCitation":"(Lauridsen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5708D5">
        <w:fldChar w:fldCharType="separate"/>
      </w:r>
      <w:r w:rsidR="005708D5" w:rsidRPr="00BB7C0A">
        <w:rPr>
          <w:lang w:val="en-GB"/>
        </w:rPr>
        <w:t>(Lauridsen et al., 2019)</w:t>
      </w:r>
      <w:r w:rsidR="005708D5">
        <w:fldChar w:fldCharType="end"/>
      </w:r>
      <w:r w:rsidRPr="00BB7C0A">
        <w:rPr>
          <w:lang w:val="en-GB"/>
        </w:rPr>
        <w:t xml:space="preserve">. These words were separately rated for positive vs. negative sentiment by the three authors, and the mean rating is used as sentiment score </w:t>
      </w:r>
      <w:r w:rsidR="005708D5">
        <w:fldChar w:fldCharType="begin"/>
      </w:r>
      <w:r w:rsidR="007F2590" w:rsidRPr="00BB7C0A">
        <w:rPr>
          <w:lang w:val="en-GB"/>
        </w:rPr>
        <w:instrText xml:space="preserve"> ADDIN ZOTERO_ITEM CSL_CITATION {"citationID":"tPcuIZKA","properties":{"formattedCitation":"(Lauridsen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5708D5">
        <w:fldChar w:fldCharType="separate"/>
      </w:r>
      <w:r w:rsidR="007F2590" w:rsidRPr="00BB7C0A">
        <w:rPr>
          <w:lang w:val="en-GB"/>
        </w:rPr>
        <w:t>(Lauridsen et al., 2019)</w:t>
      </w:r>
      <w:r w:rsidR="005708D5">
        <w:fldChar w:fldCharType="end"/>
      </w:r>
      <w:r w:rsidRPr="00BB7C0A">
        <w:rPr>
          <w:lang w:val="en-GB"/>
        </w:rPr>
        <w:t xml:space="preserve">. </w:t>
      </w:r>
      <w:r w:rsidR="00F93824" w:rsidRPr="00BB7C0A">
        <w:rPr>
          <w:lang w:val="en-GB"/>
        </w:rPr>
        <w:t xml:space="preserve">Words that did not </w:t>
      </w:r>
      <w:r w:rsidR="0058463B" w:rsidRPr="00BB7C0A">
        <w:rPr>
          <w:lang w:val="en-GB"/>
        </w:rPr>
        <w:t xml:space="preserve">overlap between AFINN and SENTIDA were </w:t>
      </w:r>
      <w:r w:rsidR="002C0B1E" w:rsidRPr="00BB7C0A">
        <w:rPr>
          <w:lang w:val="en-GB"/>
        </w:rPr>
        <w:t>copied from AFINN and re-rated by the SENTIDA team.</w:t>
      </w:r>
    </w:p>
    <w:p w14:paraId="507EA252" w14:textId="69A39DD4" w:rsidR="50196B9E" w:rsidRPr="00BB7C0A" w:rsidRDefault="50196B9E" w:rsidP="00A968DF">
      <w:pPr>
        <w:rPr>
          <w:lang w:val="en-GB"/>
        </w:rPr>
      </w:pPr>
    </w:p>
    <w:p w14:paraId="176C1500" w14:textId="3D9715C4" w:rsidR="7551D625" w:rsidRDefault="7551D625" w:rsidP="00766528">
      <w:pPr>
        <w:pStyle w:val="Heading2"/>
        <w:ind w:left="567" w:hanging="567"/>
      </w:pPr>
      <w:bookmarkStart w:id="90" w:name="_Toc33298926"/>
      <w:bookmarkStart w:id="91" w:name="_Toc34300584"/>
      <w:commentRangeStart w:id="92"/>
      <w:r w:rsidRPr="3B4DC13A">
        <w:rPr>
          <w:rFonts w:eastAsia="Times New Roman"/>
        </w:rPr>
        <w:t xml:space="preserve">Difficulties in </w:t>
      </w:r>
      <w:r w:rsidR="00D062E4">
        <w:rPr>
          <w:rFonts w:eastAsia="Times New Roman"/>
        </w:rPr>
        <w:t>SA</w:t>
      </w:r>
      <w:bookmarkEnd w:id="90"/>
      <w:bookmarkEnd w:id="91"/>
      <w:commentRangeEnd w:id="92"/>
      <w:r w:rsidR="00617569">
        <w:rPr>
          <w:rStyle w:val="CommentReference"/>
          <w:b w:val="0"/>
        </w:rPr>
        <w:commentReference w:id="92"/>
      </w:r>
    </w:p>
    <w:p w14:paraId="03E406C7" w14:textId="29C0EF1E" w:rsidR="7551D625" w:rsidRDefault="008A3E8F" w:rsidP="00A968DF">
      <w:pPr>
        <w:pStyle w:val="Heading3"/>
      </w:pPr>
      <w:bookmarkStart w:id="93" w:name="_Toc33298927"/>
      <w:bookmarkStart w:id="94" w:name="_Toc34300585"/>
      <w:r>
        <w:rPr>
          <w:rFonts w:eastAsia="Times New Roman"/>
        </w:rPr>
        <w:t>Problems in BoW</w:t>
      </w:r>
      <w:bookmarkEnd w:id="93"/>
      <w:bookmarkEnd w:id="94"/>
      <w:r>
        <w:rPr>
          <w:rFonts w:eastAsia="Times New Roman"/>
        </w:rPr>
        <w:t xml:space="preserve"> </w:t>
      </w:r>
    </w:p>
    <w:p w14:paraId="234C18AD" w14:textId="2F42E588" w:rsidR="7551D625" w:rsidRPr="00BB7C0A" w:rsidRDefault="007B3255" w:rsidP="00A968DF">
      <w:pPr>
        <w:rPr>
          <w:lang w:val="en-GB"/>
        </w:rPr>
      </w:pPr>
      <w:r w:rsidRPr="00BB7C0A">
        <w:rPr>
          <w:lang w:val="en-GB"/>
        </w:rPr>
        <w:t xml:space="preserve">Only using the </w:t>
      </w:r>
      <w:r w:rsidR="7551D625" w:rsidRPr="00BB7C0A">
        <w:rPr>
          <w:lang w:val="en-GB"/>
        </w:rPr>
        <w:t xml:space="preserve">BoW approach </w:t>
      </w:r>
      <w:r w:rsidR="00D16C40" w:rsidRPr="00BB7C0A">
        <w:rPr>
          <w:lang w:val="en-GB"/>
        </w:rPr>
        <w:t xml:space="preserve">has </w:t>
      </w:r>
      <w:r w:rsidR="0063780D" w:rsidRPr="00BB7C0A">
        <w:rPr>
          <w:lang w:val="en-GB"/>
        </w:rPr>
        <w:t>four main problems for S</w:t>
      </w:r>
      <w:r w:rsidR="003636C2" w:rsidRPr="00BB7C0A">
        <w:rPr>
          <w:lang w:val="en-GB"/>
        </w:rPr>
        <w:t>A</w:t>
      </w:r>
      <w:r w:rsidRPr="00BB7C0A">
        <w:rPr>
          <w:lang w:val="en-GB"/>
        </w:rPr>
        <w:t xml:space="preserve"> on texts</w:t>
      </w:r>
      <w:r w:rsidR="0063780D" w:rsidRPr="00BB7C0A">
        <w:rPr>
          <w:lang w:val="en-GB"/>
        </w:rPr>
        <w:t>:</w:t>
      </w:r>
    </w:p>
    <w:p w14:paraId="37E7C6A8" w14:textId="281561BC" w:rsidR="7551D625" w:rsidRPr="00BB7C0A" w:rsidRDefault="7551D625" w:rsidP="00A968DF">
      <w:pPr>
        <w:pStyle w:val="ListParagraph"/>
        <w:numPr>
          <w:ilvl w:val="0"/>
          <w:numId w:val="7"/>
        </w:numPr>
        <w:rPr>
          <w:rFonts w:asciiTheme="minorHAnsi" w:eastAsiaTheme="minorEastAsia" w:hAnsiTheme="minorHAnsi" w:cstheme="minorBidi"/>
          <w:lang w:val="en-GB"/>
        </w:rPr>
      </w:pPr>
      <w:commentRangeStart w:id="95"/>
      <w:r w:rsidRPr="00BB7C0A">
        <w:rPr>
          <w:rFonts w:eastAsia="Times New Roman"/>
          <w:lang w:val="en-GB"/>
        </w:rPr>
        <w:t>Ignores syntactic relations between words. Relationships like verb-noun structure are ignored and generalized which limits the use case accuracy.</w:t>
      </w:r>
    </w:p>
    <w:p w14:paraId="50E3B81A" w14:textId="10AFBF2C" w:rsidR="7551D625" w:rsidRPr="00BB7C0A" w:rsidRDefault="7551D625" w:rsidP="00A968DF">
      <w:pPr>
        <w:pStyle w:val="ListParagraph"/>
        <w:numPr>
          <w:ilvl w:val="0"/>
          <w:numId w:val="7"/>
        </w:numPr>
        <w:rPr>
          <w:rFonts w:asciiTheme="minorHAnsi" w:eastAsiaTheme="minorEastAsia" w:hAnsiTheme="minorHAnsi" w:cstheme="minorBidi"/>
          <w:lang w:val="en-GB"/>
        </w:rPr>
      </w:pPr>
      <w:r w:rsidRPr="00BB7C0A">
        <w:rPr>
          <w:rFonts w:eastAsia="Times New Roman"/>
          <w:lang w:val="en-GB"/>
        </w:rPr>
        <w:t xml:space="preserve">Ignores intensity modifications of words as these depend on syntactical relation like proximity, e.g., </w:t>
      </w:r>
      <w:r w:rsidRPr="00BB7C0A">
        <w:rPr>
          <w:rFonts w:eastAsia="Times New Roman"/>
          <w:i/>
          <w:lang w:val="en-GB"/>
        </w:rPr>
        <w:t>not</w:t>
      </w:r>
      <w:r w:rsidRPr="00BB7C0A">
        <w:rPr>
          <w:rFonts w:eastAsia="Times New Roman"/>
          <w:lang w:val="en-GB"/>
        </w:rPr>
        <w:t xml:space="preserve"> or adverbs have no effect on the subsequent words.</w:t>
      </w:r>
    </w:p>
    <w:p w14:paraId="26BA0CA9" w14:textId="3AE496CE" w:rsidR="7551D625" w:rsidRPr="00BB7C0A" w:rsidRDefault="7551D625" w:rsidP="00A968DF">
      <w:pPr>
        <w:pStyle w:val="ListParagraph"/>
        <w:numPr>
          <w:ilvl w:val="0"/>
          <w:numId w:val="7"/>
        </w:numPr>
        <w:rPr>
          <w:rFonts w:asciiTheme="minorHAnsi" w:eastAsiaTheme="minorEastAsia" w:hAnsiTheme="minorHAnsi" w:cstheme="minorBidi"/>
          <w:lang w:val="en-GB"/>
        </w:rPr>
      </w:pPr>
      <w:r w:rsidRPr="00BB7C0A">
        <w:rPr>
          <w:rFonts w:eastAsia="Times New Roman"/>
          <w:lang w:val="en-GB"/>
        </w:rPr>
        <w:t xml:space="preserve">Does not reflect human sentiment perception. Humans use pattern recognition and context knowledge to read the sentiment of texts. This is approachable with state-of-the-art methods and might be implementable with neural network (NN) compositions </w:t>
      </w:r>
      <w:r w:rsidR="00527858">
        <w:rPr>
          <w:rFonts w:eastAsia="Times New Roman"/>
        </w:rPr>
        <w:fldChar w:fldCharType="begin"/>
      </w:r>
      <w:r w:rsidR="00EF4DAF" w:rsidRPr="00BB7C0A">
        <w:rPr>
          <w:rFonts w:eastAsia="Times New Roman"/>
          <w:lang w:val="en-GB"/>
        </w:rPr>
        <w:instrText xml:space="preserve"> ADDIN ZOTERO_ITEM CSL_CITATION {"citationID":"5mZLg5YT","properties":{"formattedCitation":"(Wang et al., 2016)","plainCitation":"(Wang et al., 2016)","noteIndex":0},"citationItems":[{"id":390,"uris":["http://zotero.org/users/5985484/items/7QKVCR59"],"uri":["http://zotero.org/users/5985484/items/7QKVCR59"],"itemData":{"id":390,"type":"paper-conference","container-title":"Proceedings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527858">
        <w:rPr>
          <w:rFonts w:eastAsia="Times New Roman"/>
        </w:rPr>
        <w:fldChar w:fldCharType="separate"/>
      </w:r>
      <w:r w:rsidR="00EF4DAF" w:rsidRPr="00BB7C0A">
        <w:rPr>
          <w:lang w:val="en-GB"/>
        </w:rPr>
        <w:t>(Wang et al., 2016)</w:t>
      </w:r>
      <w:r w:rsidR="00527858">
        <w:rPr>
          <w:rFonts w:eastAsia="Times New Roman"/>
        </w:rPr>
        <w:fldChar w:fldCharType="end"/>
      </w:r>
      <w:r w:rsidRPr="00BB7C0A">
        <w:rPr>
          <w:rFonts w:eastAsia="Times New Roman"/>
          <w:lang w:val="en-GB"/>
        </w:rPr>
        <w:t>.</w:t>
      </w:r>
    </w:p>
    <w:p w14:paraId="5E9D5EE4" w14:textId="3B6650EA" w:rsidR="7551D625" w:rsidRPr="00BB7C0A" w:rsidRDefault="7551D625" w:rsidP="00A968DF">
      <w:pPr>
        <w:pStyle w:val="ListParagraph"/>
        <w:numPr>
          <w:ilvl w:val="0"/>
          <w:numId w:val="7"/>
        </w:numPr>
        <w:rPr>
          <w:rFonts w:asciiTheme="minorHAnsi" w:eastAsiaTheme="minorEastAsia" w:hAnsiTheme="minorHAnsi" w:cstheme="minorBidi"/>
          <w:lang w:val="en-GB"/>
        </w:rPr>
      </w:pPr>
      <w:r w:rsidRPr="00BB7C0A">
        <w:rPr>
          <w:rFonts w:eastAsia="Times New Roman"/>
          <w:lang w:val="en-GB"/>
        </w:rPr>
        <w:t>No difference in homonyms or contexts as a word can only appear once in the same form.</w:t>
      </w:r>
      <w:commentRangeEnd w:id="95"/>
      <w:r w:rsidR="00617569">
        <w:rPr>
          <w:rStyle w:val="CommentReference"/>
        </w:rPr>
        <w:commentReference w:id="95"/>
      </w:r>
    </w:p>
    <w:p w14:paraId="55C94AF8" w14:textId="5CFAE210" w:rsidR="7551D625" w:rsidRDefault="7551D625" w:rsidP="00A968DF">
      <w:r w:rsidRPr="00BB7C0A">
        <w:rPr>
          <w:lang w:val="en-GB"/>
        </w:rPr>
        <w:t xml:space="preserve">Alleviations for the BoW approach are introduced in AFINN, SENTIDA, and VADER to differing degrees such as adverbial intensification modifiers, exclamation mark multiplier, and negations. </w:t>
      </w:r>
      <w:r w:rsidRPr="3B4DC13A">
        <w:t>In SentidaV2 these are improved compared to SENTIDA.</w:t>
      </w:r>
    </w:p>
    <w:p w14:paraId="0A45B06A" w14:textId="28769965" w:rsidR="008A3E8F" w:rsidRDefault="008A3E8F" w:rsidP="00A968DF">
      <w:pPr>
        <w:pStyle w:val="Heading3"/>
        <w:rPr>
          <w:rFonts w:eastAsia="Times New Roman"/>
        </w:rPr>
      </w:pPr>
      <w:bookmarkStart w:id="96" w:name="_Toc33298928"/>
      <w:bookmarkStart w:id="97" w:name="_Toc34300586"/>
      <w:r>
        <w:rPr>
          <w:rFonts w:eastAsia="Times New Roman"/>
        </w:rPr>
        <w:t>Problems in NN</w:t>
      </w:r>
      <w:bookmarkEnd w:id="96"/>
      <w:bookmarkEnd w:id="97"/>
    </w:p>
    <w:p w14:paraId="140F3F61" w14:textId="6385CA86" w:rsidR="008A3E8F" w:rsidRPr="00BB7C0A" w:rsidRDefault="00081A91" w:rsidP="00A968DF">
      <w:pPr>
        <w:rPr>
          <w:lang w:val="en-GB"/>
        </w:rPr>
      </w:pPr>
      <w:r w:rsidRPr="00BB7C0A">
        <w:rPr>
          <w:lang w:val="en-GB"/>
        </w:rPr>
        <w:t xml:space="preserve">Even though </w:t>
      </w:r>
      <w:r w:rsidR="00B85C85" w:rsidRPr="00BB7C0A">
        <w:rPr>
          <w:lang w:val="en-GB"/>
        </w:rPr>
        <w:t>NN</w:t>
      </w:r>
      <w:r w:rsidRPr="00BB7C0A">
        <w:rPr>
          <w:lang w:val="en-GB"/>
        </w:rPr>
        <w:t xml:space="preserve">-based architectures have high accuracy, their processing speed is very </w:t>
      </w:r>
      <w:r w:rsidR="00726B1F" w:rsidRPr="00BB7C0A">
        <w:rPr>
          <w:lang w:val="en-GB"/>
        </w:rPr>
        <w:t>slow,</w:t>
      </w:r>
      <w:r w:rsidRPr="00BB7C0A">
        <w:rPr>
          <w:lang w:val="en-GB"/>
        </w:rPr>
        <w:t xml:space="preserve"> and a lot of </w:t>
      </w:r>
      <w:r w:rsidR="00D96732" w:rsidRPr="00BB7C0A">
        <w:rPr>
          <w:lang w:val="en-GB"/>
        </w:rPr>
        <w:t xml:space="preserve">good quality </w:t>
      </w:r>
      <w:r w:rsidRPr="00BB7C0A">
        <w:rPr>
          <w:lang w:val="en-GB"/>
        </w:rPr>
        <w:t xml:space="preserve">data is required to </w:t>
      </w:r>
      <w:r w:rsidR="00D96732" w:rsidRPr="00BB7C0A">
        <w:rPr>
          <w:lang w:val="en-GB"/>
        </w:rPr>
        <w:t xml:space="preserve">train </w:t>
      </w:r>
      <w:r w:rsidRPr="00BB7C0A">
        <w:rPr>
          <w:lang w:val="en-GB"/>
        </w:rPr>
        <w:t xml:space="preserve">them which creates problems with </w:t>
      </w:r>
      <w:r w:rsidR="00FC295C" w:rsidRPr="00BB7C0A">
        <w:rPr>
          <w:lang w:val="en-GB"/>
        </w:rPr>
        <w:t xml:space="preserve">the workload of the dataset development as well as the </w:t>
      </w:r>
      <w:r w:rsidR="00A012D8" w:rsidRPr="00BB7C0A">
        <w:rPr>
          <w:lang w:val="en-GB"/>
        </w:rPr>
        <w:t xml:space="preserve">time for </w:t>
      </w:r>
      <w:r w:rsidR="00B160E2" w:rsidRPr="00BB7C0A">
        <w:rPr>
          <w:lang w:val="en-GB"/>
        </w:rPr>
        <w:t>processing the text itself</w:t>
      </w:r>
      <w:r w:rsidR="00D96732" w:rsidRPr="00BB7C0A">
        <w:rPr>
          <w:lang w:val="en-GB"/>
        </w:rPr>
        <w:t xml:space="preserve"> during text analysis.</w:t>
      </w:r>
    </w:p>
    <w:p w14:paraId="489F50A8" w14:textId="6CFD517F" w:rsidR="7551D625" w:rsidRPr="00BB7C0A" w:rsidRDefault="00B95F0A" w:rsidP="00766528">
      <w:pPr>
        <w:pStyle w:val="Heading2"/>
        <w:ind w:left="567" w:hanging="567"/>
        <w:rPr>
          <w:lang w:val="en-GB"/>
        </w:rPr>
      </w:pPr>
      <w:bookmarkStart w:id="98" w:name="_Toc33298929"/>
      <w:bookmarkStart w:id="99" w:name="_Toc34300587"/>
      <w:commentRangeStart w:id="100"/>
      <w:r w:rsidRPr="00BB7C0A">
        <w:rPr>
          <w:rFonts w:eastAsia="Times New Roman"/>
          <w:lang w:val="en-GB"/>
        </w:rPr>
        <w:t>Potential of q</w:t>
      </w:r>
      <w:r w:rsidR="7551D625" w:rsidRPr="00BB7C0A">
        <w:rPr>
          <w:rFonts w:eastAsia="Times New Roman"/>
          <w:lang w:val="en-GB"/>
        </w:rPr>
        <w:t>uantitative dimensional measures of emotion</w:t>
      </w:r>
      <w:r w:rsidR="00E3006F" w:rsidRPr="00BB7C0A">
        <w:rPr>
          <w:rFonts w:eastAsia="Times New Roman"/>
          <w:lang w:val="en-GB"/>
        </w:rPr>
        <w:t xml:space="preserve"> for SA</w:t>
      </w:r>
      <w:bookmarkEnd w:id="98"/>
      <w:bookmarkEnd w:id="99"/>
      <w:commentRangeEnd w:id="100"/>
      <w:r w:rsidR="0080220A">
        <w:rPr>
          <w:rStyle w:val="CommentReference"/>
          <w:b w:val="0"/>
        </w:rPr>
        <w:commentReference w:id="100"/>
      </w:r>
    </w:p>
    <w:p w14:paraId="409658A8" w14:textId="466074CE" w:rsidR="7551D625" w:rsidRPr="00BB7C0A" w:rsidRDefault="7551D625" w:rsidP="00A968DF">
      <w:pPr>
        <w:rPr>
          <w:lang w:val="en-GB"/>
        </w:rPr>
      </w:pPr>
      <w:r w:rsidRPr="00BB7C0A">
        <w:rPr>
          <w:lang w:val="en-GB"/>
        </w:rPr>
        <w:t xml:space="preserve">Beyond Ekman’s basic emotions of anger, disgust, fear, happiness, sadness, and surprise </w:t>
      </w:r>
      <w:r w:rsidR="00EF4DAF">
        <w:fldChar w:fldCharType="begin"/>
      </w:r>
      <w:r w:rsidR="00EF4DAF" w:rsidRPr="00BB7C0A">
        <w:rPr>
          <w:lang w:val="en-GB"/>
        </w:rPr>
        <w:instrText xml:space="preserve"> ADDIN ZOTERO_ITEM CSL_CITATION {"citationID":"rm9hfh96","properties":{"formattedCitation":"(Ekman, 1992)","plainCitation":"(Ekman, 1992)","noteIndex":0},"citationItems":[{"id":452,"uris":["http://zotero.org/users/5985484/items/6U4TV3IR"],"uri":["http://zotero.org/users/5985484/items/6U4TV3IR"],"itemData":{"id":452,"type":"article-journal","abstract":"Emotions are viewed as having evolved through their adaptive value in dealing with fundamental life-tasks. Each emotion has unique features: signal, physiology, and antecedent events. Each emotion also has characteristics in common with other emotions: rapid onset, short duration, unbidden occurrence, automatic appraisal, and coherence among responses. These shared and unique characteristics are the product of our evolution, and distinguish emotions from other affective phenomena.","container-title":"Cognition and Emotion","DOI":"10.1080/02699939208411068","ISSN":"0269-9931","issue":"3-4","page":"169-200","source":"Taylor and Francis+NEJM","title":"An argument for basic emotions","volume":"6","author":[{"family":"Ekman","given":"Paul"}],"issued":{"date-parts":[["1992",5,1]]}}}],"schema":"https://github.com/citation-style-language/schema/raw/master/csl-citation.json"} </w:instrText>
      </w:r>
      <w:r w:rsidR="00EF4DAF">
        <w:fldChar w:fldCharType="separate"/>
      </w:r>
      <w:r w:rsidR="00EF4DAF" w:rsidRPr="00BB7C0A">
        <w:rPr>
          <w:lang w:val="en-GB"/>
        </w:rPr>
        <w:t>(Ekman, 1992)</w:t>
      </w:r>
      <w:r w:rsidR="00EF4DAF">
        <w:fldChar w:fldCharType="end"/>
      </w:r>
      <w:r w:rsidRPr="00BB7C0A">
        <w:rPr>
          <w:lang w:val="en-GB"/>
        </w:rPr>
        <w:t>, the focus in Emma</w:t>
      </w:r>
      <w:r w:rsidR="00EF4DAF" w:rsidRPr="00BB7C0A">
        <w:rPr>
          <w:lang w:val="en-GB"/>
        </w:rPr>
        <w:t xml:space="preserve"> </w:t>
      </w:r>
      <w:r w:rsidRPr="00BB7C0A">
        <w:rPr>
          <w:lang w:val="en-GB"/>
        </w:rPr>
        <w:t xml:space="preserve">is on the dimensional quantitative models of emotion such as the </w:t>
      </w:r>
      <w:commentRangeStart w:id="101"/>
      <w:r w:rsidRPr="00BB7C0A">
        <w:rPr>
          <w:lang w:val="en-GB"/>
        </w:rPr>
        <w:t xml:space="preserve">circumplex model of affect </w:t>
      </w:r>
      <w:r w:rsidR="003712D6">
        <w:fldChar w:fldCharType="begin"/>
      </w:r>
      <w:r w:rsidR="003712D6" w:rsidRPr="00BB7C0A">
        <w:rPr>
          <w:lang w:val="en-GB"/>
        </w:rPr>
        <w:instrText xml:space="preserve"> ADDIN ZOTERO_ITEM CSL_CITATION {"citationID":"inucDn6q","properties":{"formattedCitation":"(Russell, 1980)","plainCitation":"(Russell, 1980)","noteIndex":0},"citationItems":[{"id":431,"uris":["http://zotero.org/users/5985484/items/XUVYJ4PR"],"uri":["http://zotero.org/users/5985484/items/XUVYJ4PR"],"itemData":{"id":431,"type":"article-journal","abstract":"Factor-analytic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2016 APA, all rights reserved)","container-title":"Journal of Personality and Social Psychology","DOI":"10.1037/h0077714","ISSN":"1939-1315(Electronic),0022-3514(Print)","issue":"6","page":"1161-1178","source":"APA PsycNET","title":"A circumplex model of affect","volume":"39","author":[{"family":"Russell","given":"James A."}],"issued":{"date-parts":[["1980"]]}}}],"schema":"https://github.com/citation-style-language/schema/raw/master/csl-citation.json"} </w:instrText>
      </w:r>
      <w:r w:rsidR="003712D6">
        <w:fldChar w:fldCharType="separate"/>
      </w:r>
      <w:r w:rsidR="003712D6" w:rsidRPr="00BB7C0A">
        <w:rPr>
          <w:lang w:val="en-GB"/>
        </w:rPr>
        <w:t>(Russell, 1980)</w:t>
      </w:r>
      <w:r w:rsidR="003712D6">
        <w:fldChar w:fldCharType="end"/>
      </w:r>
      <w:r w:rsidRPr="00BB7C0A">
        <w:rPr>
          <w:lang w:val="en-GB"/>
        </w:rPr>
        <w:t xml:space="preserve">, the PANA model </w:t>
      </w:r>
      <w:r w:rsidR="003712D6">
        <w:fldChar w:fldCharType="begin"/>
      </w:r>
      <w:r w:rsidR="003712D6" w:rsidRPr="00BB7C0A">
        <w:rPr>
          <w:lang w:val="en-GB"/>
        </w:rPr>
        <w:instrText xml:space="preserve"> ADDIN ZOTERO_ITEM CSL_CITATION {"citationID":"gBi3yFTF","properties":{"formattedCitation":"(Watson &amp; Tellegen, 1985)","plainCitation":"(Watson &amp; Tellegen, 1985)","noteIndex":0},"citationItems":[{"id":550,"uris":["http://zotero.org/groups/2399712/items/4ZUJKU6K"],"uri":["http://zotero.org/groups/2399712/items/4ZUJKU6K"],"itemData":{"id":550,"type":"article-journal","abstract":"Reanalyses of a number of studies of self-reported mood indicate that Positive and Negative Affect consistently emerge as the first two Varimax rotated dimensions in orthogonal factor analyses or as the first two second-order factors derived from oblique solutions. The two factors emerged with varying sets of descriptors and were even replicated in several data sets characterized by possible methodological problems noted by earlier writers (acquiescence response bias, inappropriate response formats, and so on). The results thus strongly attest to the stability and robustness of Positive and Negative Affect in self-report. Because this same two-dimensional configuration has also been consistently identified in all of the other major lines of mood research, it is now firmly established as the basic structure of English-language affect at the general factor level.","container-title":"Psychological Bulletin","DOI":"10.1037/0033-2909.98.2.219","ISSN":"0033-2909","issue":"2","language":"eng","page":"219–235","source":"soeg.kb.dk","title":"Toward a Consensual Structure of Mood","volume":"98","author":[{"family":"Watson","given":"David"},{"family":"Tellegen","given":"Auke"}],"issued":{"date-parts":[["1985"]]}}}],"schema":"https://github.com/citation-style-language/schema/raw/master/csl-citation.json"} </w:instrText>
      </w:r>
      <w:r w:rsidR="003712D6">
        <w:fldChar w:fldCharType="separate"/>
      </w:r>
      <w:r w:rsidR="003712D6" w:rsidRPr="00BB7C0A">
        <w:rPr>
          <w:lang w:val="en-GB"/>
        </w:rPr>
        <w:t>(Watson &amp; Tellegen, 1985)</w:t>
      </w:r>
      <w:r w:rsidR="003712D6">
        <w:fldChar w:fldCharType="end"/>
      </w:r>
      <w:r w:rsidRPr="00BB7C0A">
        <w:rPr>
          <w:lang w:val="en-GB"/>
        </w:rPr>
        <w:t xml:space="preserve">, Plutchik’s model </w:t>
      </w:r>
      <w:r w:rsidR="00724C0A">
        <w:fldChar w:fldCharType="begin"/>
      </w:r>
      <w:r w:rsidR="00724C0A" w:rsidRPr="00BB7C0A">
        <w:rPr>
          <w:lang w:val="en-GB"/>
        </w:rPr>
        <w:instrText xml:space="preserve"> ADDIN ZOTERO_ITEM CSL_CITATION {"citationID":"Pu9z7ufk","properties":{"formattedCitation":"(Plutchik, 2001)","plainCitation":"(Plutchik, 2001)","noteIndex":0},"citationItems":[{"id":552,"uris":["http://zotero.org/groups/2399712/items/82YY4FEJ"],"uri":["http://zotero.org/groups/2399712/items/82YY4FEJ"],"itemData":{"id":552,"type":"article-journal","archive":"JSTOR","container-title":"American Scientist","ISSN":"0003-0996","issue":"4","page":"344-350","source":"JSTOR","title":"The Nature of Emotions: Human emotions have deep evolutionary roots, a fact that may explain their complexity and provide tools for clinical practice","title-short":"The Nature of Emotions","volume":"89","author":[{"family":"Plutchik","given":"Robert"}],"issued":{"date-parts":[["2001"]]}}}],"schema":"https://github.com/citation-style-language/schema/raw/master/csl-citation.json"} </w:instrText>
      </w:r>
      <w:r w:rsidR="00724C0A">
        <w:fldChar w:fldCharType="separate"/>
      </w:r>
      <w:r w:rsidR="00724C0A" w:rsidRPr="00BB7C0A">
        <w:rPr>
          <w:lang w:val="en-GB"/>
        </w:rPr>
        <w:t>(Plutchik, 2001)</w:t>
      </w:r>
      <w:r w:rsidR="00724C0A">
        <w:fldChar w:fldCharType="end"/>
      </w:r>
      <w:r w:rsidRPr="00BB7C0A">
        <w:rPr>
          <w:lang w:val="en-GB"/>
        </w:rPr>
        <w:t xml:space="preserve">,  PAD </w:t>
      </w:r>
      <w:r w:rsidR="00724C0A">
        <w:fldChar w:fldCharType="begin"/>
      </w:r>
      <w:r w:rsidR="00E76CDB" w:rsidRPr="00BB7C0A">
        <w:rPr>
          <w:lang w:val="en-GB"/>
        </w:rPr>
        <w:instrText xml:space="preserve"> ADDIN ZOTERO_ITEM CSL_CITATION {"citationID":"8bGaZYuy","properties":{"formattedCitation":"(Mehrabian, 1980)","plainCitation":"(Mehrabian, 1980)","noteIndex":0},"citationItems":[{"id":553,"uris":["http://zotero.org/groups/2399712/items/QLKADCRL"],"uri":["http://zotero.org/groups/2399712/items/QLKADCRL"],"itemData":{"id":553,"type":"book","abstract":"xxi,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schema":"https://github.com/citation-style-language/schema/raw/master/csl-citation.json"} </w:instrText>
      </w:r>
      <w:r w:rsidR="00724C0A">
        <w:fldChar w:fldCharType="separate"/>
      </w:r>
      <w:r w:rsidR="00E76CDB" w:rsidRPr="00BB7C0A">
        <w:rPr>
          <w:lang w:val="en-GB"/>
        </w:rPr>
        <w:t>(Mehrabian, 1980)</w:t>
      </w:r>
      <w:r w:rsidR="00724C0A">
        <w:fldChar w:fldCharType="end"/>
      </w:r>
      <w:r w:rsidRPr="00BB7C0A">
        <w:rPr>
          <w:lang w:val="en-GB"/>
        </w:rPr>
        <w:t xml:space="preserve">, and the hypercubic semantic emotion space (HSES) </w:t>
      </w:r>
      <w:r w:rsidR="00E76CDB">
        <w:fldChar w:fldCharType="begin"/>
      </w:r>
      <w:r w:rsidR="00E76CDB" w:rsidRPr="00BB7C0A">
        <w:rPr>
          <w:lang w:val="en-GB"/>
        </w:rPr>
        <w:instrText xml:space="preserve"> ADDIN ZOTERO_ITEM CSL_CITATION {"citationID":"Y1ZRm7l8","properties":{"formattedCitation":"(Trnka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E76CDB">
        <w:fldChar w:fldCharType="separate"/>
      </w:r>
      <w:r w:rsidR="00E76CDB" w:rsidRPr="00BB7C0A">
        <w:rPr>
          <w:lang w:val="en-GB"/>
        </w:rPr>
        <w:t>(Trnka et al., 2016)</w:t>
      </w:r>
      <w:r w:rsidR="00E76CDB">
        <w:fldChar w:fldCharType="end"/>
      </w:r>
      <w:r w:rsidRPr="00BB7C0A">
        <w:rPr>
          <w:lang w:val="en-GB"/>
        </w:rPr>
        <w:t>.</w:t>
      </w:r>
      <w:commentRangeEnd w:id="101"/>
      <w:r w:rsidR="0080220A">
        <w:rPr>
          <w:rStyle w:val="CommentReference"/>
        </w:rPr>
        <w:commentReference w:id="101"/>
      </w:r>
    </w:p>
    <w:p w14:paraId="6D1D3544" w14:textId="50BFACBB" w:rsidR="4E94DBC6" w:rsidRPr="00BB7C0A" w:rsidRDefault="7551D625" w:rsidP="00A968DF">
      <w:pPr>
        <w:rPr>
          <w:lang w:val="en-GB"/>
        </w:rPr>
      </w:pPr>
      <w:r w:rsidRPr="00BB7C0A">
        <w:rPr>
          <w:lang w:val="en-GB"/>
        </w:rPr>
        <w:t xml:space="preserve">The models used for Emma are the HSES and the PAD that consists of four dimensions </w:t>
      </w:r>
      <w:r w:rsidR="005935FE" w:rsidRPr="00BB7C0A">
        <w:rPr>
          <w:lang w:val="en-GB"/>
        </w:rPr>
        <w:t xml:space="preserve">of </w:t>
      </w:r>
      <w:r w:rsidRPr="00BB7C0A">
        <w:rPr>
          <w:lang w:val="en-GB"/>
        </w:rPr>
        <w:t>emotion</w:t>
      </w:r>
      <w:r w:rsidR="005935FE" w:rsidRPr="00BB7C0A">
        <w:rPr>
          <w:lang w:val="en-GB"/>
        </w:rPr>
        <w:t>s</w:t>
      </w:r>
      <w:r w:rsidRPr="00BB7C0A">
        <w:rPr>
          <w:lang w:val="en-GB"/>
        </w:rPr>
        <w:t xml:space="preserve">: </w:t>
      </w:r>
      <w:commentRangeStart w:id="102"/>
      <w:r w:rsidRPr="00BB7C0A">
        <w:rPr>
          <w:lang w:val="en-GB"/>
        </w:rPr>
        <w:t xml:space="preserve">1. Valence, 2. Intensity, 3. Controllability, 4. Utility  </w:t>
      </w:r>
      <w:commentRangeEnd w:id="102"/>
      <w:r w:rsidR="0080220A">
        <w:rPr>
          <w:rStyle w:val="CommentReference"/>
        </w:rPr>
        <w:commentReference w:id="102"/>
      </w:r>
      <w:r w:rsidR="00E76CDB">
        <w:fldChar w:fldCharType="begin"/>
      </w:r>
      <w:r w:rsidR="00E76CDB" w:rsidRPr="00BB7C0A">
        <w:rPr>
          <w:lang w:val="en-GB"/>
        </w:rPr>
        <w:instrText xml:space="preserve"> ADDIN ZOTERO_ITEM CSL_CITATION {"citationID":"smItykBp","properties":{"formattedCitation":"(Mehrabian, 1980; Trnka et al., 2016)","plainCitation":"(Mehrabian, 1980; Trnka et al., 2016)","noteIndex":0},"citationItems":[{"id":553,"uris":["http://zotero.org/groups/2399712/items/QLKADCRL"],"uri":["http://zotero.org/groups/2399712/items/QLKADCRL"],"itemData":{"id":553,"type":"book","abstract":"xxi, 381 p. ; 24 cm; Includes index; Bibliography: p. 351-374","language":"eng","number-of-pages":"426","publisher":"Cambridge : Oelgeschlager, Gunn &amp; Hain","source":"Internet Archive","title":"Basic dimensions for a general psychological theory : implications for personality, social, environmental, and developmental studies","title-short":"Basic dimensions for a general psychological theory","URL":"http://archive.org/details/basicdimensionsf0000mehr","author":[{"family":"Mehrabian","given":"Albert"}],"accessed":{"date-parts":[["2019",12,18]]},"issued":{"date-parts":[["1980"]]}}},{"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rsidR="00E76CDB">
        <w:fldChar w:fldCharType="separate"/>
      </w:r>
      <w:r w:rsidR="00E76CDB" w:rsidRPr="00BB7C0A">
        <w:rPr>
          <w:lang w:val="en-GB"/>
        </w:rPr>
        <w:t>(Mehrabian, 1980; Trnka et al., 2016)</w:t>
      </w:r>
      <w:r w:rsidR="00E76CDB">
        <w:fldChar w:fldCharType="end"/>
      </w:r>
      <w:r w:rsidRPr="00BB7C0A">
        <w:rPr>
          <w:lang w:val="en-GB"/>
        </w:rPr>
        <w:t xml:space="preserve"> that also arise from earlier models </w:t>
      </w:r>
      <w:commentRangeStart w:id="103"/>
      <w:r w:rsidR="00E76CDB">
        <w:fldChar w:fldCharType="begin"/>
      </w:r>
      <w:r w:rsidR="00E82139" w:rsidRPr="00BB7C0A">
        <w:rPr>
          <w:lang w:val="en-GB"/>
        </w:rPr>
        <w:instrText xml:space="preserve"> ADDIN ZOTERO_ITEM CSL_CITATION {"citationID":"SmnAerJS","properties":{"formattedCitation":"(Osgood et al., 1957)","plainCitation":"(Osgood et al., 1957)","noteIndex":0},"citationItems":[{"id":439,"uris":["http://zotero.org/users/5985484/items/5XBMMBVC"],"uri":["http://zotero.org/users/5985484/items/5XBMMBVC"],"itemData":{"id":439,"type":"book","ISBN":"0-252-74539-6","publisher":"University of Illinois press","title":"The measurement of meaning","author":[{"family":"Osgood","given":"Charles Egerton"},{"family":"Suci","given":"George J."},{"family":"Tannenbaum","given":"Percy H."}],"issued":{"date-parts":[["1957"]]}}}],"schema":"https://github.com/citation-style-language/schema/raw/master/csl-citation.json"} </w:instrText>
      </w:r>
      <w:r w:rsidR="00E76CDB">
        <w:fldChar w:fldCharType="separate"/>
      </w:r>
      <w:r w:rsidR="00E82139" w:rsidRPr="00BB7C0A">
        <w:rPr>
          <w:lang w:val="en-GB"/>
        </w:rPr>
        <w:t>(Osgood et al., 1957)</w:t>
      </w:r>
      <w:r w:rsidR="00E76CDB">
        <w:fldChar w:fldCharType="end"/>
      </w:r>
      <w:r w:rsidRPr="00BB7C0A">
        <w:rPr>
          <w:lang w:val="en-GB"/>
        </w:rPr>
        <w:t xml:space="preserve"> and introduces new capabilities to modern SA </w:t>
      </w:r>
      <w:r w:rsidR="00E82139">
        <w:fldChar w:fldCharType="begin"/>
      </w:r>
      <w:r w:rsidR="00395978" w:rsidRPr="00BB7C0A">
        <w:rPr>
          <w:lang w:val="en-GB"/>
        </w:rPr>
        <w:instrText xml:space="preserve"> ADDIN ZOTERO_ITEM CSL_CITATION {"citationID":"9efWiaOJ","properties":{"formattedCitation":"(Poria et al., 2018; Wang et al., 2016)","plainCitation":"(Poria et al., 2018; Wang et al., 2016)","noteIndex":0},"citationItems":[{"id":244,"uris":["http://zotero.org/users/5985484/items/624EV9BE"],"uri":["http://zotero.org/users/5985484/items/624EV9BE"],"itemData":{"id":244,"type":"book","abstract":"Summary: This latest volume in the series, Socio-Affective Computing, presents a set of novel approaches to analyze opinionated videos and to extract sentiments and emotions. Textual sentiment analysis framework as discussed in this book cont</w:instrText>
      </w:r>
      <w:r w:rsidR="00395978">
        <w:instrText>ains a novel way of doing sentiment analysis by merging linguistics with machine learning. Fusing textual information with audio and visual cues is found to be extremely useful which improves text, audio and visual based unimodal sentiment analyzer. This volume covers the three main topics of: textual preprocessing and sentiment analysis methods; frameworks to process audio and visual data; and methods of textual, audio and visual featu</w:instrText>
      </w:r>
      <w:r w:rsidR="00395978" w:rsidRPr="00BB7C0A">
        <w:rPr>
          <w:lang w:val="en-GB"/>
        </w:rPr>
        <w:instrText xml:space="preserve">res fusion. The inclusion of key visualization and case studies will enable readers to understand better these approaches.","collection-title":"Socio-affective computing ; v. 8.","event-place":"Cham, Switzerland","ISBN":"978-3-319-95020-4","language":"eng","publisher":"Springer","publisher-place":"Cham, Switzerland","source":"soeg.kb.dk","title":"Multimodal sentiment analysis /","author":[{"family":"Poria","given":"Soujanya"},{"family":"Hussain","given":"A."},{"family":"Cambria","given":"Erik"}],"issued":{"date-parts":[["2018"]]}}},{"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00E82139">
        <w:fldChar w:fldCharType="separate"/>
      </w:r>
      <w:r w:rsidR="00395978" w:rsidRPr="00BB7C0A">
        <w:rPr>
          <w:lang w:val="en-GB"/>
        </w:rPr>
        <w:t>(Poria et al., 2018; Wang et al., 2016)</w:t>
      </w:r>
      <w:r w:rsidR="00E82139">
        <w:fldChar w:fldCharType="end"/>
      </w:r>
      <w:commentRangeEnd w:id="103"/>
      <w:r w:rsidR="0080220A">
        <w:rPr>
          <w:rStyle w:val="CommentReference"/>
        </w:rPr>
        <w:commentReference w:id="103"/>
      </w:r>
    </w:p>
    <w:p w14:paraId="6A14093E" w14:textId="66A76579" w:rsidR="00AD67C0" w:rsidRPr="00BB7C0A" w:rsidRDefault="00BF3EE5" w:rsidP="00A968DF">
      <w:pPr>
        <w:rPr>
          <w:color w:val="FF0000"/>
          <w:lang w:val="en-GB"/>
        </w:rPr>
      </w:pPr>
      <w:r w:rsidRPr="00BB7C0A">
        <w:rPr>
          <w:lang w:val="en-GB"/>
        </w:rPr>
        <w:t xml:space="preserve">The potential of these models in SA is the ability to identify different emotions in text beyond the normal one-dimensional </w:t>
      </w:r>
      <w:r w:rsidR="00C17D21" w:rsidRPr="00BB7C0A">
        <w:rPr>
          <w:lang w:val="en-GB"/>
        </w:rPr>
        <w:t xml:space="preserve">positivity or valence scale. </w:t>
      </w:r>
      <w:r w:rsidR="00CE59A2" w:rsidRPr="00BB7C0A">
        <w:rPr>
          <w:lang w:val="en-GB"/>
        </w:rPr>
        <w:t xml:space="preserve">Using all four dimensions of the HSES model </w:t>
      </w:r>
      <w:r w:rsidR="00607353" w:rsidRPr="00BB7C0A">
        <w:rPr>
          <w:lang w:val="en-GB"/>
        </w:rPr>
        <w:t xml:space="preserve">might </w:t>
      </w:r>
      <w:r w:rsidR="0076515C" w:rsidRPr="00BB7C0A">
        <w:rPr>
          <w:lang w:val="en-GB"/>
        </w:rPr>
        <w:t xml:space="preserve">not </w:t>
      </w:r>
      <w:r w:rsidR="00607353" w:rsidRPr="00BB7C0A">
        <w:rPr>
          <w:lang w:val="en-GB"/>
        </w:rPr>
        <w:t xml:space="preserve">be </w:t>
      </w:r>
      <w:r w:rsidR="0076515C" w:rsidRPr="00BB7C0A">
        <w:rPr>
          <w:lang w:val="en-GB"/>
        </w:rPr>
        <w:t xml:space="preserve">necessary but by </w:t>
      </w:r>
      <w:commentRangeStart w:id="104"/>
      <w:r w:rsidR="0076515C" w:rsidRPr="00BB7C0A">
        <w:rPr>
          <w:lang w:val="en-GB"/>
        </w:rPr>
        <w:t>ensuring the maximum amount of empirically based dimensions</w:t>
      </w:r>
      <w:commentRangeEnd w:id="104"/>
      <w:r w:rsidR="0080220A">
        <w:rPr>
          <w:rStyle w:val="CommentReference"/>
        </w:rPr>
        <w:commentReference w:id="104"/>
      </w:r>
      <w:r w:rsidR="0076515C" w:rsidRPr="00BB7C0A">
        <w:rPr>
          <w:lang w:val="en-GB"/>
        </w:rPr>
        <w:t xml:space="preserve">, </w:t>
      </w:r>
      <w:r w:rsidR="001F4BB4" w:rsidRPr="00BB7C0A">
        <w:rPr>
          <w:lang w:val="en-GB"/>
        </w:rPr>
        <w:t xml:space="preserve">the </w:t>
      </w:r>
      <w:r w:rsidR="00713D15" w:rsidRPr="00BB7C0A">
        <w:rPr>
          <w:lang w:val="en-GB"/>
        </w:rPr>
        <w:t xml:space="preserve">model can </w:t>
      </w:r>
      <w:r w:rsidR="00713D15" w:rsidRPr="00BB7C0A">
        <w:rPr>
          <w:lang w:val="en-GB"/>
        </w:rPr>
        <w:lastRenderedPageBreak/>
        <w:t xml:space="preserve">always be </w:t>
      </w:r>
      <w:r w:rsidR="00A92F3B" w:rsidRPr="00BB7C0A">
        <w:rPr>
          <w:lang w:val="en-GB"/>
        </w:rPr>
        <w:t>reduced to a more practical complexity level.</w:t>
      </w:r>
      <w:r w:rsidR="007936E4" w:rsidRPr="00BB7C0A">
        <w:rPr>
          <w:lang w:val="en-GB"/>
        </w:rPr>
        <w:t xml:space="preserve"> </w:t>
      </w:r>
      <w:commentRangeStart w:id="105"/>
      <w:r w:rsidR="007936E4" w:rsidRPr="00BB7C0A">
        <w:rPr>
          <w:lang w:val="en-GB"/>
        </w:rPr>
        <w:t xml:space="preserve">As the emotions are identified in the four-dimensional space of the HSES model, </w:t>
      </w:r>
      <w:r w:rsidR="007334B1" w:rsidRPr="00BB7C0A">
        <w:rPr>
          <w:lang w:val="en-GB"/>
        </w:rPr>
        <w:t xml:space="preserve">by fine-tuning an already existing NLP model using Emma will make Danish emotional SA </w:t>
      </w:r>
      <w:r w:rsidR="00D92D12" w:rsidRPr="00BB7C0A">
        <w:rPr>
          <w:lang w:val="en-GB"/>
        </w:rPr>
        <w:t>possible.</w:t>
      </w:r>
      <w:commentRangeEnd w:id="105"/>
      <w:r w:rsidR="0080220A">
        <w:rPr>
          <w:rStyle w:val="CommentReference"/>
        </w:rPr>
        <w:commentReference w:id="105"/>
      </w:r>
    </w:p>
    <w:p w14:paraId="42199036" w14:textId="129DC7A4" w:rsidR="4163A92C" w:rsidRPr="00BB7C0A" w:rsidRDefault="00FE14C7" w:rsidP="00994B8A">
      <w:pPr>
        <w:pStyle w:val="Heading1"/>
        <w:rPr>
          <w:lang w:val="en-GB"/>
        </w:rPr>
      </w:pPr>
      <w:r w:rsidRPr="00BB7C0A">
        <w:rPr>
          <w:lang w:val="en-GB"/>
        </w:rPr>
        <w:t>Improvement process</w:t>
      </w:r>
    </w:p>
    <w:p w14:paraId="2F38B820" w14:textId="02CE9015" w:rsidR="00C1630B" w:rsidRDefault="00C1630B" w:rsidP="00C1630B">
      <w:pPr>
        <w:pStyle w:val="Heading2"/>
        <w:rPr>
          <w:lang w:val="en-US"/>
        </w:rPr>
      </w:pPr>
      <w:r>
        <w:rPr>
          <w:lang w:val="en-US"/>
        </w:rPr>
        <w:t>SentidaV2</w:t>
      </w:r>
    </w:p>
    <w:p w14:paraId="39070F4C" w14:textId="37250621" w:rsidR="00DD1DED" w:rsidRDefault="00DD1DED" w:rsidP="300A9FC4">
      <w:pPr>
        <w:rPr>
          <w:rFonts w:eastAsia="Times New Roman"/>
          <w:lang w:val="en-US"/>
        </w:rPr>
      </w:pPr>
      <w:commentRangeStart w:id="106"/>
      <w:r w:rsidRPr="00BB7C0A">
        <w:rPr>
          <w:lang w:val="en-GB"/>
        </w:rPr>
        <w:t xml:space="preserve">The SentidaV2 </w:t>
      </w:r>
      <w:commentRangeStart w:id="107"/>
      <w:r w:rsidRPr="00BB7C0A">
        <w:rPr>
          <w:lang w:val="en-GB"/>
        </w:rPr>
        <w:t>Python</w:t>
      </w:r>
      <w:commentRangeEnd w:id="107"/>
      <w:r w:rsidR="0080220A">
        <w:rPr>
          <w:rStyle w:val="CommentReference"/>
        </w:rPr>
        <w:commentReference w:id="107"/>
      </w:r>
      <w:r w:rsidRPr="00BB7C0A">
        <w:rPr>
          <w:lang w:val="en-GB"/>
        </w:rPr>
        <w:t xml:space="preserve"> tool, like </w:t>
      </w:r>
      <w:r w:rsidR="004F1703" w:rsidRPr="00BB7C0A">
        <w:rPr>
          <w:lang w:val="en-GB"/>
        </w:rPr>
        <w:t>AFINN and SENTIDA</w:t>
      </w:r>
      <w:ins w:id="108" w:author="Jacob Thøgersen" w:date="2020-04-20T11:09:00Z">
        <w:r w:rsidR="0080220A" w:rsidRPr="00BB7C0A">
          <w:rPr>
            <w:lang w:val="en-GB"/>
          </w:rPr>
          <w:t>,</w:t>
        </w:r>
      </w:ins>
      <w:r w:rsidRPr="00BB7C0A">
        <w:rPr>
          <w:lang w:val="en-GB"/>
        </w:rPr>
        <w:t xml:space="preserve"> </w:t>
      </w:r>
      <w:commentRangeStart w:id="109"/>
      <w:r w:rsidRPr="00BB7C0A">
        <w:rPr>
          <w:lang w:val="en-GB"/>
        </w:rPr>
        <w:t xml:space="preserve">takes a sentence </w:t>
      </w:r>
      <w:commentRangeEnd w:id="109"/>
      <w:r w:rsidR="00BF5017">
        <w:rPr>
          <w:rStyle w:val="CommentReference"/>
        </w:rPr>
        <w:commentReference w:id="109"/>
      </w:r>
      <w:r w:rsidRPr="00BB7C0A">
        <w:rPr>
          <w:lang w:val="en-GB"/>
        </w:rPr>
        <w:t xml:space="preserve">and splits it into individual words </w:t>
      </w:r>
      <w:r w:rsidR="002E75AD" w:rsidRPr="00BB7C0A">
        <w:rPr>
          <w:lang w:val="en-GB"/>
        </w:rPr>
        <w:t>and</w:t>
      </w:r>
      <w:r w:rsidRPr="00BB7C0A">
        <w:rPr>
          <w:lang w:val="en-GB"/>
        </w:rPr>
        <w:t xml:space="preserve"> saves the order of the words. It matches the individual words in the sentence with a list of </w:t>
      </w:r>
      <w:ins w:id="110" w:author="Jacob Thøgersen" w:date="2020-04-20T11:12:00Z">
        <w:r w:rsidR="00BF5017" w:rsidRPr="00BB7C0A">
          <w:rPr>
            <w:lang w:val="en-GB"/>
          </w:rPr>
          <w:t>sentiment-</w:t>
        </w:r>
      </w:ins>
      <w:r w:rsidRPr="00BB7C0A">
        <w:rPr>
          <w:lang w:val="en-GB"/>
        </w:rPr>
        <w:t>annotated</w:t>
      </w:r>
      <w:ins w:id="111" w:author="Jacob Thøgersen" w:date="2020-04-20T11:12:00Z">
        <w:r w:rsidR="00BF5017" w:rsidRPr="00BB7C0A">
          <w:rPr>
            <w:lang w:val="en-GB"/>
          </w:rPr>
          <w:t>(?)</w:t>
        </w:r>
      </w:ins>
      <w:r w:rsidRPr="00BB7C0A">
        <w:rPr>
          <w:lang w:val="en-GB"/>
        </w:rPr>
        <w:t xml:space="preserve"> words. If a given word is not annotated, it receives a rating of 0. The words were annotated by the teams behind SENTIDA and AFINN, 4 people in total, on a scale from –5 to +5, with –5 corresponding with a very negatively charged word and +5 with a very positively charged.</w:t>
      </w:r>
      <w:commentRangeEnd w:id="106"/>
      <w:r w:rsidR="00BF5017">
        <w:rPr>
          <w:rStyle w:val="CommentReference"/>
        </w:rPr>
        <w:commentReference w:id="106"/>
      </w:r>
    </w:p>
    <w:p w14:paraId="20CAB6DE" w14:textId="3AF5E74C" w:rsidR="60C76A98" w:rsidRDefault="60C76A98" w:rsidP="300A9FC4">
      <w:pPr>
        <w:rPr>
          <w:rFonts w:eastAsia="Times New Roman"/>
          <w:lang w:val="en-US"/>
        </w:rPr>
      </w:pPr>
      <w:r w:rsidRPr="300A9FC4">
        <w:rPr>
          <w:rFonts w:eastAsia="Times New Roman"/>
          <w:lang w:val="en-US"/>
        </w:rPr>
        <w:t xml:space="preserve">In this paper, we improve on </w:t>
      </w:r>
      <w:r w:rsidR="183EA2DB" w:rsidRPr="300A9FC4">
        <w:rPr>
          <w:rFonts w:eastAsia="Times New Roman"/>
          <w:lang w:val="en-US"/>
        </w:rPr>
        <w:t>the</w:t>
      </w:r>
      <w:r w:rsidRPr="300A9FC4">
        <w:rPr>
          <w:rFonts w:eastAsia="Times New Roman"/>
          <w:lang w:val="en-US"/>
        </w:rPr>
        <w:t xml:space="preserve"> available </w:t>
      </w:r>
      <w:r w:rsidR="183EA2DB" w:rsidRPr="300A9FC4">
        <w:rPr>
          <w:rFonts w:eastAsia="Times New Roman"/>
          <w:lang w:val="en-US"/>
        </w:rPr>
        <w:t>tool</w:t>
      </w:r>
      <w:r w:rsidR="62465028" w:rsidRPr="300A9FC4">
        <w:rPr>
          <w:rFonts w:eastAsia="Times New Roman"/>
          <w:lang w:val="en-US"/>
        </w:rPr>
        <w:t>, by</w:t>
      </w:r>
      <w:r w:rsidR="0CC87A51" w:rsidRPr="300A9FC4">
        <w:rPr>
          <w:rFonts w:eastAsia="Times New Roman"/>
          <w:lang w:val="en-US"/>
        </w:rPr>
        <w:t xml:space="preserve"> expand</w:t>
      </w:r>
      <w:r w:rsidR="28A7A9B0" w:rsidRPr="300A9FC4">
        <w:rPr>
          <w:rFonts w:eastAsia="Times New Roman"/>
          <w:lang w:val="en-US"/>
        </w:rPr>
        <w:t>ing</w:t>
      </w:r>
      <w:r w:rsidR="0CC87A51" w:rsidRPr="300A9FC4">
        <w:rPr>
          <w:rFonts w:eastAsia="Times New Roman"/>
          <w:lang w:val="en-US"/>
        </w:rPr>
        <w:t xml:space="preserve"> on SENTIDA by adding </w:t>
      </w:r>
      <w:r w:rsidR="4443531A" w:rsidRPr="300A9FC4">
        <w:rPr>
          <w:rFonts w:eastAsia="Times New Roman"/>
          <w:lang w:val="en-US"/>
        </w:rPr>
        <w:t>several</w:t>
      </w:r>
      <w:r w:rsidR="0CC87A51" w:rsidRPr="300A9FC4">
        <w:rPr>
          <w:rFonts w:eastAsia="Times New Roman"/>
          <w:lang w:val="en-US"/>
        </w:rPr>
        <w:t xml:space="preserve"> intensity modifiers</w:t>
      </w:r>
      <w:r w:rsidR="2F5E48C8" w:rsidRPr="300A9FC4">
        <w:rPr>
          <w:rFonts w:eastAsia="Times New Roman"/>
          <w:lang w:val="en-US"/>
        </w:rPr>
        <w:t xml:space="preserve"> such as</w:t>
      </w:r>
      <w:r w:rsidR="00EE7DB4">
        <w:rPr>
          <w:rFonts w:eastAsia="Times New Roman"/>
          <w:lang w:val="en-US"/>
        </w:rPr>
        <w:t>:</w:t>
      </w:r>
      <w:r w:rsidR="2F5E48C8" w:rsidRPr="300A9FC4">
        <w:rPr>
          <w:rFonts w:eastAsia="Times New Roman"/>
          <w:lang w:val="en-US"/>
        </w:rPr>
        <w:t xml:space="preserve"> </w:t>
      </w:r>
      <w:r w:rsidR="00EE7DB4">
        <w:rPr>
          <w:rFonts w:eastAsia="Times New Roman"/>
          <w:lang w:val="en-US"/>
        </w:rPr>
        <w:t>A</w:t>
      </w:r>
      <w:r w:rsidR="7664D93F" w:rsidRPr="300A9FC4">
        <w:rPr>
          <w:rFonts w:eastAsia="Times New Roman"/>
          <w:lang w:val="en-US"/>
        </w:rPr>
        <w:t xml:space="preserve">dding </w:t>
      </w:r>
      <w:r w:rsidR="05AF5AE4" w:rsidRPr="00BB7C0A">
        <w:rPr>
          <w:rFonts w:eastAsia="Times New Roman"/>
          <w:i/>
          <w:iCs/>
          <w:lang w:val="en-GB"/>
        </w:rPr>
        <w:t>‘ikke’</w:t>
      </w:r>
      <w:r w:rsidR="05AF5AE4" w:rsidRPr="00BB7C0A">
        <w:rPr>
          <w:rFonts w:eastAsia="Times New Roman"/>
          <w:lang w:val="en-GB"/>
        </w:rPr>
        <w:t xml:space="preserve"> (</w:t>
      </w:r>
      <w:r w:rsidR="05AF5AE4" w:rsidRPr="00BB7C0A">
        <w:rPr>
          <w:rFonts w:eastAsia="Times New Roman"/>
          <w:i/>
          <w:iCs/>
          <w:lang w:val="en-GB"/>
        </w:rPr>
        <w:t>not</w:t>
      </w:r>
      <w:r w:rsidR="05AF5AE4" w:rsidRPr="00BB7C0A">
        <w:rPr>
          <w:rFonts w:eastAsia="Times New Roman"/>
          <w:lang w:val="en-GB"/>
        </w:rPr>
        <w:t>) synonyms</w:t>
      </w:r>
      <w:r w:rsidR="00BC47C8" w:rsidRPr="00BB7C0A">
        <w:rPr>
          <w:rFonts w:eastAsia="Times New Roman"/>
          <w:lang w:val="en-GB"/>
        </w:rPr>
        <w:t xml:space="preserve"> and abbreviations</w:t>
      </w:r>
      <w:r w:rsidR="1C4DD644" w:rsidRPr="00BB7C0A">
        <w:rPr>
          <w:rFonts w:eastAsia="Times New Roman"/>
          <w:lang w:val="en-GB"/>
        </w:rPr>
        <w:t>, e.g.</w:t>
      </w:r>
      <w:r w:rsidR="05AF5AE4" w:rsidRPr="00BB7C0A">
        <w:rPr>
          <w:rFonts w:eastAsia="Times New Roman"/>
          <w:lang w:val="en-GB"/>
        </w:rPr>
        <w:t xml:space="preserve"> </w:t>
      </w:r>
      <w:r w:rsidR="00BC47C8" w:rsidRPr="00BB7C0A">
        <w:rPr>
          <w:rFonts w:eastAsia="Times New Roman"/>
          <w:i/>
          <w:iCs/>
          <w:lang w:val="en-GB"/>
        </w:rPr>
        <w:t>‘ik’</w:t>
      </w:r>
      <w:r w:rsidR="004B0F2D" w:rsidRPr="00BB7C0A">
        <w:rPr>
          <w:rFonts w:eastAsia="Times New Roman"/>
          <w:lang w:val="en-GB"/>
        </w:rPr>
        <w:t xml:space="preserve"> and </w:t>
      </w:r>
      <w:r w:rsidR="004B0F2D" w:rsidRPr="00BB7C0A">
        <w:rPr>
          <w:rFonts w:eastAsia="Times New Roman"/>
          <w:i/>
          <w:iCs/>
          <w:lang w:val="en-GB"/>
        </w:rPr>
        <w:t>‘ikk’</w:t>
      </w:r>
      <w:r w:rsidR="00BC47C8" w:rsidRPr="00BB7C0A">
        <w:rPr>
          <w:rFonts w:eastAsia="Times New Roman"/>
          <w:lang w:val="en-GB"/>
        </w:rPr>
        <w:t xml:space="preserve"> (</w:t>
      </w:r>
      <w:r w:rsidR="00BC47C8" w:rsidRPr="00BB7C0A">
        <w:rPr>
          <w:rFonts w:eastAsia="Times New Roman"/>
          <w:i/>
          <w:iCs/>
          <w:lang w:val="en-GB"/>
        </w:rPr>
        <w:t>not</w:t>
      </w:r>
      <w:r w:rsidR="00BC47C8" w:rsidRPr="00BB7C0A">
        <w:rPr>
          <w:rFonts w:eastAsia="Times New Roman"/>
          <w:lang w:val="en-GB"/>
        </w:rPr>
        <w:t>),</w:t>
      </w:r>
      <w:r w:rsidR="05AF5AE4" w:rsidRPr="00BB7C0A">
        <w:rPr>
          <w:rFonts w:eastAsia="Times New Roman"/>
          <w:lang w:val="en-GB"/>
        </w:rPr>
        <w:t xml:space="preserve"> </w:t>
      </w:r>
      <w:r w:rsidR="67F627F7" w:rsidRPr="00BB7C0A">
        <w:rPr>
          <w:rFonts w:eastAsia="Times New Roman"/>
          <w:i/>
          <w:iCs/>
          <w:lang w:val="en-GB"/>
        </w:rPr>
        <w:t>‘</w:t>
      </w:r>
      <w:r w:rsidR="05AF5AE4" w:rsidRPr="00BB7C0A">
        <w:rPr>
          <w:rFonts w:eastAsia="Times New Roman"/>
          <w:i/>
          <w:iCs/>
          <w:lang w:val="en-GB"/>
        </w:rPr>
        <w:t>aldrig</w:t>
      </w:r>
      <w:r w:rsidR="2E557A58" w:rsidRPr="00BB7C0A">
        <w:rPr>
          <w:rFonts w:eastAsia="Times New Roman"/>
          <w:i/>
          <w:iCs/>
          <w:lang w:val="en-GB"/>
        </w:rPr>
        <w:t>’</w:t>
      </w:r>
      <w:r w:rsidR="05AF5AE4" w:rsidRPr="00BB7C0A">
        <w:rPr>
          <w:rFonts w:eastAsia="Times New Roman"/>
          <w:lang w:val="en-GB"/>
        </w:rPr>
        <w:t xml:space="preserve"> (</w:t>
      </w:r>
      <w:r w:rsidR="05AF5AE4" w:rsidRPr="00BB7C0A">
        <w:rPr>
          <w:rFonts w:eastAsia="Times New Roman"/>
          <w:i/>
          <w:iCs/>
          <w:lang w:val="en-GB"/>
        </w:rPr>
        <w:t>never</w:t>
      </w:r>
      <w:r w:rsidR="05AF5AE4" w:rsidRPr="00BB7C0A">
        <w:rPr>
          <w:rFonts w:eastAsia="Times New Roman"/>
          <w:lang w:val="en-GB"/>
        </w:rPr>
        <w:t xml:space="preserve">), </w:t>
      </w:r>
      <w:r w:rsidR="00892190" w:rsidRPr="00BB7C0A">
        <w:rPr>
          <w:rFonts w:eastAsia="Times New Roman"/>
          <w:lang w:val="en-GB"/>
        </w:rPr>
        <w:t xml:space="preserve">and </w:t>
      </w:r>
      <w:r w:rsidR="320F7AC7" w:rsidRPr="00BB7C0A">
        <w:rPr>
          <w:rFonts w:eastAsia="Times New Roman"/>
          <w:i/>
          <w:iCs/>
          <w:lang w:val="en-GB"/>
        </w:rPr>
        <w:t>‘</w:t>
      </w:r>
      <w:r w:rsidR="05AF5AE4" w:rsidRPr="00BB7C0A">
        <w:rPr>
          <w:rFonts w:eastAsia="Times New Roman"/>
          <w:i/>
          <w:iCs/>
          <w:lang w:val="en-GB"/>
        </w:rPr>
        <w:t>ingen</w:t>
      </w:r>
      <w:r w:rsidR="4F252357" w:rsidRPr="00BB7C0A">
        <w:rPr>
          <w:rFonts w:eastAsia="Times New Roman"/>
          <w:i/>
          <w:iCs/>
          <w:lang w:val="en-GB"/>
        </w:rPr>
        <w:t>’</w:t>
      </w:r>
      <w:r w:rsidR="70DB16F3" w:rsidRPr="300A9FC4">
        <w:rPr>
          <w:rFonts w:eastAsia="Times New Roman"/>
          <w:lang w:val="en-US"/>
        </w:rPr>
        <w:t xml:space="preserve"> (</w:t>
      </w:r>
      <w:r w:rsidR="70DB16F3" w:rsidRPr="000620D7">
        <w:rPr>
          <w:rFonts w:eastAsia="Times New Roman"/>
          <w:i/>
          <w:iCs/>
          <w:lang w:val="en-US"/>
        </w:rPr>
        <w:t>none</w:t>
      </w:r>
      <w:r w:rsidR="70DB16F3" w:rsidRPr="300A9FC4">
        <w:rPr>
          <w:rFonts w:eastAsia="Times New Roman"/>
          <w:lang w:val="en-US"/>
        </w:rPr>
        <w:t>)</w:t>
      </w:r>
      <w:r w:rsidR="0A124031" w:rsidRPr="300A9FC4">
        <w:rPr>
          <w:rFonts w:eastAsia="Times New Roman"/>
          <w:lang w:val="en-US"/>
        </w:rPr>
        <w:t>:</w:t>
      </w:r>
    </w:p>
    <w:p w14:paraId="75A720CD" w14:textId="6B71316F" w:rsidR="00AA76AB" w:rsidRPr="00BB7C0A" w:rsidRDefault="004A52CC" w:rsidP="300A9FC4">
      <w:pPr>
        <w:ind w:firstLine="567"/>
        <w:rPr>
          <w:rFonts w:eastAsia="Times New Roman"/>
          <w:lang w:val="en-GB"/>
        </w:rPr>
      </w:pPr>
      <w:commentRangeStart w:id="112"/>
      <w:r w:rsidRPr="00BB7C0A">
        <w:rPr>
          <w:rFonts w:eastAsia="Times New Roman"/>
          <w:lang w:val="en-GB"/>
        </w:rPr>
        <w:t>“</w:t>
      </w:r>
      <w:r w:rsidR="7F968871" w:rsidRPr="00BB7C0A">
        <w:rPr>
          <w:rFonts w:eastAsia="Times New Roman"/>
          <w:lang w:val="en-GB"/>
        </w:rPr>
        <w:t xml:space="preserve">Det er </w:t>
      </w:r>
      <w:r w:rsidR="7F968871" w:rsidRPr="00BB7C0A">
        <w:rPr>
          <w:rFonts w:eastAsia="Times New Roman"/>
          <w:b/>
          <w:bCs/>
          <w:lang w:val="en-GB"/>
        </w:rPr>
        <w:t>aldrig</w:t>
      </w:r>
      <w:r w:rsidR="00747CB0" w:rsidRPr="00BB7C0A">
        <w:rPr>
          <w:rFonts w:eastAsia="Times New Roman"/>
          <w:lang w:val="en-GB"/>
        </w:rPr>
        <w:t xml:space="preserve"> </w:t>
      </w:r>
      <w:r w:rsidR="005D5F3D" w:rsidRPr="00BB7C0A">
        <w:rPr>
          <w:rFonts w:eastAsia="Times New Roman"/>
          <w:lang w:val="en-GB"/>
        </w:rPr>
        <w:t xml:space="preserve">(-1 </w:t>
      </w:r>
      <w:r w:rsidR="00747CB0" w:rsidRPr="00BB7C0A">
        <w:rPr>
          <w:rFonts w:eastAsia="Times New Roman"/>
          <w:lang w:val="en-GB"/>
        </w:rPr>
        <w:t xml:space="preserve">X </w:t>
      </w:r>
      <w:r w:rsidR="0001416A" w:rsidRPr="00BB7C0A">
        <w:rPr>
          <w:rFonts w:eastAsia="Times New Roman"/>
          <w:lang w:val="en-GB"/>
        </w:rPr>
        <w:t>→</w:t>
      </w:r>
      <w:r w:rsidR="005D5F3D" w:rsidRPr="00BB7C0A">
        <w:rPr>
          <w:rFonts w:eastAsia="Times New Roman"/>
          <w:lang w:val="en-GB"/>
        </w:rPr>
        <w:t>)</w:t>
      </w:r>
      <w:r w:rsidR="7F968871" w:rsidRPr="00BB7C0A">
        <w:rPr>
          <w:rFonts w:eastAsia="Times New Roman"/>
          <w:lang w:val="en-GB"/>
        </w:rPr>
        <w:t xml:space="preserve"> godt</w:t>
      </w:r>
      <w:r w:rsidR="001D47CE" w:rsidRPr="00BB7C0A">
        <w:rPr>
          <w:rFonts w:eastAsia="Times New Roman"/>
          <w:lang w:val="en-GB"/>
        </w:rPr>
        <w:t xml:space="preserve"> (</w:t>
      </w:r>
      <w:r w:rsidR="00870B06" w:rsidRPr="00BB7C0A">
        <w:rPr>
          <w:rFonts w:eastAsia="Times New Roman"/>
          <w:lang w:val="en-GB"/>
        </w:rPr>
        <w:t>+</w:t>
      </w:r>
      <w:r w:rsidR="001D47CE" w:rsidRPr="00BB7C0A">
        <w:rPr>
          <w:rFonts w:eastAsia="Times New Roman"/>
          <w:lang w:val="en-GB"/>
        </w:rPr>
        <w:t>2,3)</w:t>
      </w:r>
      <w:r w:rsidR="34B2E7BB" w:rsidRPr="00BB7C0A">
        <w:rPr>
          <w:rFonts w:eastAsia="Times New Roman"/>
          <w:lang w:val="en-GB"/>
        </w:rPr>
        <w:t>.</w:t>
      </w:r>
      <w:r w:rsidRPr="00BB7C0A">
        <w:rPr>
          <w:rFonts w:eastAsia="Times New Roman"/>
          <w:lang w:val="en-GB"/>
        </w:rPr>
        <w:t>”</w:t>
      </w:r>
      <w:commentRangeEnd w:id="112"/>
      <w:r w:rsidR="00BF5017">
        <w:rPr>
          <w:rStyle w:val="CommentReference"/>
        </w:rPr>
        <w:commentReference w:id="112"/>
      </w:r>
    </w:p>
    <w:p w14:paraId="1ACBFF11" w14:textId="50439B71" w:rsidR="7F968871" w:rsidRDefault="004A52CC" w:rsidP="300A9FC4">
      <w:pPr>
        <w:ind w:firstLine="567"/>
        <w:rPr>
          <w:rFonts w:eastAsia="Times New Roman"/>
          <w:lang w:val="en-US"/>
        </w:rPr>
      </w:pPr>
      <w:r w:rsidRPr="300A9FC4">
        <w:rPr>
          <w:rFonts w:eastAsia="Times New Roman"/>
          <w:lang w:val="en-US"/>
        </w:rPr>
        <w:t>“</w:t>
      </w:r>
      <w:r w:rsidR="7F968871" w:rsidRPr="300A9FC4">
        <w:rPr>
          <w:rFonts w:eastAsia="Times New Roman"/>
          <w:lang w:val="en-US"/>
        </w:rPr>
        <w:t xml:space="preserve">That is </w:t>
      </w:r>
      <w:r w:rsidR="7F968871" w:rsidRPr="300A9FC4">
        <w:rPr>
          <w:rFonts w:eastAsia="Times New Roman"/>
          <w:b/>
          <w:bCs/>
          <w:lang w:val="en-US"/>
        </w:rPr>
        <w:t>never</w:t>
      </w:r>
      <w:r w:rsidR="7F968871" w:rsidRPr="300A9FC4">
        <w:rPr>
          <w:rFonts w:eastAsia="Times New Roman"/>
          <w:lang w:val="en-US"/>
        </w:rPr>
        <w:t xml:space="preserve"> </w:t>
      </w:r>
      <w:r w:rsidR="00747CB0" w:rsidRPr="300A9FC4">
        <w:rPr>
          <w:rFonts w:eastAsia="Times New Roman"/>
          <w:lang w:val="en-US"/>
        </w:rPr>
        <w:t xml:space="preserve">(-1 X </w:t>
      </w:r>
      <w:r w:rsidR="00095AD0" w:rsidRPr="00BB7C0A">
        <w:rPr>
          <w:rFonts w:eastAsia="Times New Roman"/>
          <w:lang w:val="en-GB"/>
        </w:rPr>
        <w:t>→</w:t>
      </w:r>
      <w:r w:rsidR="00095AD0" w:rsidRPr="300A9FC4">
        <w:rPr>
          <w:rFonts w:eastAsia="Times New Roman"/>
          <w:lang w:val="en-US"/>
        </w:rPr>
        <w:t>) good</w:t>
      </w:r>
      <w:r w:rsidR="00870B06" w:rsidRPr="300A9FC4">
        <w:rPr>
          <w:rFonts w:eastAsia="Times New Roman"/>
          <w:lang w:val="en-US"/>
        </w:rPr>
        <w:t xml:space="preserve"> (+2,3).</w:t>
      </w:r>
      <w:r w:rsidRPr="300A9FC4">
        <w:rPr>
          <w:rFonts w:eastAsia="Times New Roman"/>
          <w:lang w:val="en-US"/>
        </w:rPr>
        <w:t>”</w:t>
      </w:r>
    </w:p>
    <w:p w14:paraId="5E7A044C" w14:textId="5FD3020C" w:rsidR="7F5E04E9" w:rsidRDefault="00F209C3" w:rsidP="300A9FC4">
      <w:pPr>
        <w:rPr>
          <w:rFonts w:eastAsia="Times New Roman"/>
          <w:lang w:val="en-US"/>
        </w:rPr>
      </w:pPr>
      <w:commentRangeStart w:id="113"/>
      <w:r>
        <w:rPr>
          <w:rFonts w:eastAsia="Times New Roman"/>
          <w:lang w:val="en-US"/>
        </w:rPr>
        <w:t>U</w:t>
      </w:r>
      <w:r w:rsidR="005049AA">
        <w:rPr>
          <w:rFonts w:eastAsia="Times New Roman"/>
          <w:lang w:val="en-US"/>
        </w:rPr>
        <w:t>pdating</w:t>
      </w:r>
      <w:r w:rsidR="7F5E04E9" w:rsidRPr="300A9FC4">
        <w:rPr>
          <w:rFonts w:eastAsia="Times New Roman"/>
          <w:lang w:val="en-US"/>
        </w:rPr>
        <w:t xml:space="preserve"> </w:t>
      </w:r>
      <w:r w:rsidR="39F1CCE5" w:rsidRPr="000620D7">
        <w:rPr>
          <w:rFonts w:eastAsia="Times New Roman"/>
          <w:i/>
          <w:iCs/>
          <w:lang w:val="en-US"/>
        </w:rPr>
        <w:t>‘</w:t>
      </w:r>
      <w:proofErr w:type="spellStart"/>
      <w:r w:rsidR="39F1CCE5" w:rsidRPr="000620D7">
        <w:rPr>
          <w:rFonts w:eastAsia="Times New Roman"/>
          <w:i/>
          <w:iCs/>
          <w:lang w:val="en-US"/>
        </w:rPr>
        <w:t>i</w:t>
      </w:r>
      <w:r w:rsidR="05AF5AE4" w:rsidRPr="000620D7">
        <w:rPr>
          <w:rFonts w:eastAsia="Times New Roman"/>
          <w:i/>
          <w:iCs/>
          <w:lang w:val="en-US"/>
        </w:rPr>
        <w:t>kke</w:t>
      </w:r>
      <w:proofErr w:type="spellEnd"/>
      <w:r w:rsidR="39F1CCE5" w:rsidRPr="000620D7">
        <w:rPr>
          <w:rFonts w:eastAsia="Times New Roman"/>
          <w:i/>
          <w:iCs/>
          <w:lang w:val="en-US"/>
        </w:rPr>
        <w:t>'</w:t>
      </w:r>
      <w:r w:rsidR="39F1CCE5" w:rsidRPr="300A9FC4">
        <w:rPr>
          <w:rFonts w:eastAsia="Times New Roman"/>
          <w:lang w:val="en-US"/>
        </w:rPr>
        <w:t xml:space="preserve"> (</w:t>
      </w:r>
      <w:r w:rsidR="39F1CCE5" w:rsidRPr="000620D7">
        <w:rPr>
          <w:rFonts w:eastAsia="Times New Roman"/>
          <w:i/>
          <w:iCs/>
          <w:lang w:val="en-US"/>
        </w:rPr>
        <w:t>not</w:t>
      </w:r>
      <w:r w:rsidR="39F1CCE5" w:rsidRPr="300A9FC4">
        <w:rPr>
          <w:rFonts w:eastAsia="Times New Roman"/>
          <w:lang w:val="en-US"/>
        </w:rPr>
        <w:t>)</w:t>
      </w:r>
      <w:r w:rsidR="05AF5AE4" w:rsidRPr="300A9FC4">
        <w:rPr>
          <w:rFonts w:eastAsia="Times New Roman"/>
          <w:lang w:val="en-US"/>
        </w:rPr>
        <w:t xml:space="preserve"> in questions</w:t>
      </w:r>
      <w:r w:rsidR="1791AACD" w:rsidRPr="300A9FC4">
        <w:rPr>
          <w:rFonts w:eastAsia="Times New Roman"/>
          <w:lang w:val="en-US"/>
        </w:rPr>
        <w:t xml:space="preserve"> – in Danish, </w:t>
      </w:r>
      <w:r w:rsidR="369360DD" w:rsidRPr="300A9FC4">
        <w:rPr>
          <w:rFonts w:eastAsia="Times New Roman"/>
          <w:lang w:val="en-US"/>
        </w:rPr>
        <w:t xml:space="preserve">the usage of not in a </w:t>
      </w:r>
      <w:r w:rsidR="00795843">
        <w:rPr>
          <w:rFonts w:eastAsia="Times New Roman"/>
          <w:lang w:val="en-US"/>
        </w:rPr>
        <w:t xml:space="preserve">question </w:t>
      </w:r>
      <w:r w:rsidR="369360DD" w:rsidRPr="300A9FC4">
        <w:rPr>
          <w:rFonts w:eastAsia="Times New Roman"/>
          <w:lang w:val="en-US"/>
        </w:rPr>
        <w:t>doesn’t negate the sentence</w:t>
      </w:r>
      <w:r w:rsidR="01A2E040" w:rsidRPr="300A9FC4">
        <w:rPr>
          <w:rFonts w:eastAsia="Times New Roman"/>
          <w:lang w:val="en-US"/>
        </w:rPr>
        <w:t>:</w:t>
      </w:r>
    </w:p>
    <w:p w14:paraId="2B1C3938" w14:textId="44400FFA" w:rsidR="002A3F32" w:rsidRPr="00054A89" w:rsidRDefault="1003CF31" w:rsidP="300A9FC4">
      <w:pPr>
        <w:ind w:firstLine="720"/>
        <w:rPr>
          <w:rFonts w:eastAsia="Times New Roman"/>
        </w:rPr>
      </w:pPr>
      <w:r w:rsidRPr="00054A89">
        <w:rPr>
          <w:rFonts w:eastAsia="Times New Roman"/>
        </w:rPr>
        <w:t>“</w:t>
      </w:r>
      <w:r w:rsidR="4298072D" w:rsidRPr="00054A89">
        <w:rPr>
          <w:rFonts w:eastAsia="Times New Roman"/>
        </w:rPr>
        <w:t xml:space="preserve">Er det ikke </w:t>
      </w:r>
      <w:r w:rsidR="008E5275" w:rsidRPr="00054A89">
        <w:rPr>
          <w:rFonts w:eastAsia="Times New Roman"/>
        </w:rPr>
        <w:t>(</w:t>
      </w:r>
      <w:r w:rsidR="008E5275" w:rsidRPr="00054A89">
        <w:rPr>
          <w:rFonts w:eastAsia="Times New Roman"/>
          <w:strike/>
        </w:rPr>
        <w:t>-1 X →</w:t>
      </w:r>
      <w:r w:rsidR="008E5275" w:rsidRPr="00054A89">
        <w:rPr>
          <w:rFonts w:eastAsia="Times New Roman"/>
        </w:rPr>
        <w:t>)</w:t>
      </w:r>
      <w:r w:rsidR="4298072D" w:rsidRPr="00054A89">
        <w:rPr>
          <w:rFonts w:eastAsia="Times New Roman"/>
        </w:rPr>
        <w:t xml:space="preserve"> forkert</w:t>
      </w:r>
      <w:r w:rsidR="4298072D" w:rsidRPr="00054A89">
        <w:rPr>
          <w:rFonts w:eastAsia="Times New Roman"/>
          <w:b/>
          <w:bCs/>
        </w:rPr>
        <w:t>?</w:t>
      </w:r>
      <w:r w:rsidR="004A52CC" w:rsidRPr="00054A89">
        <w:rPr>
          <w:rFonts w:eastAsia="Times New Roman"/>
        </w:rPr>
        <w:t>”</w:t>
      </w:r>
    </w:p>
    <w:p w14:paraId="44E1D7A3" w14:textId="00866CAD" w:rsidR="002E47AB" w:rsidRPr="002E47AB" w:rsidRDefault="0E7DAB2F" w:rsidP="300A9FC4">
      <w:pPr>
        <w:ind w:left="720"/>
        <w:rPr>
          <w:rFonts w:eastAsia="Times New Roman"/>
          <w:b/>
          <w:bCs/>
          <w:lang w:val="en-US"/>
        </w:rPr>
      </w:pPr>
      <w:r w:rsidRPr="300A9FC4">
        <w:rPr>
          <w:rFonts w:eastAsia="Times New Roman"/>
          <w:lang w:val="en-US"/>
        </w:rPr>
        <w:t>“</w:t>
      </w:r>
      <w:r w:rsidR="4298072D" w:rsidRPr="300A9FC4">
        <w:rPr>
          <w:rFonts w:eastAsia="Times New Roman"/>
          <w:lang w:val="en-US"/>
        </w:rPr>
        <w:t>Is</w:t>
      </w:r>
      <w:r w:rsidR="2BAA9B43" w:rsidRPr="300A9FC4">
        <w:rPr>
          <w:rFonts w:eastAsia="Times New Roman"/>
          <w:lang w:val="en-US"/>
        </w:rPr>
        <w:t>n’t (</w:t>
      </w:r>
      <w:r w:rsidR="2BAA9B43" w:rsidRPr="300A9FC4">
        <w:rPr>
          <w:rFonts w:eastAsia="Times New Roman"/>
          <w:strike/>
          <w:lang w:val="en-US"/>
        </w:rPr>
        <w:t xml:space="preserve">-1 X </w:t>
      </w:r>
      <w:r w:rsidR="2BAA9B43" w:rsidRPr="00BB7C0A">
        <w:rPr>
          <w:rFonts w:eastAsia="Times New Roman"/>
          <w:strike/>
          <w:lang w:val="en-GB"/>
        </w:rPr>
        <w:t>→</w:t>
      </w:r>
      <w:r w:rsidR="2BAA9B43" w:rsidRPr="300A9FC4">
        <w:rPr>
          <w:rFonts w:eastAsia="Times New Roman"/>
          <w:lang w:val="en-US"/>
        </w:rPr>
        <w:t>)</w:t>
      </w:r>
      <w:r w:rsidR="4298072D" w:rsidRPr="300A9FC4">
        <w:rPr>
          <w:rFonts w:eastAsia="Times New Roman"/>
          <w:lang w:val="en-US"/>
        </w:rPr>
        <w:t xml:space="preserve"> that wrong</w:t>
      </w:r>
      <w:r w:rsidR="17508C71" w:rsidRPr="300A9FC4">
        <w:rPr>
          <w:rFonts w:eastAsia="Times New Roman"/>
          <w:b/>
          <w:bCs/>
          <w:lang w:val="en-US"/>
        </w:rPr>
        <w:t>?</w:t>
      </w:r>
      <w:r w:rsidR="19332B09" w:rsidRPr="300A9FC4">
        <w:rPr>
          <w:rFonts w:eastAsia="Times New Roman"/>
          <w:lang w:val="en-US"/>
        </w:rPr>
        <w:t>”</w:t>
      </w:r>
      <w:commentRangeEnd w:id="113"/>
      <w:r w:rsidR="00BF5017">
        <w:rPr>
          <w:rStyle w:val="CommentReference"/>
        </w:rPr>
        <w:commentReference w:id="113"/>
      </w:r>
    </w:p>
    <w:p w14:paraId="67AD562D" w14:textId="3AE96956" w:rsidR="60C76A98" w:rsidRDefault="00F209C3" w:rsidP="300A9FC4">
      <w:pPr>
        <w:rPr>
          <w:rFonts w:eastAsia="Times New Roman"/>
        </w:rPr>
      </w:pPr>
      <w:commentRangeStart w:id="114"/>
      <w:r>
        <w:rPr>
          <w:rFonts w:eastAsia="Times New Roman"/>
          <w:lang w:val="en-US"/>
        </w:rPr>
        <w:t>A</w:t>
      </w:r>
      <w:r w:rsidR="1658285B" w:rsidRPr="300A9FC4">
        <w:rPr>
          <w:rFonts w:eastAsia="Times New Roman"/>
          <w:lang w:val="en-US"/>
        </w:rPr>
        <w:t>dding</w:t>
      </w:r>
      <w:r w:rsidR="4C057124" w:rsidRPr="300A9FC4">
        <w:rPr>
          <w:rFonts w:eastAsia="Times New Roman"/>
          <w:lang w:val="en-US"/>
        </w:rPr>
        <w:t xml:space="preserve"> </w:t>
      </w:r>
      <w:r w:rsidR="369360DD" w:rsidRPr="000620D7">
        <w:rPr>
          <w:rFonts w:eastAsia="Times New Roman"/>
          <w:i/>
          <w:iCs/>
          <w:lang w:val="en-US"/>
        </w:rPr>
        <w:t>‘men’</w:t>
      </w:r>
      <w:r w:rsidR="369360DD" w:rsidRPr="300A9FC4">
        <w:rPr>
          <w:rFonts w:eastAsia="Times New Roman"/>
          <w:lang w:val="en-US"/>
        </w:rPr>
        <w:t xml:space="preserve"> (</w:t>
      </w:r>
      <w:r w:rsidR="369360DD" w:rsidRPr="000620D7">
        <w:rPr>
          <w:rFonts w:eastAsia="Times New Roman"/>
          <w:i/>
          <w:iCs/>
          <w:lang w:val="en-US"/>
        </w:rPr>
        <w:t>but</w:t>
      </w:r>
      <w:r w:rsidR="369360DD" w:rsidRPr="300A9FC4">
        <w:rPr>
          <w:rFonts w:eastAsia="Times New Roman"/>
          <w:lang w:val="en-US"/>
        </w:rPr>
        <w:t xml:space="preserve">) intensity updates </w:t>
      </w:r>
      <w:r w:rsidR="55F54BB3" w:rsidRPr="300A9FC4">
        <w:rPr>
          <w:rFonts w:eastAsia="Times New Roman"/>
          <w:lang w:val="en-US"/>
        </w:rPr>
        <w:t>– in a sentence c</w:t>
      </w:r>
      <w:r w:rsidR="21ACA40F" w:rsidRPr="300A9FC4">
        <w:rPr>
          <w:rFonts w:eastAsia="Times New Roman"/>
          <w:lang w:val="en-US"/>
        </w:rPr>
        <w:t>ontaining</w:t>
      </w:r>
      <w:r w:rsidR="55F54BB3" w:rsidRPr="300A9FC4">
        <w:rPr>
          <w:rFonts w:eastAsia="Times New Roman"/>
          <w:lang w:val="en-US"/>
        </w:rPr>
        <w:t xml:space="preserve"> </w:t>
      </w:r>
      <w:r w:rsidR="21ACA40F" w:rsidRPr="300A9FC4">
        <w:rPr>
          <w:rFonts w:eastAsia="Times New Roman"/>
          <w:lang w:val="en-US"/>
        </w:rPr>
        <w:t>the word</w:t>
      </w:r>
      <w:r w:rsidR="55F54BB3" w:rsidRPr="300A9FC4">
        <w:rPr>
          <w:rFonts w:eastAsia="Times New Roman"/>
          <w:lang w:val="en-US"/>
        </w:rPr>
        <w:t xml:space="preserve"> </w:t>
      </w:r>
      <w:r w:rsidR="55F54BB3" w:rsidRPr="000620D7">
        <w:rPr>
          <w:rFonts w:eastAsia="Times New Roman"/>
          <w:i/>
          <w:iCs/>
          <w:lang w:val="en-US"/>
        </w:rPr>
        <w:t>‘</w:t>
      </w:r>
      <w:r w:rsidR="5440BC76" w:rsidRPr="000620D7">
        <w:rPr>
          <w:rFonts w:eastAsia="Times New Roman"/>
          <w:i/>
          <w:iCs/>
          <w:lang w:val="en-US"/>
        </w:rPr>
        <w:t>but</w:t>
      </w:r>
      <w:r w:rsidR="55F54BB3" w:rsidRPr="000620D7">
        <w:rPr>
          <w:rFonts w:eastAsia="Times New Roman"/>
          <w:i/>
          <w:iCs/>
          <w:lang w:val="en-US"/>
        </w:rPr>
        <w:t>’</w:t>
      </w:r>
      <w:r w:rsidR="11E55B75" w:rsidRPr="300A9FC4">
        <w:rPr>
          <w:rFonts w:eastAsia="Times New Roman"/>
          <w:lang w:val="en-US"/>
        </w:rPr>
        <w:t xml:space="preserve">, the part of the sentence after </w:t>
      </w:r>
      <w:r w:rsidR="11E55B75" w:rsidRPr="000620D7">
        <w:rPr>
          <w:rFonts w:eastAsia="Times New Roman"/>
          <w:i/>
          <w:iCs/>
          <w:lang w:val="en-US"/>
        </w:rPr>
        <w:t>‘but’</w:t>
      </w:r>
      <w:r w:rsidR="11E55B75" w:rsidRPr="300A9FC4">
        <w:rPr>
          <w:rFonts w:eastAsia="Times New Roman"/>
          <w:lang w:val="en-US"/>
        </w:rPr>
        <w:t xml:space="preserve"> carries more sentimental charge than the </w:t>
      </w:r>
      <w:r w:rsidR="031BD0FC" w:rsidRPr="300A9FC4">
        <w:rPr>
          <w:rFonts w:eastAsia="Times New Roman"/>
          <w:lang w:val="en-US"/>
        </w:rPr>
        <w:t xml:space="preserve">part before </w:t>
      </w:r>
      <w:r w:rsidR="031BD0FC" w:rsidRPr="000620D7">
        <w:rPr>
          <w:rFonts w:eastAsia="Times New Roman"/>
          <w:i/>
          <w:iCs/>
          <w:lang w:val="en-US"/>
        </w:rPr>
        <w:t>‘but’</w:t>
      </w:r>
      <w:r w:rsidR="00415DF3">
        <w:rPr>
          <w:rFonts w:eastAsia="Times New Roman"/>
          <w:lang w:val="en-US"/>
        </w:rPr>
        <w:t xml:space="preserve">. </w:t>
      </w:r>
      <w:r w:rsidR="005F1FF1" w:rsidRPr="00BB7C0A">
        <w:rPr>
          <w:lang w:val="en-GB"/>
        </w:rPr>
        <w:t>The</w:t>
      </w:r>
      <w:r w:rsidR="004C7A69" w:rsidRPr="00BB7C0A">
        <w:rPr>
          <w:lang w:val="en-GB"/>
        </w:rPr>
        <w:t xml:space="preserve"> English sentiment analysis program VADER</w:t>
      </w:r>
      <w:r w:rsidR="00A83098" w:rsidRPr="00BB7C0A">
        <w:rPr>
          <w:lang w:val="en-GB"/>
        </w:rPr>
        <w:t xml:space="preserve"> uses the factors 0.5 for the</w:t>
      </w:r>
      <w:r w:rsidR="005F1FF1" w:rsidRPr="00BB7C0A">
        <w:rPr>
          <w:lang w:val="en-GB"/>
        </w:rPr>
        <w:t xml:space="preserve"> </w:t>
      </w:r>
      <w:r w:rsidR="003D58EE" w:rsidRPr="00BB7C0A">
        <w:rPr>
          <w:lang w:val="en-GB"/>
        </w:rPr>
        <w:t xml:space="preserve">part of the sentence before </w:t>
      </w:r>
      <w:r w:rsidR="003D58EE" w:rsidRPr="00BB7C0A">
        <w:rPr>
          <w:i/>
          <w:iCs/>
          <w:lang w:val="en-GB"/>
        </w:rPr>
        <w:t>‘but’</w:t>
      </w:r>
      <w:r w:rsidR="003D58EE" w:rsidRPr="00BB7C0A">
        <w:rPr>
          <w:lang w:val="en-GB"/>
        </w:rPr>
        <w:t xml:space="preserve"> and </w:t>
      </w:r>
      <w:r w:rsidR="00AD2BFA" w:rsidRPr="00BB7C0A">
        <w:rPr>
          <w:lang w:val="en-GB"/>
        </w:rPr>
        <w:t xml:space="preserve">1.5 for the part </w:t>
      </w:r>
      <w:r w:rsidR="00B0502A" w:rsidRPr="00BB7C0A">
        <w:rPr>
          <w:lang w:val="en-GB"/>
        </w:rPr>
        <w:t>after</w:t>
      </w:r>
      <w:r w:rsidR="004C7A69" w:rsidRPr="00BB7C0A">
        <w:rPr>
          <w:lang w:val="en-GB"/>
        </w:rPr>
        <w:t xml:space="preserve"> </w:t>
      </w:r>
      <w:r w:rsidR="00AF774D" w:rsidRPr="00BB7C0A">
        <w:rPr>
          <w:i/>
          <w:iCs/>
          <w:lang w:val="en-GB"/>
        </w:rPr>
        <w:t>‘but’</w:t>
      </w:r>
      <w:r w:rsidR="004C7A69" w:rsidRPr="00BB7C0A">
        <w:rPr>
          <w:lang w:val="en-GB"/>
        </w:rPr>
        <w:t xml:space="preserve"> </w:t>
      </w:r>
      <w:r w:rsidR="004C7A69">
        <w:fldChar w:fldCharType="begin"/>
      </w:r>
      <w:r w:rsidR="004C7A69" w:rsidRPr="00BB7C0A">
        <w:rPr>
          <w:lang w:val="en-GB"/>
        </w:rPr>
        <w:instrText xml:space="preserve"> ADDIN ZOTERO_ITEM CSL_CITATION {"citationID":"avSEKFkA","properties":{"formattedCitation":"(Hutto,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4C7A69">
        <w:fldChar w:fldCharType="separate"/>
      </w:r>
      <w:r w:rsidR="004C7A69" w:rsidRPr="00BB7C0A">
        <w:rPr>
          <w:noProof/>
          <w:lang w:val="en-GB"/>
        </w:rPr>
        <w:t>(Hutto, 2014/2019)</w:t>
      </w:r>
      <w:r w:rsidR="004C7A69">
        <w:fldChar w:fldCharType="end"/>
      </w:r>
      <w:r w:rsidR="00181435" w:rsidRPr="00BB7C0A">
        <w:rPr>
          <w:lang w:val="en-GB"/>
        </w:rPr>
        <w:t xml:space="preserve">. </w:t>
      </w:r>
      <w:r w:rsidR="00181435" w:rsidRPr="00054A89">
        <w:t xml:space="preserve">We have adopted </w:t>
      </w:r>
      <w:r w:rsidR="00673E3F" w:rsidRPr="00054A89">
        <w:t>these values</w:t>
      </w:r>
      <w:r w:rsidR="001F528E" w:rsidRPr="00054A89">
        <w:rPr>
          <w:rFonts w:eastAsia="Times New Roman"/>
        </w:rPr>
        <w:t>:</w:t>
      </w:r>
      <w:r w:rsidR="031BD0FC" w:rsidRPr="00054A89">
        <w:rPr>
          <w:rFonts w:eastAsia="Times New Roman"/>
        </w:rPr>
        <w:t xml:space="preserve"> </w:t>
      </w:r>
      <w:commentRangeEnd w:id="114"/>
      <w:r w:rsidR="0015069A">
        <w:rPr>
          <w:rStyle w:val="CommentReference"/>
        </w:rPr>
        <w:commentReference w:id="114"/>
      </w:r>
    </w:p>
    <w:p w14:paraId="0B24214B" w14:textId="77777777" w:rsidR="00FA7A00" w:rsidRPr="00054A89" w:rsidRDefault="00FA7A00" w:rsidP="00FA7A00">
      <w:pPr>
        <w:ind w:left="720"/>
        <w:rPr>
          <w:rFonts w:eastAsia="Times New Roman"/>
        </w:rPr>
      </w:pPr>
      <w:r w:rsidRPr="00054A89">
        <w:rPr>
          <w:rFonts w:eastAsia="Times New Roman"/>
        </w:rPr>
        <w:t xml:space="preserve">“Maden (+0.3) var god (+2.3), (← X 0.5) </w:t>
      </w:r>
      <w:r w:rsidRPr="00054A89">
        <w:rPr>
          <w:rFonts w:eastAsia="Times New Roman"/>
          <w:b/>
          <w:bCs/>
        </w:rPr>
        <w:t>men</w:t>
      </w:r>
      <w:r w:rsidRPr="00054A89">
        <w:rPr>
          <w:rFonts w:eastAsia="Times New Roman"/>
        </w:rPr>
        <w:t xml:space="preserve"> (1.5 X →) serviceringen (+0.3) var elendig (-4.3).”</w:t>
      </w:r>
    </w:p>
    <w:p w14:paraId="43787F84" w14:textId="2B67BED2" w:rsidR="00FA7A00" w:rsidRPr="00BB7C0A" w:rsidRDefault="00FA7A00" w:rsidP="00FA7A00">
      <w:pPr>
        <w:ind w:left="720"/>
        <w:rPr>
          <w:rFonts w:eastAsia="Times New Roman"/>
          <w:lang w:val="en-GB"/>
        </w:rPr>
      </w:pPr>
      <w:r w:rsidRPr="300A9FC4">
        <w:rPr>
          <w:rFonts w:eastAsia="Times New Roman"/>
          <w:lang w:val="en-US"/>
        </w:rPr>
        <w:t xml:space="preserve">“The food </w:t>
      </w:r>
      <w:r w:rsidRPr="00BB7C0A">
        <w:rPr>
          <w:rFonts w:eastAsia="Times New Roman"/>
          <w:lang w:val="en-GB"/>
        </w:rPr>
        <w:t>(+0.3)</w:t>
      </w:r>
      <w:r w:rsidRPr="300A9FC4">
        <w:rPr>
          <w:rFonts w:eastAsia="Times New Roman"/>
          <w:lang w:val="en-US"/>
        </w:rPr>
        <w:t xml:space="preserve"> was good </w:t>
      </w:r>
      <w:r w:rsidRPr="00BB7C0A">
        <w:rPr>
          <w:rFonts w:eastAsia="Times New Roman"/>
          <w:lang w:val="en-GB"/>
        </w:rPr>
        <w:t>(+2.3)</w:t>
      </w:r>
      <w:r w:rsidRPr="300A9FC4">
        <w:rPr>
          <w:rFonts w:eastAsia="Times New Roman"/>
          <w:lang w:val="en-US"/>
        </w:rPr>
        <w:t xml:space="preserve">, (← X 0.5) </w:t>
      </w:r>
      <w:r w:rsidRPr="300A9FC4">
        <w:rPr>
          <w:rFonts w:eastAsia="Times New Roman"/>
          <w:b/>
          <w:bCs/>
          <w:lang w:val="en-US"/>
        </w:rPr>
        <w:t>but</w:t>
      </w:r>
      <w:r w:rsidRPr="300A9FC4">
        <w:rPr>
          <w:rFonts w:eastAsia="Times New Roman"/>
          <w:lang w:val="en-US"/>
        </w:rPr>
        <w:t xml:space="preserve"> (</w:t>
      </w:r>
      <w:r w:rsidRPr="00BB7C0A">
        <w:rPr>
          <w:rFonts w:eastAsia="Times New Roman"/>
          <w:lang w:val="en-GB"/>
        </w:rPr>
        <w:t>1</w:t>
      </w:r>
      <w:r w:rsidRPr="300A9FC4">
        <w:rPr>
          <w:rFonts w:eastAsia="Times New Roman"/>
          <w:lang w:val="en-US"/>
        </w:rPr>
        <w:t>.5</w:t>
      </w:r>
      <w:r w:rsidRPr="00BB7C0A">
        <w:rPr>
          <w:rFonts w:eastAsia="Times New Roman"/>
          <w:lang w:val="en-GB"/>
        </w:rPr>
        <w:t xml:space="preserve"> X →) </w:t>
      </w:r>
      <w:r w:rsidRPr="300A9FC4">
        <w:rPr>
          <w:rFonts w:eastAsia="Times New Roman"/>
          <w:lang w:val="en-US"/>
        </w:rPr>
        <w:t xml:space="preserve">the service </w:t>
      </w:r>
      <w:r w:rsidRPr="00BB7C0A">
        <w:rPr>
          <w:rFonts w:eastAsia="Times New Roman"/>
          <w:lang w:val="en-GB"/>
        </w:rPr>
        <w:t>(+0.3)</w:t>
      </w:r>
      <w:r w:rsidRPr="300A9FC4">
        <w:rPr>
          <w:rFonts w:eastAsia="Times New Roman"/>
          <w:lang w:val="en-US"/>
        </w:rPr>
        <w:t xml:space="preserve"> was </w:t>
      </w:r>
      <w:r>
        <w:rPr>
          <w:rFonts w:eastAsia="Times New Roman"/>
          <w:lang w:val="en-US"/>
        </w:rPr>
        <w:t>horrendous</w:t>
      </w:r>
      <w:r w:rsidRPr="300A9FC4">
        <w:rPr>
          <w:rFonts w:eastAsia="Times New Roman"/>
          <w:lang w:val="en-US"/>
        </w:rPr>
        <w:t xml:space="preserve"> </w:t>
      </w:r>
      <w:r w:rsidRPr="00BB7C0A">
        <w:rPr>
          <w:rFonts w:eastAsia="Times New Roman"/>
          <w:lang w:val="en-GB"/>
        </w:rPr>
        <w:t>(-4.3)</w:t>
      </w:r>
      <w:r w:rsidRPr="300A9FC4">
        <w:rPr>
          <w:rFonts w:eastAsia="Times New Roman"/>
          <w:lang w:val="en-US"/>
        </w:rPr>
        <w:t>.”</w:t>
      </w:r>
    </w:p>
    <w:p w14:paraId="3DEF3C7E" w14:textId="576EE90D" w:rsidR="00A57EA1" w:rsidRPr="00A57EA1" w:rsidRDefault="00F209C3" w:rsidP="300A9FC4">
      <w:pPr>
        <w:rPr>
          <w:rFonts w:eastAsia="Times New Roman"/>
          <w:lang w:val="en-US"/>
        </w:rPr>
      </w:pPr>
      <w:commentRangeStart w:id="115"/>
      <w:r>
        <w:rPr>
          <w:rFonts w:eastAsia="Times New Roman"/>
          <w:lang w:val="en-US"/>
        </w:rPr>
        <w:t>A</w:t>
      </w:r>
      <w:r w:rsidR="7E5AF15B" w:rsidRPr="300A9FC4">
        <w:rPr>
          <w:rFonts w:eastAsia="Times New Roman"/>
          <w:lang w:val="en-US"/>
        </w:rPr>
        <w:t>dding</w:t>
      </w:r>
      <w:r w:rsidR="031BD0FC" w:rsidRPr="300A9FC4">
        <w:rPr>
          <w:rFonts w:eastAsia="Times New Roman"/>
          <w:lang w:val="en-US"/>
        </w:rPr>
        <w:t xml:space="preserve"> i</w:t>
      </w:r>
      <w:r w:rsidR="7EF4FF02" w:rsidRPr="300A9FC4">
        <w:rPr>
          <w:rFonts w:eastAsia="Times New Roman"/>
          <w:lang w:val="en-US"/>
        </w:rPr>
        <w:t xml:space="preserve">ntensity </w:t>
      </w:r>
      <w:r w:rsidR="031BD0FC" w:rsidRPr="300A9FC4">
        <w:rPr>
          <w:rFonts w:eastAsia="Times New Roman"/>
          <w:lang w:val="en-US"/>
        </w:rPr>
        <w:t xml:space="preserve">modulation </w:t>
      </w:r>
      <w:r w:rsidR="18483422" w:rsidRPr="300A9FC4">
        <w:rPr>
          <w:rFonts w:eastAsia="Times New Roman"/>
          <w:lang w:val="en-US"/>
        </w:rPr>
        <w:t>if an exclamation mark is detected in a sentence</w:t>
      </w:r>
      <w:r w:rsidR="00F43CAF">
        <w:rPr>
          <w:rFonts w:eastAsia="Times New Roman"/>
          <w:lang w:val="en-US"/>
        </w:rPr>
        <w:t xml:space="preserve">. </w:t>
      </w:r>
      <w:commentRangeEnd w:id="115"/>
      <w:r w:rsidR="0015069A">
        <w:rPr>
          <w:rStyle w:val="CommentReference"/>
        </w:rPr>
        <w:commentReference w:id="115"/>
      </w:r>
      <w:r w:rsidR="00F43CAF" w:rsidRPr="00BB7C0A">
        <w:rPr>
          <w:lang w:val="en-GB"/>
        </w:rPr>
        <w:t>For each exclamation mark (EM) detected in a sentence, the sentiment of the sentence is multiplied by 1.291 for the first, 1.215 for the second, and 1.208 for the third. If more than three EMs are detected, the additional EMs are ignored, and the count of EMs is set to 3. The</w:t>
      </w:r>
      <w:r w:rsidR="00975DC7" w:rsidRPr="00BB7C0A">
        <w:rPr>
          <w:lang w:val="en-GB"/>
        </w:rPr>
        <w:t>se</w:t>
      </w:r>
      <w:r w:rsidR="00F43CAF" w:rsidRPr="00BB7C0A">
        <w:rPr>
          <w:lang w:val="en-GB"/>
        </w:rPr>
        <w:t xml:space="preserve"> values are the same used in VADER </w:t>
      </w:r>
      <w:r w:rsidR="00F43CAF">
        <w:fldChar w:fldCharType="begin"/>
      </w:r>
      <w:r w:rsidR="00F43CAF" w:rsidRPr="00BB7C0A">
        <w:rPr>
          <w:lang w:val="en-GB"/>
        </w:rPr>
        <w:instrText xml:space="preserve"> ADDIN ZOTERO_ITEM CSL_CITATION {"citationID":"iZcgSGxJ","properties":{"formattedCitation":"(Hutto,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F43CAF">
        <w:fldChar w:fldCharType="separate"/>
      </w:r>
      <w:r w:rsidR="00F43CAF" w:rsidRPr="00BB7C0A">
        <w:rPr>
          <w:noProof/>
          <w:lang w:val="en-GB"/>
        </w:rPr>
        <w:t>(Hutto, 2014/2019)</w:t>
      </w:r>
      <w:r w:rsidR="00F43CAF">
        <w:fldChar w:fldCharType="end"/>
      </w:r>
      <w:r w:rsidR="064C8FF0" w:rsidRPr="300A9FC4">
        <w:rPr>
          <w:rFonts w:eastAsia="Times New Roman"/>
          <w:lang w:val="en-US"/>
        </w:rPr>
        <w:t>:</w:t>
      </w:r>
      <w:r w:rsidR="18483422" w:rsidRPr="300A9FC4">
        <w:rPr>
          <w:rFonts w:eastAsia="Times New Roman"/>
          <w:lang w:val="en-US"/>
        </w:rPr>
        <w:t xml:space="preserve"> </w:t>
      </w:r>
    </w:p>
    <w:p w14:paraId="01F186AC" w14:textId="02442A70" w:rsidR="00210DEA" w:rsidRPr="00BB7C0A" w:rsidRDefault="7B4883FA" w:rsidP="300A9FC4">
      <w:pPr>
        <w:ind w:firstLine="720"/>
        <w:rPr>
          <w:rFonts w:eastAsia="Times New Roman"/>
          <w:lang w:val="en-GB"/>
        </w:rPr>
      </w:pPr>
      <w:r w:rsidRPr="00BB7C0A">
        <w:rPr>
          <w:rFonts w:eastAsia="Times New Roman"/>
          <w:lang w:val="en-GB"/>
        </w:rPr>
        <w:t>“</w:t>
      </w:r>
      <w:r w:rsidR="5742C210" w:rsidRPr="00BB7C0A">
        <w:rPr>
          <w:rFonts w:eastAsia="Times New Roman"/>
          <w:lang w:val="en-GB"/>
        </w:rPr>
        <w:t xml:space="preserve">Det </w:t>
      </w:r>
      <w:r w:rsidR="00E325E6" w:rsidRPr="00BB7C0A">
        <w:rPr>
          <w:rFonts w:eastAsia="Times New Roman"/>
          <w:lang w:val="en-GB"/>
        </w:rPr>
        <w:t>er</w:t>
      </w:r>
      <w:r w:rsidR="5742C210" w:rsidRPr="00BB7C0A">
        <w:rPr>
          <w:rFonts w:eastAsia="Times New Roman"/>
          <w:lang w:val="en-GB"/>
        </w:rPr>
        <w:t xml:space="preserve"> så </w:t>
      </w:r>
      <w:r w:rsidR="00E325E6" w:rsidRPr="00BB7C0A">
        <w:rPr>
          <w:rFonts w:eastAsia="Times New Roman"/>
          <w:lang w:val="en-GB"/>
        </w:rPr>
        <w:t>sejt</w:t>
      </w:r>
      <w:r w:rsidR="00336E39" w:rsidRPr="00BB7C0A">
        <w:rPr>
          <w:rFonts w:eastAsia="Times New Roman"/>
          <w:lang w:val="en-GB"/>
        </w:rPr>
        <w:t xml:space="preserve"> </w:t>
      </w:r>
      <w:r w:rsidR="00336E39" w:rsidRPr="00BB7C0A">
        <w:rPr>
          <w:rFonts w:eastAsia="Times New Roman"/>
          <w:color w:val="201F1E"/>
          <w:lang w:val="en-GB"/>
        </w:rPr>
        <w:t>(</w:t>
      </w:r>
      <w:r w:rsidR="00E73B21" w:rsidRPr="00BB7C0A">
        <w:rPr>
          <w:rFonts w:eastAsia="Times New Roman"/>
          <w:color w:val="201F1E"/>
          <w:lang w:val="en-GB"/>
        </w:rPr>
        <w:t>+</w:t>
      </w:r>
      <w:r w:rsidR="008F219C" w:rsidRPr="00BB7C0A">
        <w:rPr>
          <w:rFonts w:eastAsia="Times New Roman"/>
          <w:color w:val="201F1E"/>
          <w:lang w:val="en-GB"/>
        </w:rPr>
        <w:t>3</w:t>
      </w:r>
      <w:r w:rsidR="00336E39" w:rsidRPr="00BB7C0A">
        <w:rPr>
          <w:rFonts w:eastAsia="Times New Roman"/>
          <w:lang w:val="en-GB"/>
        </w:rPr>
        <w:t>.6</w:t>
      </w:r>
      <w:r w:rsidR="00336E39" w:rsidRPr="00BB7C0A">
        <w:rPr>
          <w:rFonts w:eastAsia="Times New Roman"/>
          <w:color w:val="201F1E"/>
          <w:lang w:val="en-GB"/>
        </w:rPr>
        <w:t>)</w:t>
      </w:r>
      <w:r w:rsidR="5742C210" w:rsidRPr="00BB7C0A">
        <w:rPr>
          <w:rFonts w:eastAsia="Times New Roman"/>
          <w:b/>
          <w:color w:val="201F1E"/>
          <w:lang w:val="en-GB"/>
        </w:rPr>
        <w:t>!</w:t>
      </w:r>
      <w:r w:rsidR="00336E39" w:rsidRPr="00BB7C0A">
        <w:rPr>
          <w:rFonts w:eastAsia="Times New Roman"/>
          <w:b/>
          <w:lang w:val="en-GB"/>
        </w:rPr>
        <w:t xml:space="preserve"> </w:t>
      </w:r>
      <w:r w:rsidR="00336E39" w:rsidRPr="300A9FC4">
        <w:rPr>
          <w:rFonts w:eastAsia="Times New Roman"/>
          <w:lang w:val="en-US"/>
        </w:rPr>
        <w:t xml:space="preserve">(← X </w:t>
      </w:r>
      <w:r w:rsidR="00043754" w:rsidRPr="00BB7C0A">
        <w:rPr>
          <w:rFonts w:eastAsia="Times New Roman"/>
          <w:lang w:val="en-GB"/>
        </w:rPr>
        <w:t>1.291</w:t>
      </w:r>
      <w:r w:rsidR="00336E39" w:rsidRPr="300A9FC4">
        <w:rPr>
          <w:rFonts w:eastAsia="Times New Roman"/>
          <w:lang w:val="en-US"/>
        </w:rPr>
        <w:t>)</w:t>
      </w:r>
      <w:r w:rsidR="00C04896" w:rsidRPr="00BB7C0A">
        <w:rPr>
          <w:rFonts w:eastAsia="Times New Roman"/>
          <w:lang w:val="en-GB"/>
        </w:rPr>
        <w:t>”</w:t>
      </w:r>
    </w:p>
    <w:p w14:paraId="7922892C" w14:textId="2328E5DE" w:rsidR="00A57EA1" w:rsidRPr="00A57EA1" w:rsidRDefault="672F321A" w:rsidP="300A9FC4">
      <w:pPr>
        <w:ind w:firstLine="720"/>
        <w:rPr>
          <w:rFonts w:eastAsia="Times New Roman"/>
          <w:lang w:val="en-US"/>
        </w:rPr>
      </w:pPr>
      <w:r w:rsidRPr="300A9FC4">
        <w:rPr>
          <w:rFonts w:eastAsia="Times New Roman"/>
          <w:color w:val="201F1E"/>
          <w:lang w:val="en-US"/>
        </w:rPr>
        <w:t>“</w:t>
      </w:r>
      <w:r w:rsidR="5742C210" w:rsidRPr="300A9FC4">
        <w:rPr>
          <w:rFonts w:eastAsia="Times New Roman"/>
          <w:color w:val="201F1E"/>
          <w:lang w:val="en-US"/>
        </w:rPr>
        <w:t>It</w:t>
      </w:r>
      <w:r w:rsidR="000B55B5" w:rsidRPr="300A9FC4">
        <w:rPr>
          <w:rFonts w:eastAsia="Times New Roman"/>
          <w:color w:val="201F1E"/>
          <w:lang w:val="en-US"/>
        </w:rPr>
        <w:t xml:space="preserve"> is so</w:t>
      </w:r>
      <w:r w:rsidR="5742C210" w:rsidRPr="300A9FC4">
        <w:rPr>
          <w:rFonts w:eastAsia="Times New Roman"/>
          <w:color w:val="201F1E"/>
          <w:lang w:val="en-US"/>
        </w:rPr>
        <w:t xml:space="preserve"> </w:t>
      </w:r>
      <w:r w:rsidR="000B55B5" w:rsidRPr="300A9FC4">
        <w:rPr>
          <w:rFonts w:eastAsia="Times New Roman"/>
          <w:color w:val="201F1E"/>
          <w:lang w:val="en-US"/>
        </w:rPr>
        <w:t>cool</w:t>
      </w:r>
      <w:r w:rsidR="00E73B21" w:rsidRPr="300A9FC4">
        <w:rPr>
          <w:rFonts w:eastAsia="Times New Roman"/>
          <w:color w:val="201F1E"/>
          <w:lang w:val="en-US"/>
        </w:rPr>
        <w:t xml:space="preserve"> </w:t>
      </w:r>
      <w:r w:rsidR="00E73B21" w:rsidRPr="00BB7C0A">
        <w:rPr>
          <w:rFonts w:eastAsia="Times New Roman"/>
          <w:color w:val="201F1E"/>
          <w:lang w:val="en-GB"/>
        </w:rPr>
        <w:t>(+3.6)</w:t>
      </w:r>
      <w:r w:rsidR="5742C210" w:rsidRPr="300A9FC4">
        <w:rPr>
          <w:rFonts w:eastAsia="Times New Roman"/>
          <w:b/>
          <w:bCs/>
          <w:color w:val="201F1E"/>
          <w:lang w:val="en-US"/>
        </w:rPr>
        <w:t>!</w:t>
      </w:r>
      <w:r w:rsidR="00E73B21" w:rsidRPr="300A9FC4">
        <w:rPr>
          <w:rFonts w:eastAsia="Times New Roman"/>
          <w:color w:val="201F1E"/>
          <w:lang w:val="en-US"/>
        </w:rPr>
        <w:t xml:space="preserve"> (← X </w:t>
      </w:r>
      <w:r w:rsidR="00E73B21" w:rsidRPr="00BB7C0A">
        <w:rPr>
          <w:rFonts w:eastAsia="Times New Roman"/>
          <w:lang w:val="en-GB"/>
        </w:rPr>
        <w:t>1.291</w:t>
      </w:r>
      <w:r w:rsidR="00E73B21" w:rsidRPr="300A9FC4">
        <w:rPr>
          <w:rFonts w:eastAsia="Times New Roman"/>
          <w:color w:val="201F1E"/>
          <w:lang w:val="en-US"/>
        </w:rPr>
        <w:t>)</w:t>
      </w:r>
      <w:r w:rsidR="00C04896" w:rsidRPr="300A9FC4">
        <w:rPr>
          <w:rFonts w:eastAsia="Times New Roman"/>
          <w:color w:val="201F1E"/>
          <w:lang w:val="en-US"/>
        </w:rPr>
        <w:t>”</w:t>
      </w:r>
    </w:p>
    <w:p w14:paraId="4F686307" w14:textId="00B9406D" w:rsidR="00A57EA1" w:rsidRPr="000B55B5" w:rsidRDefault="00F209C3" w:rsidP="300A9FC4">
      <w:pPr>
        <w:rPr>
          <w:rFonts w:eastAsia="Times New Roman"/>
          <w:color w:val="201F1E"/>
          <w:lang w:val="en-US"/>
        </w:rPr>
      </w:pPr>
      <w:commentRangeStart w:id="116"/>
      <w:r>
        <w:rPr>
          <w:rFonts w:eastAsia="Times New Roman"/>
          <w:color w:val="201F1E"/>
          <w:lang w:val="en-US"/>
        </w:rPr>
        <w:t>A</w:t>
      </w:r>
      <w:r w:rsidR="46DE190B" w:rsidRPr="300A9FC4">
        <w:rPr>
          <w:rFonts w:eastAsia="Times New Roman"/>
          <w:color w:val="201F1E"/>
          <w:lang w:val="en-US"/>
        </w:rPr>
        <w:t>dding</w:t>
      </w:r>
      <w:r w:rsidR="18483422" w:rsidRPr="300A9FC4">
        <w:rPr>
          <w:rFonts w:eastAsia="Times New Roman"/>
          <w:color w:val="201F1E"/>
          <w:lang w:val="en-US"/>
        </w:rPr>
        <w:t xml:space="preserve"> uppercase intensity modification</w:t>
      </w:r>
      <w:commentRangeEnd w:id="116"/>
      <w:r w:rsidR="00CE7B3F">
        <w:rPr>
          <w:rStyle w:val="CommentReference"/>
        </w:rPr>
        <w:commentReference w:id="116"/>
      </w:r>
      <w:r w:rsidR="00F43CAF">
        <w:rPr>
          <w:rFonts w:eastAsia="Times New Roman"/>
          <w:color w:val="201F1E"/>
          <w:lang w:val="en-US"/>
        </w:rPr>
        <w:t xml:space="preserve">. </w:t>
      </w:r>
      <w:r w:rsidR="00F43CAF" w:rsidRPr="00BB7C0A">
        <w:rPr>
          <w:lang w:val="en-GB"/>
        </w:rPr>
        <w:t>If a word is written in all capital letters, the sentiment of that word is multiplied by 1.733</w:t>
      </w:r>
      <w:r w:rsidR="00975DC7" w:rsidRPr="00BB7C0A">
        <w:rPr>
          <w:lang w:val="en-GB"/>
        </w:rPr>
        <w:t>. This values is the same used in VADER</w:t>
      </w:r>
      <w:r w:rsidR="00F43CAF" w:rsidRPr="00BB7C0A">
        <w:rPr>
          <w:lang w:val="en-GB"/>
        </w:rPr>
        <w:t xml:space="preserve"> </w:t>
      </w:r>
      <w:r w:rsidR="00F43CAF">
        <w:fldChar w:fldCharType="begin"/>
      </w:r>
      <w:r w:rsidR="00F43CAF" w:rsidRPr="00BB7C0A">
        <w:rPr>
          <w:lang w:val="en-GB"/>
        </w:rPr>
        <w:instrText xml:space="preserve"> ADDIN ZOTERO_ITEM CSL_CITATION {"citationID":"g3vw2OED","properties":{"formattedCitation":"(Hutto, 2014/2019)","plainCitation":"(Hutto, 2014/2019)","noteIndex":0},"citationItems":[{"id":497,"uris":["http://zotero.org/groups/2399712/items/3285XHFM"],"uri":["http://zotero.org/groups/2399712/items/3285XHFM"],"itemData":{"id":497,"type":"book","abstract":"VADER Sentiment Analysis. VADER (Valence Aware Dictionary and sEntiment Reasoner) is a lexicon and rule-based sentiment analysis tool that is specifically attuned to sentiments expressed in social ...","genre":"Python","note":"original-date: 2014-11-17T16:31:45Z","source":"GitHub","title":"cjhutto/vaderSentiment","URL":"https://github.com/cjhutto/vaderSentiment","author":[{"family":"Hutto","given":"C. J."}],"accessed":{"date-parts":[["2019",12,18]]},"issued":{"date-parts":[["2019",12,18]]}}}],"schema":"https://github.com/citation-style-language/schema/raw/master/csl-citation.json"} </w:instrText>
      </w:r>
      <w:r w:rsidR="00F43CAF">
        <w:fldChar w:fldCharType="separate"/>
      </w:r>
      <w:r w:rsidR="00F43CAF" w:rsidRPr="00BB7C0A">
        <w:rPr>
          <w:noProof/>
          <w:lang w:val="en-GB"/>
        </w:rPr>
        <w:t>(Hutto, 2014/2019)</w:t>
      </w:r>
      <w:r w:rsidR="00F43CAF">
        <w:fldChar w:fldCharType="end"/>
      </w:r>
      <w:r w:rsidR="4EE2D92F" w:rsidRPr="300A9FC4">
        <w:rPr>
          <w:rFonts w:eastAsia="Times New Roman"/>
          <w:color w:val="201F1E"/>
          <w:lang w:val="en-US"/>
        </w:rPr>
        <w:t>:</w:t>
      </w:r>
    </w:p>
    <w:p w14:paraId="5F193EBE" w14:textId="7DBA35E5" w:rsidR="007825C6" w:rsidRPr="00BB7C0A" w:rsidRDefault="00EF7135" w:rsidP="002B307A">
      <w:pPr>
        <w:ind w:left="720"/>
        <w:rPr>
          <w:rFonts w:eastAsia="Times New Roman"/>
          <w:b/>
          <w:bCs/>
          <w:lang w:val="en-GB"/>
        </w:rPr>
      </w:pPr>
      <w:commentRangeStart w:id="117"/>
      <w:r w:rsidRPr="00BB7C0A">
        <w:rPr>
          <w:rFonts w:eastAsia="Times New Roman"/>
          <w:lang w:val="en-GB"/>
        </w:rPr>
        <w:t>“</w:t>
      </w:r>
      <w:r w:rsidR="7DA33604" w:rsidRPr="00BB7C0A">
        <w:rPr>
          <w:rFonts w:eastAsia="Times New Roman"/>
          <w:lang w:val="en-GB"/>
        </w:rPr>
        <w:t xml:space="preserve">DET </w:t>
      </w:r>
      <w:r w:rsidR="000B55B5" w:rsidRPr="00BB7C0A">
        <w:rPr>
          <w:rFonts w:eastAsia="Times New Roman"/>
          <w:color w:val="201F1E"/>
          <w:lang w:val="en-GB"/>
        </w:rPr>
        <w:t>ER</w:t>
      </w:r>
      <w:r w:rsidR="7DA33604" w:rsidRPr="00BB7C0A">
        <w:rPr>
          <w:rFonts w:eastAsia="Times New Roman"/>
          <w:lang w:val="en-GB"/>
        </w:rPr>
        <w:t xml:space="preserve"> SÅ </w:t>
      </w:r>
      <w:r w:rsidR="000B55B5" w:rsidRPr="00BB7C0A">
        <w:rPr>
          <w:rFonts w:eastAsia="Times New Roman"/>
          <w:color w:val="201F1E"/>
          <w:lang w:val="en-GB"/>
        </w:rPr>
        <w:t>SEJT</w:t>
      </w:r>
      <w:r w:rsidRPr="00BB7C0A">
        <w:rPr>
          <w:rFonts w:eastAsia="Times New Roman"/>
          <w:color w:val="201F1E"/>
          <w:lang w:val="en-GB"/>
        </w:rPr>
        <w:t xml:space="preserve"> (+3.6)</w:t>
      </w:r>
      <w:r w:rsidR="7DA33604" w:rsidRPr="00BB7C0A">
        <w:rPr>
          <w:rFonts w:eastAsia="Times New Roman"/>
          <w:lang w:val="en-GB"/>
        </w:rPr>
        <w:t>.</w:t>
      </w:r>
      <w:r w:rsidRPr="00BB7C0A">
        <w:rPr>
          <w:rFonts w:eastAsia="Times New Roman"/>
          <w:lang w:val="en-GB"/>
        </w:rPr>
        <w:t xml:space="preserve"> </w:t>
      </w:r>
      <w:r w:rsidR="0033703F" w:rsidRPr="300A9FC4">
        <w:rPr>
          <w:rFonts w:eastAsia="Times New Roman"/>
          <w:lang w:val="en-US"/>
        </w:rPr>
        <w:t xml:space="preserve">(← X </w:t>
      </w:r>
      <w:r w:rsidR="0033703F" w:rsidRPr="00BB7C0A">
        <w:rPr>
          <w:rFonts w:eastAsia="Times New Roman"/>
          <w:lang w:val="en-GB"/>
        </w:rPr>
        <w:t>1.733)</w:t>
      </w:r>
      <w:r w:rsidRPr="00BB7C0A">
        <w:rPr>
          <w:rFonts w:eastAsia="Times New Roman"/>
          <w:lang w:val="en-GB"/>
        </w:rPr>
        <w:t>”</w:t>
      </w:r>
      <w:commentRangeEnd w:id="117"/>
      <w:r w:rsidR="00CE7B3F">
        <w:rPr>
          <w:rStyle w:val="CommentReference"/>
        </w:rPr>
        <w:commentReference w:id="117"/>
      </w:r>
    </w:p>
    <w:p w14:paraId="67511DBE" w14:textId="045865AB" w:rsidR="006F0C49" w:rsidRPr="00BB7C0A" w:rsidRDefault="00EF7135" w:rsidP="300A9FC4">
      <w:pPr>
        <w:ind w:firstLine="720"/>
        <w:rPr>
          <w:rFonts w:eastAsia="Times New Roman"/>
          <w:b/>
          <w:bCs/>
          <w:lang w:val="en-GB"/>
        </w:rPr>
      </w:pPr>
      <w:r w:rsidRPr="300A9FC4">
        <w:rPr>
          <w:rFonts w:eastAsia="Times New Roman"/>
          <w:color w:val="201F1E"/>
          <w:lang w:val="en-US"/>
        </w:rPr>
        <w:t>“</w:t>
      </w:r>
      <w:r w:rsidR="764F8C74" w:rsidRPr="300A9FC4">
        <w:rPr>
          <w:rFonts w:eastAsia="Times New Roman"/>
          <w:color w:val="201F1E"/>
          <w:lang w:val="en-US"/>
        </w:rPr>
        <w:t>IT</w:t>
      </w:r>
      <w:r w:rsidR="000B55B5" w:rsidRPr="300A9FC4">
        <w:rPr>
          <w:rFonts w:eastAsia="Times New Roman"/>
          <w:color w:val="201F1E"/>
          <w:lang w:val="en-US"/>
        </w:rPr>
        <w:t xml:space="preserve"> IS SO</w:t>
      </w:r>
      <w:r w:rsidR="764F8C74" w:rsidRPr="300A9FC4">
        <w:rPr>
          <w:rFonts w:eastAsia="Times New Roman"/>
          <w:color w:val="201F1E"/>
          <w:lang w:val="en-US"/>
        </w:rPr>
        <w:t xml:space="preserve"> </w:t>
      </w:r>
      <w:r w:rsidR="000B55B5" w:rsidRPr="300A9FC4">
        <w:rPr>
          <w:rFonts w:eastAsia="Times New Roman"/>
          <w:color w:val="201F1E"/>
          <w:lang w:val="en-US"/>
        </w:rPr>
        <w:t>COOL</w:t>
      </w:r>
      <w:r w:rsidR="00E74FE0" w:rsidRPr="300A9FC4">
        <w:rPr>
          <w:rFonts w:eastAsia="Times New Roman"/>
          <w:color w:val="201F1E"/>
          <w:lang w:val="en-US"/>
        </w:rPr>
        <w:t xml:space="preserve"> </w:t>
      </w:r>
      <w:r w:rsidR="00AC59F9" w:rsidRPr="00BB7C0A">
        <w:rPr>
          <w:rFonts w:eastAsia="Times New Roman"/>
          <w:color w:val="201F1E"/>
          <w:lang w:val="en-GB"/>
        </w:rPr>
        <w:t>(+3.6)</w:t>
      </w:r>
      <w:r w:rsidR="00AC59F9" w:rsidRPr="00BB7C0A">
        <w:rPr>
          <w:rFonts w:eastAsia="Times New Roman"/>
          <w:lang w:val="en-GB"/>
        </w:rPr>
        <w:t xml:space="preserve">. </w:t>
      </w:r>
      <w:r w:rsidR="00AC59F9" w:rsidRPr="300A9FC4">
        <w:rPr>
          <w:rFonts w:eastAsia="Times New Roman"/>
          <w:lang w:val="en-US"/>
        </w:rPr>
        <w:t xml:space="preserve">(← X </w:t>
      </w:r>
      <w:r w:rsidR="00AC59F9" w:rsidRPr="00BB7C0A">
        <w:rPr>
          <w:rFonts w:eastAsia="Times New Roman"/>
          <w:lang w:val="en-GB"/>
        </w:rPr>
        <w:t>1.733)”</w:t>
      </w:r>
    </w:p>
    <w:p w14:paraId="631E8EA5" w14:textId="6A7DEE6F" w:rsidR="00A33D2E" w:rsidRPr="007D31ED" w:rsidRDefault="0CC87A51" w:rsidP="00A968DF">
      <w:pPr>
        <w:rPr>
          <w:lang w:val="en-US"/>
        </w:rPr>
      </w:pPr>
      <w:r w:rsidRPr="1C5BC0CE">
        <w:rPr>
          <w:lang w:val="en-US"/>
        </w:rPr>
        <w:t>We also expand on SENTIDA</w:t>
      </w:r>
      <w:r w:rsidR="4FBED614" w:rsidRPr="7442D23E">
        <w:rPr>
          <w:lang w:val="en-US"/>
        </w:rPr>
        <w:t>,</w:t>
      </w:r>
      <w:r w:rsidRPr="1C5BC0CE">
        <w:rPr>
          <w:lang w:val="en-US"/>
        </w:rPr>
        <w:t xml:space="preserve"> which is </w:t>
      </w:r>
      <w:r w:rsidR="7A2D44AB" w:rsidRPr="118055F8">
        <w:rPr>
          <w:lang w:val="en-US"/>
        </w:rPr>
        <w:t xml:space="preserve">written in </w:t>
      </w:r>
      <w:r w:rsidR="7A2D44AB" w:rsidRPr="3E9EF6B4">
        <w:rPr>
          <w:lang w:val="en-US"/>
        </w:rPr>
        <w:t xml:space="preserve">a programing </w:t>
      </w:r>
      <w:r w:rsidR="7A2D44AB" w:rsidRPr="269A94EB">
        <w:rPr>
          <w:lang w:val="en-US"/>
        </w:rPr>
        <w:t xml:space="preserve">language </w:t>
      </w:r>
      <w:r w:rsidR="7A2D44AB" w:rsidRPr="7442D23E">
        <w:rPr>
          <w:lang w:val="en-US"/>
        </w:rPr>
        <w:t>called</w:t>
      </w:r>
      <w:r w:rsidRPr="118055F8">
        <w:rPr>
          <w:lang w:val="en-US"/>
        </w:rPr>
        <w:t xml:space="preserve"> </w:t>
      </w:r>
      <w:r w:rsidRPr="1C5BC0CE">
        <w:rPr>
          <w:lang w:val="en-US"/>
        </w:rPr>
        <w:t xml:space="preserve">R </w:t>
      </w:r>
      <w:r w:rsidR="1077C419" w:rsidRPr="36B69574">
        <w:rPr>
          <w:lang w:val="en-US"/>
        </w:rPr>
        <w:t xml:space="preserve">usually </w:t>
      </w:r>
      <w:r w:rsidR="1077C419" w:rsidRPr="16EF44F9">
        <w:rPr>
          <w:lang w:val="en-US"/>
        </w:rPr>
        <w:t xml:space="preserve">used for </w:t>
      </w:r>
      <w:r w:rsidR="1077C419" w:rsidRPr="3C08ED13">
        <w:rPr>
          <w:lang w:val="en-US"/>
        </w:rPr>
        <w:t xml:space="preserve">statistical </w:t>
      </w:r>
      <w:r w:rsidR="1077C419" w:rsidRPr="151A2D6C">
        <w:rPr>
          <w:lang w:val="en-US"/>
        </w:rPr>
        <w:t>analysis</w:t>
      </w:r>
      <w:r w:rsidRPr="1C5BC0CE">
        <w:rPr>
          <w:lang w:val="en-US"/>
        </w:rPr>
        <w:t xml:space="preserve"> by </w:t>
      </w:r>
      <w:r w:rsidR="2A8A7DC6" w:rsidRPr="1D61D829">
        <w:rPr>
          <w:lang w:val="en-US"/>
        </w:rPr>
        <w:t>translating</w:t>
      </w:r>
      <w:r w:rsidRPr="1C5BC0CE">
        <w:rPr>
          <w:lang w:val="en-US"/>
        </w:rPr>
        <w:t xml:space="preserve"> it </w:t>
      </w:r>
      <w:r w:rsidR="6D8700F3" w:rsidRPr="1D61D829">
        <w:rPr>
          <w:lang w:val="en-US"/>
        </w:rPr>
        <w:t xml:space="preserve">to </w:t>
      </w:r>
      <w:r w:rsidR="6D8700F3" w:rsidRPr="39B189BB">
        <w:rPr>
          <w:lang w:val="en-US"/>
        </w:rPr>
        <w:t xml:space="preserve">another programming language </w:t>
      </w:r>
      <w:r w:rsidR="6D8700F3" w:rsidRPr="677FB733">
        <w:rPr>
          <w:lang w:val="en-US"/>
        </w:rPr>
        <w:t>called</w:t>
      </w:r>
      <w:r w:rsidRPr="1D61D829">
        <w:rPr>
          <w:lang w:val="en-US"/>
        </w:rPr>
        <w:t xml:space="preserve"> </w:t>
      </w:r>
      <w:r w:rsidRPr="1C5BC0CE">
        <w:rPr>
          <w:lang w:val="en-US"/>
        </w:rPr>
        <w:t>Python</w:t>
      </w:r>
      <w:r w:rsidR="02A4A251" w:rsidRPr="677FB733">
        <w:rPr>
          <w:lang w:val="en-US"/>
        </w:rPr>
        <w:t xml:space="preserve"> because </w:t>
      </w:r>
      <w:r w:rsidR="41BAB58D" w:rsidRPr="705B6725">
        <w:rPr>
          <w:lang w:val="en-US"/>
        </w:rPr>
        <w:t xml:space="preserve">Python </w:t>
      </w:r>
      <w:r w:rsidR="00835B03">
        <w:rPr>
          <w:lang w:val="en-US"/>
        </w:rPr>
        <w:t>is more supported</w:t>
      </w:r>
      <w:r w:rsidR="004015BD">
        <w:rPr>
          <w:lang w:val="en-US"/>
        </w:rPr>
        <w:t xml:space="preserve"> in </w:t>
      </w:r>
      <w:r w:rsidR="00111027">
        <w:rPr>
          <w:lang w:val="en-US"/>
        </w:rPr>
        <w:t xml:space="preserve">the </w:t>
      </w:r>
      <w:r w:rsidR="004015BD">
        <w:rPr>
          <w:lang w:val="en-US"/>
        </w:rPr>
        <w:t xml:space="preserve">NLP </w:t>
      </w:r>
      <w:r w:rsidR="00111027">
        <w:rPr>
          <w:lang w:val="en-US"/>
        </w:rPr>
        <w:t>field</w:t>
      </w:r>
      <w:r w:rsidR="004015BD">
        <w:rPr>
          <w:lang w:val="en-US"/>
        </w:rPr>
        <w:t>.</w:t>
      </w:r>
      <w:r w:rsidR="277241D4" w:rsidRPr="151B2B4A">
        <w:rPr>
          <w:lang w:val="en-US"/>
        </w:rPr>
        <w:t xml:space="preserve"> </w:t>
      </w:r>
      <w:r w:rsidR="004015BD">
        <w:rPr>
          <w:lang w:val="en-US"/>
        </w:rPr>
        <w:t>W</w:t>
      </w:r>
      <w:r w:rsidR="16EE8445" w:rsidRPr="1E5192AE">
        <w:rPr>
          <w:lang w:val="en-US"/>
        </w:rPr>
        <w:t>riting</w:t>
      </w:r>
      <w:r w:rsidR="16EE8445" w:rsidRPr="355F1481">
        <w:rPr>
          <w:lang w:val="en-US"/>
        </w:rPr>
        <w:t xml:space="preserve"> SENTIDA </w:t>
      </w:r>
      <w:r w:rsidR="16EE8445" w:rsidRPr="1E5192AE">
        <w:rPr>
          <w:lang w:val="en-US"/>
        </w:rPr>
        <w:t xml:space="preserve">in Python </w:t>
      </w:r>
      <w:r w:rsidR="00787C74">
        <w:rPr>
          <w:lang w:val="en-US"/>
        </w:rPr>
        <w:t>thus</w:t>
      </w:r>
      <w:r w:rsidR="16EE8445" w:rsidRPr="1E5192AE">
        <w:rPr>
          <w:lang w:val="en-US"/>
        </w:rPr>
        <w:t xml:space="preserve"> </w:t>
      </w:r>
      <w:r w:rsidR="277241D4" w:rsidRPr="285A150B">
        <w:rPr>
          <w:lang w:val="en-US"/>
        </w:rPr>
        <w:t>eases the pro</w:t>
      </w:r>
      <w:r w:rsidR="2AF25A00" w:rsidRPr="285A150B">
        <w:rPr>
          <w:lang w:val="en-US"/>
        </w:rPr>
        <w:t xml:space="preserve">cess </w:t>
      </w:r>
      <w:r w:rsidR="2AF25A00" w:rsidRPr="4ACCA478">
        <w:rPr>
          <w:lang w:val="en-US"/>
        </w:rPr>
        <w:t xml:space="preserve">of </w:t>
      </w:r>
      <w:r w:rsidR="7A9B8261" w:rsidRPr="48BA0979">
        <w:rPr>
          <w:lang w:val="en-US"/>
        </w:rPr>
        <w:t xml:space="preserve">incorporating </w:t>
      </w:r>
      <w:r w:rsidR="7A9B8261" w:rsidRPr="0EC3EF30">
        <w:rPr>
          <w:lang w:val="en-US"/>
        </w:rPr>
        <w:t xml:space="preserve">improvements </w:t>
      </w:r>
      <w:r w:rsidR="7A9B8261" w:rsidRPr="7405E58F">
        <w:rPr>
          <w:lang w:val="en-US"/>
        </w:rPr>
        <w:t>made for other languages</w:t>
      </w:r>
      <w:r w:rsidR="7A9B8261" w:rsidRPr="1D53B22C">
        <w:rPr>
          <w:lang w:val="en-US"/>
        </w:rPr>
        <w:t xml:space="preserve"> </w:t>
      </w:r>
      <w:r w:rsidR="007116B3">
        <w:rPr>
          <w:lang w:val="en-US"/>
        </w:rPr>
        <w:t xml:space="preserve">and </w:t>
      </w:r>
      <w:r w:rsidR="006E4019">
        <w:rPr>
          <w:lang w:val="en-US"/>
        </w:rPr>
        <w:t>using</w:t>
      </w:r>
      <w:r w:rsidR="00281C87">
        <w:rPr>
          <w:lang w:val="en-US"/>
        </w:rPr>
        <w:t xml:space="preserve"> </w:t>
      </w:r>
      <w:r w:rsidR="007116B3">
        <w:rPr>
          <w:lang w:val="en-US"/>
        </w:rPr>
        <w:t xml:space="preserve">SentidaV2 with other </w:t>
      </w:r>
      <w:r w:rsidR="00CC16B7">
        <w:rPr>
          <w:lang w:val="en-US"/>
        </w:rPr>
        <w:t>NLP tools</w:t>
      </w:r>
      <w:r w:rsidR="5D6E5013" w:rsidRPr="14DEFFEF">
        <w:rPr>
          <w:lang w:val="en-US"/>
        </w:rPr>
        <w:t>.</w:t>
      </w:r>
    </w:p>
    <w:p w14:paraId="4A7C0406" w14:textId="62399C2C" w:rsidR="00A33D2E" w:rsidRDefault="00A33D2E" w:rsidP="00A33D2E">
      <w:pPr>
        <w:pStyle w:val="Heading2"/>
      </w:pPr>
      <w:r>
        <w:lastRenderedPageBreak/>
        <w:t>Emma</w:t>
      </w:r>
    </w:p>
    <w:p w14:paraId="35C12620" w14:textId="77777777" w:rsidR="00FA7A00" w:rsidRDefault="00CE7B3F" w:rsidP="00A968DF">
      <w:pPr>
        <w:rPr>
          <w:lang w:val="en-US"/>
        </w:rPr>
      </w:pPr>
      <w:ins w:id="118" w:author="Jacob Thøgersen" w:date="2020-04-20T11:34:00Z">
        <w:r>
          <w:rPr>
            <w:lang w:val="en-US"/>
          </w:rPr>
          <w:t>In order to test the efficiency/pr</w:t>
        </w:r>
      </w:ins>
      <w:ins w:id="119" w:author="Jacob Thøgersen" w:date="2020-04-20T11:35:00Z">
        <w:r>
          <w:rPr>
            <w:lang w:val="en-US"/>
          </w:rPr>
          <w:t>e</w:t>
        </w:r>
      </w:ins>
      <w:ins w:id="120" w:author="Jacob Thøgersen" w:date="2020-04-20T11:34:00Z">
        <w:r>
          <w:rPr>
            <w:lang w:val="en-US"/>
          </w:rPr>
          <w:t>cision</w:t>
        </w:r>
      </w:ins>
      <w:ins w:id="121" w:author="Jacob Thøgersen" w:date="2020-04-20T11:35:00Z">
        <w:r>
          <w:rPr>
            <w:lang w:val="en-US"/>
          </w:rPr>
          <w:t xml:space="preserve">/quality…, </w:t>
        </w:r>
      </w:ins>
      <w:r w:rsidR="60C76A98" w:rsidRPr="605A512E">
        <w:rPr>
          <w:lang w:val="en-US"/>
        </w:rPr>
        <w:t xml:space="preserve">We </w:t>
      </w:r>
      <w:r w:rsidR="15CEC528" w:rsidRPr="605A512E">
        <w:rPr>
          <w:lang w:val="en-US"/>
        </w:rPr>
        <w:t>also</w:t>
      </w:r>
      <w:r w:rsidR="60C76A98" w:rsidRPr="605A512E">
        <w:rPr>
          <w:lang w:val="en-US"/>
        </w:rPr>
        <w:t xml:space="preserve"> </w:t>
      </w:r>
      <w:r w:rsidR="1D28FBAA" w:rsidRPr="605A512E">
        <w:rPr>
          <w:lang w:val="en-US"/>
        </w:rPr>
        <w:t>introduce</w:t>
      </w:r>
      <w:r w:rsidR="60C76A98" w:rsidRPr="605A512E">
        <w:rPr>
          <w:lang w:val="en-US"/>
        </w:rPr>
        <w:t xml:space="preserve"> a new validation dataset, Emma</w:t>
      </w:r>
      <w:r w:rsidR="293D6FF7" w:rsidRPr="605A512E">
        <w:rPr>
          <w:lang w:val="en-US"/>
        </w:rPr>
        <w:t xml:space="preserve">. </w:t>
      </w:r>
      <w:r w:rsidR="487C253E" w:rsidRPr="605A512E">
        <w:rPr>
          <w:lang w:val="en-US"/>
        </w:rPr>
        <w:t xml:space="preserve">Until now, </w:t>
      </w:r>
      <w:r w:rsidR="466CE77F" w:rsidRPr="605A512E">
        <w:rPr>
          <w:lang w:val="en-US"/>
        </w:rPr>
        <w:t>Danish SA has been validated on Trust</w:t>
      </w:r>
      <w:r w:rsidR="00EC03F7">
        <w:rPr>
          <w:lang w:val="en-US"/>
        </w:rPr>
        <w:t>P</w:t>
      </w:r>
      <w:r w:rsidR="466CE77F" w:rsidRPr="605A512E">
        <w:rPr>
          <w:lang w:val="en-US"/>
        </w:rPr>
        <w:t>ilot reviews</w:t>
      </w:r>
      <w:r w:rsidR="5A27C97A" w:rsidRPr="605A512E">
        <w:rPr>
          <w:lang w:val="en-US"/>
        </w:rPr>
        <w:t xml:space="preserve">, trying to guess whether a review is positive (having 4 </w:t>
      </w:r>
      <w:r w:rsidR="780EDA9C" w:rsidRPr="605A512E">
        <w:rPr>
          <w:lang w:val="en-US"/>
        </w:rPr>
        <w:t>or 5 stars</w:t>
      </w:r>
      <w:r w:rsidR="5A27C97A" w:rsidRPr="605A512E">
        <w:rPr>
          <w:lang w:val="en-US"/>
        </w:rPr>
        <w:t>)</w:t>
      </w:r>
      <w:r w:rsidR="4BFAC263" w:rsidRPr="605A512E">
        <w:rPr>
          <w:lang w:val="en-US"/>
        </w:rPr>
        <w:t xml:space="preserve"> or negative (having 1 or 2 stars). Trust</w:t>
      </w:r>
      <w:r w:rsidR="004C0BB8">
        <w:rPr>
          <w:lang w:val="en-US"/>
        </w:rPr>
        <w:t>P</w:t>
      </w:r>
      <w:r w:rsidR="4BFAC263" w:rsidRPr="605A512E">
        <w:rPr>
          <w:lang w:val="en-US"/>
        </w:rPr>
        <w:t>ilot reviews are</w:t>
      </w:r>
      <w:r w:rsidR="2BDE2281" w:rsidRPr="605A512E">
        <w:rPr>
          <w:lang w:val="en-US"/>
        </w:rPr>
        <w:t xml:space="preserve"> used</w:t>
      </w:r>
      <w:r w:rsidR="00299C2D" w:rsidRPr="605A512E">
        <w:rPr>
          <w:lang w:val="en-US"/>
        </w:rPr>
        <w:t xml:space="preserve"> to validate SA</w:t>
      </w:r>
      <w:r w:rsidR="001E002C">
        <w:rPr>
          <w:lang w:val="en-US"/>
        </w:rPr>
        <w:t xml:space="preserve"> </w:t>
      </w:r>
      <w:r w:rsidR="00299C2D" w:rsidRPr="605A512E">
        <w:rPr>
          <w:lang w:val="en-US"/>
        </w:rPr>
        <w:t>programs</w:t>
      </w:r>
      <w:r w:rsidR="00AB55CE">
        <w:rPr>
          <w:lang w:val="en-US"/>
        </w:rPr>
        <w:t xml:space="preserve"> </w:t>
      </w:r>
      <w:r w:rsidR="00AB55CE" w:rsidRPr="605A512E">
        <w:rPr>
          <w:lang w:val="en-US"/>
        </w:rPr>
        <w:t>mainly</w:t>
      </w:r>
      <w:r w:rsidR="2BDE2281" w:rsidRPr="605A512E">
        <w:rPr>
          <w:lang w:val="en-US"/>
        </w:rPr>
        <w:t xml:space="preserve"> because it’s </w:t>
      </w:r>
      <w:r w:rsidR="5ADD8EF0" w:rsidRPr="605A512E">
        <w:rPr>
          <w:lang w:val="en-US"/>
        </w:rPr>
        <w:t>easy</w:t>
      </w:r>
      <w:r w:rsidR="2BDE2281" w:rsidRPr="605A512E">
        <w:rPr>
          <w:lang w:val="en-US"/>
        </w:rPr>
        <w:t xml:space="preserve"> to acquire a large set of</w:t>
      </w:r>
      <w:r w:rsidR="38465833" w:rsidRPr="605A512E">
        <w:rPr>
          <w:lang w:val="en-US"/>
        </w:rPr>
        <w:t xml:space="preserve"> rated</w:t>
      </w:r>
      <w:r w:rsidR="2BDE2281" w:rsidRPr="605A512E">
        <w:rPr>
          <w:lang w:val="en-US"/>
        </w:rPr>
        <w:t xml:space="preserve"> sentences</w:t>
      </w:r>
      <w:r w:rsidR="71306C35" w:rsidRPr="605A512E">
        <w:rPr>
          <w:lang w:val="en-US"/>
        </w:rPr>
        <w:t xml:space="preserve">. </w:t>
      </w:r>
    </w:p>
    <w:p w14:paraId="17BAFFC8" w14:textId="75541546" w:rsidR="60C76A98" w:rsidRDefault="00A33D2E" w:rsidP="00A968DF">
      <w:pPr>
        <w:rPr>
          <w:lang w:val="en-US"/>
        </w:rPr>
      </w:pPr>
      <w:r>
        <w:rPr>
          <w:lang w:val="en-US"/>
        </w:rPr>
        <w:t>However, u</w:t>
      </w:r>
      <w:r w:rsidR="5A1162AE" w:rsidRPr="605A512E">
        <w:rPr>
          <w:lang w:val="en-US"/>
        </w:rPr>
        <w:t>sing</w:t>
      </w:r>
      <w:r w:rsidR="71306C35" w:rsidRPr="605A512E">
        <w:rPr>
          <w:lang w:val="en-US"/>
        </w:rPr>
        <w:t xml:space="preserve"> Trust</w:t>
      </w:r>
      <w:r w:rsidR="00EC03F7">
        <w:rPr>
          <w:lang w:val="en-US"/>
        </w:rPr>
        <w:t>P</w:t>
      </w:r>
      <w:r w:rsidR="71306C35" w:rsidRPr="605A512E">
        <w:rPr>
          <w:lang w:val="en-US"/>
        </w:rPr>
        <w:t>ilot reviews</w:t>
      </w:r>
      <w:r w:rsidR="43A2846B" w:rsidRPr="605A512E">
        <w:rPr>
          <w:lang w:val="en-US"/>
        </w:rPr>
        <w:t xml:space="preserve"> has its problems</w:t>
      </w:r>
      <w:r w:rsidR="00F82A82">
        <w:rPr>
          <w:lang w:val="en-US"/>
        </w:rPr>
        <w:t>:</w:t>
      </w:r>
      <w:r w:rsidR="237F7B44" w:rsidRPr="605A512E">
        <w:rPr>
          <w:lang w:val="en-US"/>
        </w:rPr>
        <w:t xml:space="preserve"> </w:t>
      </w:r>
      <w:r w:rsidR="00F82A82">
        <w:rPr>
          <w:lang w:val="en-US"/>
        </w:rPr>
        <w:t>S</w:t>
      </w:r>
      <w:r w:rsidR="237F7B44" w:rsidRPr="605A512E">
        <w:rPr>
          <w:lang w:val="en-US"/>
        </w:rPr>
        <w:t xml:space="preserve">pelling mistakes occur </w:t>
      </w:r>
      <w:r w:rsidR="418982DB" w:rsidRPr="605A512E">
        <w:rPr>
          <w:lang w:val="en-US"/>
        </w:rPr>
        <w:t>often</w:t>
      </w:r>
      <w:r w:rsidR="0F771D2D" w:rsidRPr="605A512E">
        <w:rPr>
          <w:lang w:val="en-US"/>
        </w:rPr>
        <w:t xml:space="preserve"> and the SA</w:t>
      </w:r>
      <w:r w:rsidR="001E15BC">
        <w:rPr>
          <w:lang w:val="en-US"/>
        </w:rPr>
        <w:t xml:space="preserve"> </w:t>
      </w:r>
      <w:r w:rsidR="0F771D2D" w:rsidRPr="605A512E">
        <w:rPr>
          <w:lang w:val="en-US"/>
        </w:rPr>
        <w:t>program will not be able to recognize the word</w:t>
      </w:r>
      <w:r w:rsidR="200A3758" w:rsidRPr="605A512E">
        <w:rPr>
          <w:lang w:val="en-US"/>
        </w:rPr>
        <w:t>s;</w:t>
      </w:r>
      <w:r w:rsidR="237F7B44" w:rsidRPr="605A512E">
        <w:rPr>
          <w:lang w:val="en-US"/>
        </w:rPr>
        <w:t xml:space="preserve"> </w:t>
      </w:r>
      <w:commentRangeStart w:id="122"/>
      <w:r w:rsidR="237F7B44" w:rsidRPr="605A512E">
        <w:rPr>
          <w:lang w:val="en-US"/>
        </w:rPr>
        <w:t xml:space="preserve">rating </w:t>
      </w:r>
      <w:r w:rsidR="18D46C37" w:rsidRPr="605A512E">
        <w:rPr>
          <w:lang w:val="en-US"/>
        </w:rPr>
        <w:t xml:space="preserve">mistakes happen, </w:t>
      </w:r>
      <w:commentRangeEnd w:id="122"/>
      <w:r w:rsidR="00DC70C8">
        <w:rPr>
          <w:rStyle w:val="CommentReference"/>
        </w:rPr>
        <w:commentReference w:id="122"/>
      </w:r>
      <w:r w:rsidR="18D46C37" w:rsidRPr="605A512E">
        <w:rPr>
          <w:lang w:val="en-US"/>
        </w:rPr>
        <w:t>causing the validation to lose accuracy</w:t>
      </w:r>
      <w:r w:rsidR="099C1C29" w:rsidRPr="1C0604F1">
        <w:rPr>
          <w:lang w:val="en-US"/>
        </w:rPr>
        <w:t>;</w:t>
      </w:r>
      <w:r w:rsidR="00681464">
        <w:rPr>
          <w:lang w:val="en-US"/>
        </w:rPr>
        <w:t xml:space="preserve"> and</w:t>
      </w:r>
      <w:r w:rsidR="099C1C29" w:rsidRPr="1C0604F1">
        <w:rPr>
          <w:lang w:val="en-US"/>
        </w:rPr>
        <w:t xml:space="preserve"> </w:t>
      </w:r>
      <w:r w:rsidR="099C1C29" w:rsidRPr="10DDA968">
        <w:rPr>
          <w:lang w:val="en-US"/>
        </w:rPr>
        <w:t xml:space="preserve">there is no clear </w:t>
      </w:r>
      <w:r w:rsidR="099C1C29" w:rsidRPr="46336D46">
        <w:rPr>
          <w:lang w:val="en-US"/>
        </w:rPr>
        <w:t>etiquette for how</w:t>
      </w:r>
      <w:r w:rsidR="099C1C29" w:rsidRPr="1008AE39">
        <w:rPr>
          <w:lang w:val="en-US"/>
        </w:rPr>
        <w:t xml:space="preserve"> </w:t>
      </w:r>
      <w:r w:rsidR="099C1C29" w:rsidRPr="4EB8CE8C">
        <w:rPr>
          <w:lang w:val="en-US"/>
        </w:rPr>
        <w:t xml:space="preserve">to write or rate </w:t>
      </w:r>
      <w:r w:rsidR="099C1C29" w:rsidRPr="4817B4D8">
        <w:rPr>
          <w:lang w:val="en-US"/>
        </w:rPr>
        <w:t>reviews, which is a problem</w:t>
      </w:r>
      <w:r w:rsidR="5EB86D0D" w:rsidRPr="4817B4D8">
        <w:rPr>
          <w:lang w:val="en-US"/>
        </w:rPr>
        <w:t xml:space="preserve"> </w:t>
      </w:r>
      <w:r w:rsidR="5EB86D0D" w:rsidRPr="7AF35137">
        <w:rPr>
          <w:lang w:val="en-US"/>
        </w:rPr>
        <w:t xml:space="preserve">because </w:t>
      </w:r>
      <w:r w:rsidR="5EB86D0D" w:rsidRPr="5D5FDA2B">
        <w:rPr>
          <w:lang w:val="en-US"/>
        </w:rPr>
        <w:t xml:space="preserve">some might </w:t>
      </w:r>
      <w:r w:rsidR="5EB86D0D" w:rsidRPr="7D9AAC8A">
        <w:rPr>
          <w:lang w:val="en-US"/>
        </w:rPr>
        <w:t xml:space="preserve">in a 4-star review write </w:t>
      </w:r>
      <w:r w:rsidR="5EB86D0D" w:rsidRPr="137C692A">
        <w:rPr>
          <w:lang w:val="en-US"/>
        </w:rPr>
        <w:t xml:space="preserve">why the product </w:t>
      </w:r>
      <w:r w:rsidR="5EB86D0D" w:rsidRPr="0E5D1A62">
        <w:rPr>
          <w:lang w:val="en-US"/>
        </w:rPr>
        <w:t xml:space="preserve">got 4-stars, while </w:t>
      </w:r>
      <w:r w:rsidR="589DCA91" w:rsidRPr="0E5D1A62">
        <w:rPr>
          <w:lang w:val="en-US"/>
        </w:rPr>
        <w:t xml:space="preserve">others might write </w:t>
      </w:r>
      <w:r w:rsidR="589DCA91" w:rsidRPr="7A76AF17">
        <w:rPr>
          <w:lang w:val="en-US"/>
        </w:rPr>
        <w:t>why it didn’t get 5-stars</w:t>
      </w:r>
      <w:r w:rsidR="589DCA91" w:rsidRPr="69A6E3CD">
        <w:rPr>
          <w:lang w:val="en-US"/>
        </w:rPr>
        <w:t xml:space="preserve">. </w:t>
      </w:r>
      <w:r w:rsidR="002C3B49">
        <w:rPr>
          <w:lang w:val="en-US"/>
        </w:rPr>
        <w:t>The</w:t>
      </w:r>
      <w:r w:rsidR="589DCA91" w:rsidRPr="030FCCFC">
        <w:rPr>
          <w:lang w:val="en-US"/>
        </w:rPr>
        <w:t xml:space="preserve"> same experience with a product </w:t>
      </w:r>
      <w:r w:rsidR="589DCA91" w:rsidRPr="3C0D268B">
        <w:rPr>
          <w:lang w:val="en-US"/>
        </w:rPr>
        <w:t xml:space="preserve">might </w:t>
      </w:r>
      <w:r w:rsidR="589DCA91" w:rsidRPr="23DD542A">
        <w:rPr>
          <w:lang w:val="en-US"/>
        </w:rPr>
        <w:t xml:space="preserve">cause two </w:t>
      </w:r>
      <w:r w:rsidR="7200A9B0" w:rsidRPr="23DD542A">
        <w:rPr>
          <w:lang w:val="en-US"/>
        </w:rPr>
        <w:t xml:space="preserve">different </w:t>
      </w:r>
      <w:r w:rsidR="7200A9B0" w:rsidRPr="04911D6F">
        <w:rPr>
          <w:lang w:val="en-US"/>
        </w:rPr>
        <w:t xml:space="preserve">consumers to write </w:t>
      </w:r>
      <w:r w:rsidR="7200A9B0" w:rsidRPr="27204CA2">
        <w:rPr>
          <w:lang w:val="en-US"/>
        </w:rPr>
        <w:t xml:space="preserve">similar reviews </w:t>
      </w:r>
      <w:r w:rsidR="7200A9B0" w:rsidRPr="67E57015">
        <w:rPr>
          <w:lang w:val="en-US"/>
        </w:rPr>
        <w:t xml:space="preserve">while rating </w:t>
      </w:r>
      <w:r w:rsidR="00572FEE">
        <w:rPr>
          <w:lang w:val="en-US"/>
        </w:rPr>
        <w:t xml:space="preserve">the </w:t>
      </w:r>
      <w:r w:rsidR="7200A9B0" w:rsidRPr="11BE7812">
        <w:rPr>
          <w:lang w:val="en-US"/>
        </w:rPr>
        <w:t>product differently</w:t>
      </w:r>
      <w:r w:rsidR="002C3B49">
        <w:rPr>
          <w:lang w:val="en-US"/>
        </w:rPr>
        <w:t>, too</w:t>
      </w:r>
      <w:r w:rsidR="7200A9B0" w:rsidRPr="11BE7812">
        <w:rPr>
          <w:lang w:val="en-US"/>
        </w:rPr>
        <w:t>.</w:t>
      </w:r>
    </w:p>
    <w:p w14:paraId="05ED42C5" w14:textId="0DCB59DE" w:rsidR="00071C1E" w:rsidRDefault="4B0DAF08" w:rsidP="00A4440E">
      <w:commentRangeStart w:id="123"/>
      <w:r w:rsidRPr="00BB7C0A">
        <w:rPr>
          <w:lang w:val="en-GB"/>
        </w:rPr>
        <w:t>As opposed to the TrustPilot reviews</w:t>
      </w:r>
      <w:r w:rsidR="636C13EB" w:rsidRPr="00BB7C0A">
        <w:rPr>
          <w:lang w:val="en-GB"/>
        </w:rPr>
        <w:t xml:space="preserve">, </w:t>
      </w:r>
      <w:r w:rsidR="028E8AFA" w:rsidRPr="00BB7C0A">
        <w:rPr>
          <w:lang w:val="en-GB"/>
        </w:rPr>
        <w:t>Emma</w:t>
      </w:r>
      <w:r w:rsidR="2ABB0D86" w:rsidRPr="00BB7C0A">
        <w:rPr>
          <w:lang w:val="en-GB"/>
        </w:rPr>
        <w:t xml:space="preserve"> </w:t>
      </w:r>
      <w:del w:id="124" w:author="Jacob Thøgersen" w:date="2020-04-20T16:52:00Z">
        <w:r w:rsidR="2ABB0D86" w:rsidRPr="00BB7C0A" w:rsidDel="00FA7A00">
          <w:rPr>
            <w:lang w:val="en-GB"/>
          </w:rPr>
          <w:delText>consists of 352 sentences rated on 4 dimensions</w:delText>
        </w:r>
      </w:del>
      <w:ins w:id="125" w:author="Jacob Thøgersen" w:date="2020-04-20T16:52:00Z">
        <w:r w:rsidR="00FA7A00" w:rsidRPr="00BB7C0A">
          <w:rPr>
            <w:lang w:val="en-GB"/>
          </w:rPr>
          <w:t>is based on ratings</w:t>
        </w:r>
      </w:ins>
      <w:r w:rsidR="2ABB0D86" w:rsidRPr="00BB7C0A">
        <w:rPr>
          <w:lang w:val="en-GB"/>
        </w:rPr>
        <w:t xml:space="preserve"> by </w:t>
      </w:r>
      <w:r w:rsidR="32AD0106" w:rsidRPr="00BB7C0A">
        <w:rPr>
          <w:lang w:val="en-GB"/>
        </w:rPr>
        <w:t>30 raters</w:t>
      </w:r>
      <w:r w:rsidR="275DA9BB" w:rsidRPr="00BB7C0A">
        <w:rPr>
          <w:lang w:val="en-GB"/>
        </w:rPr>
        <w:t>, who all r</w:t>
      </w:r>
      <w:r w:rsidR="501C6F02" w:rsidRPr="00BB7C0A">
        <w:rPr>
          <w:lang w:val="en-GB"/>
        </w:rPr>
        <w:t>e</w:t>
      </w:r>
      <w:r w:rsidR="275DA9BB" w:rsidRPr="00BB7C0A">
        <w:rPr>
          <w:lang w:val="en-GB"/>
        </w:rPr>
        <w:t>c</w:t>
      </w:r>
      <w:r w:rsidR="12F286F0" w:rsidRPr="00BB7C0A">
        <w:rPr>
          <w:lang w:val="en-GB"/>
        </w:rPr>
        <w:t>ei</w:t>
      </w:r>
      <w:r w:rsidR="275DA9BB" w:rsidRPr="00BB7C0A">
        <w:rPr>
          <w:lang w:val="en-GB"/>
        </w:rPr>
        <w:t xml:space="preserve">ved the same instructions </w:t>
      </w:r>
      <w:r w:rsidR="6617C869" w:rsidRPr="00BB7C0A">
        <w:rPr>
          <w:lang w:val="en-GB"/>
        </w:rPr>
        <w:t>in how to rate the sentence</w:t>
      </w:r>
      <w:r w:rsidR="16249917" w:rsidRPr="00BB7C0A">
        <w:rPr>
          <w:lang w:val="en-GB"/>
        </w:rPr>
        <w:t>.</w:t>
      </w:r>
      <w:r w:rsidR="677F3236" w:rsidRPr="00BB7C0A">
        <w:rPr>
          <w:lang w:val="en-GB"/>
        </w:rPr>
        <w:t xml:space="preserve"> </w:t>
      </w:r>
      <w:ins w:id="126" w:author="Jacob Thøgersen" w:date="2020-04-20T16:52:00Z">
        <w:r w:rsidR="00FA7A00" w:rsidRPr="00BB7C0A">
          <w:rPr>
            <w:lang w:val="en-GB"/>
          </w:rPr>
          <w:t>In that sense it is a more controlled data set than TustPilot (eller sådan noget…).</w:t>
        </w:r>
      </w:ins>
      <w:r w:rsidR="00BD69ED" w:rsidRPr="00BB7C0A">
        <w:rPr>
          <w:lang w:val="en-GB"/>
        </w:rPr>
        <w:t xml:space="preserve"> </w:t>
      </w:r>
      <w:commentRangeStart w:id="127"/>
      <w:ins w:id="128" w:author="Jacob Thøgersen" w:date="2020-04-20T17:17:00Z">
        <w:r w:rsidR="00BD69ED" w:rsidRPr="00BB7C0A">
          <w:rPr>
            <w:lang w:val="en-GB"/>
          </w:rPr>
          <w:t xml:space="preserve">In total 352 sentences were rated. </w:t>
        </w:r>
        <w:commentRangeEnd w:id="127"/>
        <w:r w:rsidR="00BD69ED">
          <w:rPr>
            <w:rStyle w:val="CommentReference"/>
          </w:rPr>
          <w:commentReference w:id="127"/>
        </w:r>
      </w:ins>
      <w:r w:rsidR="677F3236" w:rsidRPr="00BB7C0A">
        <w:rPr>
          <w:lang w:val="en-GB"/>
        </w:rPr>
        <w:t xml:space="preserve">The raters were found </w:t>
      </w:r>
      <w:r w:rsidR="60C76A98" w:rsidRPr="00BB7C0A">
        <w:rPr>
          <w:lang w:val="en-GB"/>
        </w:rPr>
        <w:t>us</w:t>
      </w:r>
      <w:r w:rsidR="0DEE835D" w:rsidRPr="00BB7C0A">
        <w:rPr>
          <w:lang w:val="en-GB"/>
        </w:rPr>
        <w:t>ing</w:t>
      </w:r>
      <w:r w:rsidR="60C76A98" w:rsidRPr="00BB7C0A">
        <w:rPr>
          <w:lang w:val="en-GB"/>
        </w:rPr>
        <w:t xml:space="preserve"> citizen science</w:t>
      </w:r>
      <w:r w:rsidR="264E6119" w:rsidRPr="00BB7C0A">
        <w:rPr>
          <w:lang w:val="en-GB"/>
        </w:rPr>
        <w:t xml:space="preserve">, to ensure a broad </w:t>
      </w:r>
      <w:r w:rsidR="003753D5" w:rsidRPr="00BB7C0A">
        <w:rPr>
          <w:lang w:val="en-GB"/>
        </w:rPr>
        <w:t xml:space="preserve">demographic </w:t>
      </w:r>
      <w:r w:rsidR="264E6119" w:rsidRPr="00BB7C0A">
        <w:rPr>
          <w:lang w:val="en-GB"/>
        </w:rPr>
        <w:t xml:space="preserve">representation of </w:t>
      </w:r>
      <w:r w:rsidR="00C92944" w:rsidRPr="00BB7C0A">
        <w:rPr>
          <w:lang w:val="en-GB"/>
        </w:rPr>
        <w:t>Danes</w:t>
      </w:r>
      <w:r w:rsidR="003753D5" w:rsidRPr="00BB7C0A">
        <w:rPr>
          <w:lang w:val="en-GB"/>
        </w:rPr>
        <w:t xml:space="preserve">. </w:t>
      </w:r>
      <w:r w:rsidR="00721104" w:rsidRPr="00BB7C0A">
        <w:rPr>
          <w:lang w:val="en-GB"/>
        </w:rPr>
        <w:t xml:space="preserve">Citizen </w:t>
      </w:r>
      <w:r w:rsidR="009415F3" w:rsidRPr="00BB7C0A">
        <w:rPr>
          <w:lang w:val="en-GB"/>
        </w:rPr>
        <w:t xml:space="preserve">science </w:t>
      </w:r>
      <w:r w:rsidR="00734174" w:rsidRPr="00BB7C0A">
        <w:rPr>
          <w:lang w:val="en-GB"/>
        </w:rPr>
        <w:t xml:space="preserve">also contributes to motivation for the coders as </w:t>
      </w:r>
      <w:r w:rsidR="00A778F4" w:rsidRPr="00BB7C0A">
        <w:rPr>
          <w:lang w:val="en-GB"/>
        </w:rPr>
        <w:t xml:space="preserve">it attempts to allude to their sense of </w:t>
      </w:r>
      <w:r w:rsidR="006D7B81" w:rsidRPr="00BB7C0A">
        <w:rPr>
          <w:lang w:val="en-GB"/>
        </w:rPr>
        <w:t xml:space="preserve">assisting in a scientific </w:t>
      </w:r>
      <w:r w:rsidR="0087782A" w:rsidRPr="00BB7C0A">
        <w:rPr>
          <w:lang w:val="en-GB"/>
        </w:rPr>
        <w:t>endeavour</w:t>
      </w:r>
      <w:r w:rsidR="00F91CAE" w:rsidRPr="00BB7C0A">
        <w:rPr>
          <w:lang w:val="en-GB"/>
        </w:rPr>
        <w:t xml:space="preserve"> which has been shown</w:t>
      </w:r>
      <w:r w:rsidR="008501ED" w:rsidRPr="00BB7C0A">
        <w:rPr>
          <w:lang w:val="en-GB"/>
        </w:rPr>
        <w:t xml:space="preserve"> to </w:t>
      </w:r>
      <w:r w:rsidR="00030C44" w:rsidRPr="00BB7C0A">
        <w:rPr>
          <w:lang w:val="en-GB"/>
        </w:rPr>
        <w:t>increase engagement</w:t>
      </w:r>
      <w:r w:rsidR="00A75A52" w:rsidRPr="00BB7C0A">
        <w:rPr>
          <w:lang w:val="en-GB"/>
        </w:rPr>
        <w:t xml:space="preserve"> </w:t>
      </w:r>
      <w:r w:rsidR="00F91CAE" w:rsidRPr="002D193F">
        <w:fldChar w:fldCharType="begin"/>
      </w:r>
      <w:r w:rsidR="00F5136A" w:rsidRPr="00BB7C0A">
        <w:rPr>
          <w:lang w:val="en-GB"/>
        </w:rPr>
        <w:instrText xml:space="preserve"> ADDIN ZOTERO_ITEM CSL_CITATION {"citationID":"ZSzJdQ22","properties":{"formattedCitation":"(Heck et al., 2018; Pedersen et al., 2017)","plainCitation":"(Heck et al., 2018; Pedersen et al., 2017)","noteIndex":0},"citationItems":[{"id":154,"uris":["http://zotero.org/users/5985484/items/GEYXCSG9"],"uri":["http://zotero.org/users/5985484/items/GEYXCSG9"],"itemData":{"id":154,"type":"article-journal","abstract":"We introduce a remote interface to control and optimize the experimental production of Bose–Einstein condensates (BECs) and find improved solutions using two distinct implementations. First, a team of theoreticians used a remote version of their dressed chopped random basis optimization algorithm (RedCRAB), and second, a gamified interface allowed 600 citizen scientists from around the world to participate in real-time optimization. Quantitative studies of player search behavior demonstrated that they collectively engage in a combination of local and global searches. This form of multiagent adaptive search prevents premature convergence by the explorative behavior of low-performing players while high-performing players locally refine their solutions. In addition, many successful citizen science games have relied on a problem representation that directly engaged the visual or experiential intuition of the players. Here we demonstrate that citizen scientists can also be successful in an entirely abstract problem visualization. This is encouraging because a much wider range of challenges could potentially be opened to gamification in the future.","container-title":"Proceedings of the National Academy of Sciences","DOI":"10.1073/pnas.1716869115","ISSN":"0027-8424, 1091-6490","issue":"48","journalAbbreviation":"PNAS","language":"en","note":"PMID: 30413625","page":"E11231-E11237","source":"www.pnas.org","title":"Remote optimization of an ultracold atoms experiment by experts and citizen scientists","volume":"115","author":[{"family":"Heck","given":"Robert"},{"family":"Vuculescu","given":"Oana"},{"family":"Sørensen","given":"Jens Jakob"},{"family":"Zoller","given":"Jonathan"},{"family":"Andreasen","given":"Morten G."},{"family":"Bason","given":"Mark G."},{"family":"Ejlertsen","given":"Poul"},{"family":"Elíasson","given":"Ottó"},{"family":"Haikka","given":"Pinja"},{"family":"Laustsen","given":"Jens S."},{"family":"Nielsen","given":"Lærke L."},{"family":"Mao","give</w:instrText>
      </w:r>
      <w:r w:rsidR="00F5136A" w:rsidRPr="002D193F">
        <w:instrText xml:space="preserve">n":"Andrew"},{"family":"Müller","given":"Romain"},{"family":"Napolitano","given":"Mario"},{"family":"Pedersen","given":"Mads K."},{"family":"Thorsen","given":"Aske R."},{"family":"Bergenholtz","given":"Carsten"},{"family":"Calarco","given":"Tommaso"},{"family":"Montangero","given":"Simone"},{"family":"Sherson","given":"Jacob F."}],"issued":{"date-parts":[["2018",11,27]]}}},{"id":568,"uris":["http://zotero.org/users/5985484/items/4TVKZQUY"],"uri":["http://zotero.org/users/5985484/items/4TVKZQUY"],"itemData":{"id":568,"type":"article-journal","abstract":"Points, badges, and leaderboards are some of the most often used game elements, and they are typically the first elements that people use from the gamification toolbox. Very few studies have tried to investigate the effects of the individual elements and even fewer have examined how these elements work together.","language":"en","page":"8","source":"Zotero","title":"Leaderboard Effects on Player Performance in a Citizen Science Game","author":[{"family":"Pedersen","given":"Mads Kock"},{"family":"Rasmussen","given":"Nanna Ravn"},{"family":"Sherson","given":"Jacob F"},{"family":"Basaiawmoit","given":"Rajiv Vaid"}],"issued":{"date-parts":[["2017"]]}}}],"schema":"https://github.com/citation-style-language/schema/raw/master/csl-citation.json"} </w:instrText>
      </w:r>
      <w:r w:rsidR="00F91CAE" w:rsidRPr="002D193F">
        <w:fldChar w:fldCharType="separate"/>
      </w:r>
      <w:r w:rsidR="00F5136A" w:rsidRPr="002D193F">
        <w:t>(Heck et al., 2018; Pedersen et al., 2017)</w:t>
      </w:r>
      <w:r w:rsidR="00F91CAE" w:rsidRPr="002D193F">
        <w:fldChar w:fldCharType="end"/>
      </w:r>
      <w:r w:rsidR="008501ED" w:rsidRPr="002D193F">
        <w:t>.</w:t>
      </w:r>
    </w:p>
    <w:tbl>
      <w:tblPr>
        <w:tblpPr w:leftFromText="181" w:rightFromText="181" w:vertAnchor="text" w:horzAnchor="margin" w:tblpXSpec="center" w:tblpY="1"/>
        <w:tblOverlap w:val="never"/>
        <w:tblW w:w="9919" w:type="dxa"/>
        <w:tblBorders>
          <w:top w:val="single" w:sz="4" w:space="0" w:color="auto"/>
          <w:left w:val="single" w:sz="4" w:space="0" w:color="auto"/>
          <w:bottom w:val="single" w:sz="4" w:space="0" w:color="auto"/>
          <w:right w:val="single" w:sz="4" w:space="0" w:color="auto"/>
          <w:insideH w:val="single" w:sz="4" w:space="0" w:color="7F7F7F"/>
        </w:tblBorders>
        <w:tblLook w:val="04A0" w:firstRow="1" w:lastRow="0" w:firstColumn="1" w:lastColumn="0" w:noHBand="0" w:noVBand="1"/>
      </w:tblPr>
      <w:tblGrid>
        <w:gridCol w:w="1401"/>
        <w:gridCol w:w="2210"/>
        <w:gridCol w:w="2126"/>
        <w:gridCol w:w="2240"/>
        <w:gridCol w:w="1942"/>
      </w:tblGrid>
      <w:tr w:rsidR="00DC70C8" w:rsidRPr="00BB7C0A" w14:paraId="3DFBDF49" w14:textId="77777777" w:rsidTr="00FA7A00">
        <w:trPr>
          <w:trHeight w:val="568"/>
        </w:trPr>
        <w:tc>
          <w:tcPr>
            <w:tcW w:w="9919" w:type="dxa"/>
            <w:gridSpan w:val="5"/>
            <w:tcBorders>
              <w:top w:val="nil"/>
              <w:left w:val="nil"/>
              <w:bottom w:val="single" w:sz="4" w:space="0" w:color="7F7F7F"/>
              <w:right w:val="nil"/>
            </w:tcBorders>
            <w:vAlign w:val="bottom"/>
          </w:tcPr>
          <w:p w14:paraId="0CB2AF4D" w14:textId="77777777" w:rsidR="00DC70C8" w:rsidRPr="00BB7C0A" w:rsidRDefault="00DC70C8" w:rsidP="00FA7A00">
            <w:pPr>
              <w:pStyle w:val="Caption"/>
              <w:framePr w:hSpace="0" w:wrap="auto" w:vAnchor="margin" w:hAnchor="text" w:xAlign="left" w:yAlign="inline"/>
              <w:suppressOverlap w:val="0"/>
              <w:rPr>
                <w:lang w:val="en-GB"/>
              </w:rPr>
            </w:pPr>
            <w:bookmarkStart w:id="129" w:name="_Ref34311845"/>
            <w:r w:rsidRPr="00BB7C0A">
              <w:rPr>
                <w:lang w:val="en-GB"/>
              </w:rPr>
              <w:t xml:space="preserve">Table </w:t>
            </w:r>
            <w:r w:rsidRPr="00CA6760">
              <w:fldChar w:fldCharType="begin"/>
            </w:r>
            <w:r w:rsidRPr="00BB7C0A">
              <w:rPr>
                <w:lang w:val="en-GB"/>
              </w:rPr>
              <w:instrText xml:space="preserve"> SEQ Table \* ARABIC </w:instrText>
            </w:r>
            <w:r w:rsidRPr="00CA6760">
              <w:fldChar w:fldCharType="separate"/>
            </w:r>
            <w:r w:rsidRPr="00BB7C0A">
              <w:rPr>
                <w:lang w:val="en-GB"/>
              </w:rPr>
              <w:t>2</w:t>
            </w:r>
            <w:r w:rsidRPr="00CA6760">
              <w:fldChar w:fldCharType="end"/>
            </w:r>
            <w:bookmarkEnd w:id="129"/>
            <w:r w:rsidRPr="00BB7C0A">
              <w:rPr>
                <w:lang w:val="en-GB"/>
              </w:rPr>
              <w:t xml:space="preserve"> - Coding scheme for the citizen science raters</w:t>
            </w:r>
          </w:p>
        </w:tc>
      </w:tr>
      <w:tr w:rsidR="00DC70C8" w14:paraId="214AD863" w14:textId="77777777" w:rsidTr="00FA7A00">
        <w:trPr>
          <w:trHeight w:val="679"/>
        </w:trPr>
        <w:tc>
          <w:tcPr>
            <w:tcW w:w="1401" w:type="dxa"/>
            <w:tcBorders>
              <w:top w:val="single" w:sz="4" w:space="0" w:color="auto"/>
              <w:left w:val="single" w:sz="4" w:space="0" w:color="auto"/>
              <w:bottom w:val="single" w:sz="4" w:space="0" w:color="7F7F7F"/>
              <w:right w:val="nil"/>
            </w:tcBorders>
            <w:vAlign w:val="center"/>
            <w:hideMark/>
          </w:tcPr>
          <w:p w14:paraId="02B1C3D9" w14:textId="77777777" w:rsidR="00DC70C8" w:rsidRDefault="00DC70C8" w:rsidP="00FA7A00">
            <w:pPr>
              <w:jc w:val="center"/>
              <w:rPr>
                <w:caps/>
              </w:rPr>
            </w:pPr>
            <w:r>
              <w:t>Dimension</w:t>
            </w:r>
          </w:p>
        </w:tc>
        <w:tc>
          <w:tcPr>
            <w:tcW w:w="2210" w:type="dxa"/>
            <w:tcBorders>
              <w:top w:val="single" w:sz="4" w:space="0" w:color="auto"/>
              <w:left w:val="nil"/>
              <w:bottom w:val="single" w:sz="4" w:space="0" w:color="7F7F7F"/>
              <w:right w:val="nil"/>
            </w:tcBorders>
            <w:vAlign w:val="center"/>
            <w:hideMark/>
          </w:tcPr>
          <w:p w14:paraId="78B30484" w14:textId="77777777" w:rsidR="00DC70C8" w:rsidRDefault="00DC70C8" w:rsidP="00FA7A00">
            <w:pPr>
              <w:jc w:val="center"/>
              <w:rPr>
                <w:caps/>
              </w:rPr>
            </w:pPr>
            <w:commentRangeStart w:id="130"/>
            <w:r>
              <w:t>Valence</w:t>
            </w:r>
          </w:p>
        </w:tc>
        <w:tc>
          <w:tcPr>
            <w:tcW w:w="2126" w:type="dxa"/>
            <w:tcBorders>
              <w:top w:val="single" w:sz="4" w:space="0" w:color="auto"/>
              <w:left w:val="nil"/>
              <w:bottom w:val="single" w:sz="4" w:space="0" w:color="7F7F7F"/>
              <w:right w:val="nil"/>
            </w:tcBorders>
            <w:vAlign w:val="center"/>
            <w:hideMark/>
          </w:tcPr>
          <w:p w14:paraId="06C12E00" w14:textId="77777777" w:rsidR="00DC70C8" w:rsidRDefault="00DC70C8" w:rsidP="00FA7A00">
            <w:pPr>
              <w:jc w:val="center"/>
              <w:rPr>
                <w:caps/>
              </w:rPr>
            </w:pPr>
            <w:r>
              <w:t>Intensity</w:t>
            </w:r>
          </w:p>
        </w:tc>
        <w:tc>
          <w:tcPr>
            <w:tcW w:w="2240" w:type="dxa"/>
            <w:tcBorders>
              <w:top w:val="single" w:sz="4" w:space="0" w:color="auto"/>
              <w:left w:val="nil"/>
              <w:bottom w:val="single" w:sz="4" w:space="0" w:color="7F7F7F"/>
              <w:right w:val="nil"/>
            </w:tcBorders>
            <w:vAlign w:val="center"/>
            <w:hideMark/>
          </w:tcPr>
          <w:p w14:paraId="3C0E6BB9" w14:textId="77777777" w:rsidR="00DC70C8" w:rsidRDefault="00DC70C8" w:rsidP="00FA7A00">
            <w:pPr>
              <w:jc w:val="center"/>
              <w:rPr>
                <w:caps/>
              </w:rPr>
            </w:pPr>
            <w:r>
              <w:t>Controllability</w:t>
            </w:r>
          </w:p>
        </w:tc>
        <w:tc>
          <w:tcPr>
            <w:tcW w:w="1942" w:type="dxa"/>
            <w:tcBorders>
              <w:top w:val="single" w:sz="4" w:space="0" w:color="auto"/>
              <w:left w:val="nil"/>
              <w:bottom w:val="single" w:sz="4" w:space="0" w:color="7F7F7F"/>
              <w:right w:val="single" w:sz="4" w:space="0" w:color="auto"/>
            </w:tcBorders>
            <w:vAlign w:val="center"/>
            <w:hideMark/>
          </w:tcPr>
          <w:p w14:paraId="10477B1E" w14:textId="77777777" w:rsidR="00DC70C8" w:rsidRDefault="00DC70C8" w:rsidP="00FA7A00">
            <w:pPr>
              <w:jc w:val="center"/>
              <w:rPr>
                <w:caps/>
              </w:rPr>
            </w:pPr>
            <w:r>
              <w:t>Utility</w:t>
            </w:r>
            <w:commentRangeEnd w:id="130"/>
            <w:r w:rsidR="00FA7A00">
              <w:rPr>
                <w:rStyle w:val="CommentReference"/>
              </w:rPr>
              <w:commentReference w:id="130"/>
            </w:r>
          </w:p>
        </w:tc>
      </w:tr>
      <w:tr w:rsidR="00DC70C8" w14:paraId="2936227A" w14:textId="77777777" w:rsidTr="00FA7A00">
        <w:trPr>
          <w:trHeight w:val="865"/>
        </w:trPr>
        <w:tc>
          <w:tcPr>
            <w:tcW w:w="1401" w:type="dxa"/>
            <w:tcBorders>
              <w:top w:val="single" w:sz="4" w:space="0" w:color="7F7F7F"/>
              <w:left w:val="single" w:sz="4" w:space="0" w:color="auto"/>
              <w:bottom w:val="single" w:sz="4" w:space="0" w:color="7F7F7F"/>
              <w:right w:val="nil"/>
            </w:tcBorders>
            <w:vAlign w:val="center"/>
            <w:hideMark/>
          </w:tcPr>
          <w:p w14:paraId="4F5C0111" w14:textId="77777777" w:rsidR="00DC70C8" w:rsidRDefault="00DC70C8" w:rsidP="00FA7A00">
            <w:pPr>
              <w:jc w:val="center"/>
              <w:rPr>
                <w:caps/>
              </w:rPr>
            </w:pPr>
            <w:r>
              <w:t>Danish scheme</w:t>
            </w:r>
          </w:p>
        </w:tc>
        <w:tc>
          <w:tcPr>
            <w:tcW w:w="2210" w:type="dxa"/>
            <w:tcBorders>
              <w:top w:val="single" w:sz="4" w:space="0" w:color="7F7F7F"/>
              <w:left w:val="nil"/>
              <w:bottom w:val="single" w:sz="4" w:space="0" w:color="7F7F7F"/>
              <w:right w:val="nil"/>
            </w:tcBorders>
            <w:vAlign w:val="center"/>
            <w:hideMark/>
          </w:tcPr>
          <w:p w14:paraId="17A1BE5F" w14:textId="77777777" w:rsidR="00DC70C8" w:rsidRPr="00400D41" w:rsidRDefault="00DC70C8" w:rsidP="00FA7A00">
            <w:pPr>
              <w:jc w:val="center"/>
            </w:pPr>
            <w:r w:rsidRPr="00400D41">
              <w:t>Meget negativ følelse</w:t>
            </w:r>
          </w:p>
          <w:p w14:paraId="33110A25" w14:textId="77777777" w:rsidR="00DC70C8" w:rsidRPr="00400D41" w:rsidRDefault="00DC70C8" w:rsidP="00FA7A00">
            <w:pPr>
              <w:jc w:val="center"/>
            </w:pPr>
            <w:r w:rsidRPr="00400D41">
              <w:t>Meget positiv følelse</w:t>
            </w:r>
          </w:p>
        </w:tc>
        <w:tc>
          <w:tcPr>
            <w:tcW w:w="2126" w:type="dxa"/>
            <w:tcBorders>
              <w:top w:val="single" w:sz="4" w:space="0" w:color="7F7F7F"/>
              <w:left w:val="nil"/>
              <w:bottom w:val="single" w:sz="4" w:space="0" w:color="7F7F7F"/>
              <w:right w:val="nil"/>
            </w:tcBorders>
            <w:vAlign w:val="center"/>
            <w:hideMark/>
          </w:tcPr>
          <w:p w14:paraId="2FBEF9CB" w14:textId="77777777" w:rsidR="00DC70C8" w:rsidRDefault="00DC70C8" w:rsidP="00FA7A00">
            <w:pPr>
              <w:jc w:val="center"/>
            </w:pPr>
            <w:r>
              <w:t>Meget beroligende</w:t>
            </w:r>
          </w:p>
          <w:p w14:paraId="4C81BE1B" w14:textId="77777777" w:rsidR="00DC70C8" w:rsidRDefault="00DC70C8" w:rsidP="00FA7A00">
            <w:pPr>
              <w:jc w:val="center"/>
            </w:pPr>
            <w:r>
              <w:t>Meget ophidsende</w:t>
            </w:r>
          </w:p>
        </w:tc>
        <w:tc>
          <w:tcPr>
            <w:tcW w:w="2240" w:type="dxa"/>
            <w:tcBorders>
              <w:top w:val="single" w:sz="4" w:space="0" w:color="7F7F7F"/>
              <w:left w:val="nil"/>
              <w:bottom w:val="single" w:sz="4" w:space="0" w:color="7F7F7F"/>
              <w:right w:val="nil"/>
            </w:tcBorders>
            <w:vAlign w:val="center"/>
            <w:hideMark/>
          </w:tcPr>
          <w:p w14:paraId="2866F816" w14:textId="77777777" w:rsidR="00DC70C8" w:rsidRDefault="00DC70C8" w:rsidP="00FA7A00">
            <w:pPr>
              <w:jc w:val="center"/>
            </w:pPr>
            <w:r>
              <w:t>Meget ukontrollabelt</w:t>
            </w:r>
          </w:p>
          <w:p w14:paraId="11483B83" w14:textId="77777777" w:rsidR="00DC70C8" w:rsidRDefault="00DC70C8" w:rsidP="00FA7A00">
            <w:pPr>
              <w:jc w:val="center"/>
            </w:pPr>
            <w:r>
              <w:t>Meget kontrollabelt</w:t>
            </w:r>
          </w:p>
        </w:tc>
        <w:tc>
          <w:tcPr>
            <w:tcW w:w="1942" w:type="dxa"/>
            <w:tcBorders>
              <w:top w:val="single" w:sz="4" w:space="0" w:color="7F7F7F"/>
              <w:left w:val="nil"/>
              <w:bottom w:val="single" w:sz="4" w:space="0" w:color="7F7F7F"/>
              <w:right w:val="single" w:sz="4" w:space="0" w:color="auto"/>
            </w:tcBorders>
            <w:vAlign w:val="center"/>
            <w:hideMark/>
          </w:tcPr>
          <w:p w14:paraId="1B1FCA10" w14:textId="77777777" w:rsidR="00DC70C8" w:rsidRDefault="00DC70C8" w:rsidP="00FA7A00">
            <w:pPr>
              <w:jc w:val="center"/>
            </w:pPr>
            <w:r>
              <w:t>Meget skadeligt</w:t>
            </w:r>
          </w:p>
          <w:p w14:paraId="2D978781" w14:textId="77777777" w:rsidR="00DC70C8" w:rsidRDefault="00DC70C8" w:rsidP="00FA7A00">
            <w:pPr>
              <w:jc w:val="center"/>
            </w:pPr>
            <w:r>
              <w:t>Meget gavnligt</w:t>
            </w:r>
          </w:p>
        </w:tc>
      </w:tr>
      <w:tr w:rsidR="00DC70C8" w14:paraId="3F558AF1" w14:textId="77777777" w:rsidTr="00FA7A00">
        <w:trPr>
          <w:trHeight w:val="846"/>
        </w:trPr>
        <w:tc>
          <w:tcPr>
            <w:tcW w:w="1401" w:type="dxa"/>
            <w:tcBorders>
              <w:top w:val="single" w:sz="4" w:space="0" w:color="7F7F7F"/>
              <w:left w:val="single" w:sz="4" w:space="0" w:color="auto"/>
              <w:bottom w:val="single" w:sz="4" w:space="0" w:color="7F7F7F"/>
              <w:right w:val="nil"/>
            </w:tcBorders>
            <w:vAlign w:val="center"/>
            <w:hideMark/>
          </w:tcPr>
          <w:p w14:paraId="1CD56828" w14:textId="77777777" w:rsidR="00DC70C8" w:rsidRDefault="00DC70C8" w:rsidP="00FA7A00">
            <w:pPr>
              <w:jc w:val="center"/>
              <w:rPr>
                <w:caps/>
              </w:rPr>
            </w:pPr>
            <w:r>
              <w:t>Translation</w:t>
            </w:r>
          </w:p>
        </w:tc>
        <w:tc>
          <w:tcPr>
            <w:tcW w:w="2210" w:type="dxa"/>
            <w:tcBorders>
              <w:top w:val="single" w:sz="4" w:space="0" w:color="7F7F7F"/>
              <w:left w:val="nil"/>
              <w:bottom w:val="single" w:sz="4" w:space="0" w:color="7F7F7F"/>
              <w:right w:val="nil"/>
            </w:tcBorders>
            <w:vAlign w:val="center"/>
            <w:hideMark/>
          </w:tcPr>
          <w:p w14:paraId="42098519" w14:textId="77777777" w:rsidR="00DC70C8" w:rsidRPr="00BB7C0A" w:rsidRDefault="00DC70C8" w:rsidP="00FA7A00">
            <w:pPr>
              <w:jc w:val="center"/>
              <w:rPr>
                <w:lang w:val="en-GB"/>
              </w:rPr>
            </w:pPr>
            <w:r w:rsidRPr="00BB7C0A">
              <w:rPr>
                <w:lang w:val="en-GB"/>
              </w:rPr>
              <w:t>Very negative feeling</w:t>
            </w:r>
          </w:p>
          <w:p w14:paraId="0243DD43" w14:textId="77777777" w:rsidR="00DC70C8" w:rsidRPr="00BB7C0A" w:rsidRDefault="00DC70C8" w:rsidP="00FA7A00">
            <w:pPr>
              <w:jc w:val="center"/>
              <w:rPr>
                <w:lang w:val="en-GB"/>
              </w:rPr>
            </w:pPr>
            <w:r w:rsidRPr="00BB7C0A">
              <w:rPr>
                <w:lang w:val="en-GB"/>
              </w:rPr>
              <w:t>Very positive feeling</w:t>
            </w:r>
          </w:p>
        </w:tc>
        <w:tc>
          <w:tcPr>
            <w:tcW w:w="2126" w:type="dxa"/>
            <w:tcBorders>
              <w:top w:val="single" w:sz="4" w:space="0" w:color="7F7F7F"/>
              <w:left w:val="nil"/>
              <w:bottom w:val="single" w:sz="4" w:space="0" w:color="7F7F7F"/>
              <w:right w:val="nil"/>
            </w:tcBorders>
            <w:vAlign w:val="center"/>
            <w:hideMark/>
          </w:tcPr>
          <w:p w14:paraId="008C0A44" w14:textId="77777777" w:rsidR="00DC70C8" w:rsidRDefault="00DC70C8" w:rsidP="00FA7A00">
            <w:pPr>
              <w:jc w:val="center"/>
            </w:pPr>
            <w:r>
              <w:t>Very calming</w:t>
            </w:r>
          </w:p>
          <w:p w14:paraId="17728BA7" w14:textId="77777777" w:rsidR="00DC70C8" w:rsidRDefault="00DC70C8" w:rsidP="00FA7A00">
            <w:pPr>
              <w:jc w:val="center"/>
            </w:pPr>
            <w:r>
              <w:t>Very arousing</w:t>
            </w:r>
          </w:p>
        </w:tc>
        <w:tc>
          <w:tcPr>
            <w:tcW w:w="2240" w:type="dxa"/>
            <w:tcBorders>
              <w:top w:val="single" w:sz="4" w:space="0" w:color="7F7F7F"/>
              <w:left w:val="nil"/>
              <w:bottom w:val="single" w:sz="4" w:space="0" w:color="7F7F7F"/>
              <w:right w:val="nil"/>
            </w:tcBorders>
            <w:vAlign w:val="center"/>
            <w:hideMark/>
          </w:tcPr>
          <w:p w14:paraId="206451F1" w14:textId="77777777" w:rsidR="00DC70C8" w:rsidRDefault="00DC70C8" w:rsidP="00FA7A00">
            <w:pPr>
              <w:jc w:val="center"/>
            </w:pPr>
            <w:r>
              <w:t>Very uncontrollable</w:t>
            </w:r>
          </w:p>
          <w:p w14:paraId="43A84DD1" w14:textId="77777777" w:rsidR="00DC70C8" w:rsidRDefault="00DC70C8" w:rsidP="00FA7A00">
            <w:pPr>
              <w:jc w:val="center"/>
            </w:pPr>
            <w:r>
              <w:t>Very controllable</w:t>
            </w:r>
          </w:p>
        </w:tc>
        <w:tc>
          <w:tcPr>
            <w:tcW w:w="1942" w:type="dxa"/>
            <w:tcBorders>
              <w:top w:val="single" w:sz="4" w:space="0" w:color="7F7F7F"/>
              <w:left w:val="nil"/>
              <w:bottom w:val="single" w:sz="4" w:space="0" w:color="7F7F7F"/>
              <w:right w:val="single" w:sz="4" w:space="0" w:color="auto"/>
            </w:tcBorders>
            <w:vAlign w:val="center"/>
            <w:hideMark/>
          </w:tcPr>
          <w:p w14:paraId="2ABE30FB" w14:textId="77777777" w:rsidR="00DC70C8" w:rsidRDefault="00DC70C8" w:rsidP="00FA7A00">
            <w:pPr>
              <w:jc w:val="center"/>
            </w:pPr>
            <w:r>
              <w:t>Very harmful</w:t>
            </w:r>
          </w:p>
          <w:p w14:paraId="5D69CFCB" w14:textId="77777777" w:rsidR="00DC70C8" w:rsidRDefault="00DC70C8" w:rsidP="00FA7A00">
            <w:pPr>
              <w:jc w:val="center"/>
            </w:pPr>
            <w:r>
              <w:t>Very beneficial</w:t>
            </w:r>
          </w:p>
        </w:tc>
      </w:tr>
    </w:tbl>
    <w:commentRangeEnd w:id="123"/>
    <w:p w14:paraId="27606557" w14:textId="3D387E97" w:rsidR="00DC70C8" w:rsidRDefault="00DC70C8" w:rsidP="00A4440E">
      <w:r>
        <w:rPr>
          <w:rStyle w:val="CommentReference"/>
        </w:rPr>
        <w:commentReference w:id="123"/>
      </w:r>
    </w:p>
    <w:p w14:paraId="61F8FDCC" w14:textId="51242F5F" w:rsidR="00101143" w:rsidRDefault="001A3DF4" w:rsidP="00766528">
      <w:pPr>
        <w:pStyle w:val="Heading2"/>
        <w:ind w:left="567" w:hanging="567"/>
      </w:pPr>
      <w:bookmarkStart w:id="131" w:name="_Toc33298931"/>
      <w:bookmarkStart w:id="132" w:name="_Toc34300589"/>
      <w:r>
        <w:t>Emma data collection program</w:t>
      </w:r>
      <w:bookmarkEnd w:id="131"/>
      <w:bookmarkEnd w:id="132"/>
    </w:p>
    <w:p w14:paraId="7F2552DB" w14:textId="7D4E4986" w:rsidR="00101143" w:rsidRPr="00BB7C0A" w:rsidRDefault="00101143" w:rsidP="00A968DF">
      <w:pPr>
        <w:rPr>
          <w:lang w:val="en-GB"/>
        </w:rPr>
      </w:pPr>
      <w:r w:rsidRPr="00BB7C0A">
        <w:rPr>
          <w:lang w:val="en-GB"/>
        </w:rPr>
        <w:t xml:space="preserve">The </w:t>
      </w:r>
      <w:r w:rsidR="008D7511" w:rsidRPr="00BB7C0A">
        <w:rPr>
          <w:lang w:val="en-GB"/>
        </w:rPr>
        <w:t>program takes the form of</w:t>
      </w:r>
      <w:r w:rsidR="00D42547" w:rsidRPr="00BB7C0A">
        <w:rPr>
          <w:lang w:val="en-GB"/>
        </w:rPr>
        <w:t xml:space="preserve"> a </w:t>
      </w:r>
      <w:commentRangeStart w:id="133"/>
      <w:r w:rsidR="00CD7F39" w:rsidRPr="00BB7C0A">
        <w:rPr>
          <w:lang w:val="en-GB"/>
        </w:rPr>
        <w:t>form that</w:t>
      </w:r>
      <w:r w:rsidRPr="00BB7C0A">
        <w:rPr>
          <w:lang w:val="en-GB"/>
        </w:rPr>
        <w:t xml:space="preserve"> is the user interface </w:t>
      </w:r>
      <w:commentRangeEnd w:id="133"/>
      <w:r w:rsidR="00FA7A00">
        <w:rPr>
          <w:rStyle w:val="CommentReference"/>
        </w:rPr>
        <w:commentReference w:id="133"/>
      </w:r>
      <w:r w:rsidRPr="00BB7C0A">
        <w:rPr>
          <w:lang w:val="en-GB"/>
        </w:rPr>
        <w:t xml:space="preserve">for the coders and includes the coding scheme along with a structure optimized for ease of </w:t>
      </w:r>
      <w:r w:rsidR="00174341" w:rsidRPr="00BB7C0A">
        <w:rPr>
          <w:lang w:val="en-GB"/>
        </w:rPr>
        <w:t>action,</w:t>
      </w:r>
      <w:r w:rsidRPr="00BB7C0A">
        <w:rPr>
          <w:lang w:val="en-GB"/>
        </w:rPr>
        <w:t xml:space="preserve"> so it does not seem intimidating for the citizen science</w:t>
      </w:r>
      <w:r w:rsidR="0033451B" w:rsidRPr="00BB7C0A">
        <w:rPr>
          <w:lang w:val="en-GB"/>
        </w:rPr>
        <w:t xml:space="preserve"> (CS)</w:t>
      </w:r>
      <w:r w:rsidRPr="00BB7C0A">
        <w:rPr>
          <w:lang w:val="en-GB"/>
        </w:rPr>
        <w:t xml:space="preserve"> coders. The coding scheme is structured into the four different emotional dimensions as seen in </w:t>
      </w:r>
      <w:r w:rsidR="00174341">
        <w:fldChar w:fldCharType="begin"/>
      </w:r>
      <w:r w:rsidR="00174341" w:rsidRPr="00BB7C0A">
        <w:rPr>
          <w:lang w:val="en-GB"/>
        </w:rPr>
        <w:instrText xml:space="preserve"> REF _Ref34311845 \h </w:instrText>
      </w:r>
      <w:r w:rsidR="00174341">
        <w:fldChar w:fldCharType="separate"/>
      </w:r>
      <w:r w:rsidR="00D21748" w:rsidRPr="00BB7C0A">
        <w:rPr>
          <w:lang w:val="en-GB"/>
        </w:rPr>
        <w:t xml:space="preserve">Table </w:t>
      </w:r>
      <w:r w:rsidR="00D21748" w:rsidRPr="00BB7C0A">
        <w:rPr>
          <w:noProof/>
          <w:lang w:val="en-GB"/>
        </w:rPr>
        <w:t>2</w:t>
      </w:r>
      <w:r w:rsidR="00174341">
        <w:fldChar w:fldCharType="end"/>
      </w:r>
      <w:r w:rsidRPr="00BB7C0A">
        <w:rPr>
          <w:lang w:val="en-GB"/>
        </w:rPr>
        <w:t>.</w:t>
      </w:r>
    </w:p>
    <w:p w14:paraId="68E0832F" w14:textId="07C410A0" w:rsidR="00101143" w:rsidRPr="00BB7C0A" w:rsidRDefault="00101143" w:rsidP="00A968DF">
      <w:pPr>
        <w:rPr>
          <w:lang w:val="en-GB"/>
        </w:rPr>
      </w:pPr>
      <w:r w:rsidRPr="00BB7C0A">
        <w:rPr>
          <w:lang w:val="en-GB"/>
        </w:rPr>
        <w:t xml:space="preserve">Coders are then asked to rate 20 sentences on each dimension from -5 to 5 with </w:t>
      </w:r>
      <w:r>
        <w:fldChar w:fldCharType="begin"/>
      </w:r>
      <w:r w:rsidRPr="00BB7C0A">
        <w:rPr>
          <w:lang w:val="en-GB"/>
        </w:rPr>
        <w:instrText xml:space="preserve"> QUOTE </w:instrText>
      </w:r>
      <m:oMath>
        <m:r>
          <m:rPr>
            <m:sty m:val="p"/>
          </m:rPr>
          <w:rPr>
            <w:rFonts w:ascii="Cambria Math" w:hAnsi="Cambria Math"/>
            <w:lang w:val="en-GB"/>
          </w:rPr>
          <m:t>neutral = 0</m:t>
        </m:r>
      </m:oMath>
      <w:r w:rsidRPr="00BB7C0A">
        <w:rPr>
          <w:lang w:val="en-GB"/>
        </w:rPr>
        <w:instrText xml:space="preserve"> </w:instrText>
      </w:r>
      <w:r>
        <w:fldChar w:fldCharType="end"/>
      </w:r>
      <w:r w:rsidRPr="00BB7C0A">
        <w:rPr>
          <w:lang w:val="en-GB"/>
        </w:rPr>
        <w:t xml:space="preserve">neutral = 0 after an introduction to the scheme, Citizen Science, the project itself, the mechanics of the survey, and a top five leaderboard for the </w:t>
      </w:r>
      <w:commentRangeStart w:id="134"/>
      <w:r w:rsidRPr="00BB7C0A">
        <w:rPr>
          <w:lang w:val="en-GB"/>
        </w:rPr>
        <w:t>gamification incentive functionality is displayed</w:t>
      </w:r>
      <w:commentRangeEnd w:id="134"/>
      <w:r w:rsidR="00FA7A00">
        <w:rPr>
          <w:rStyle w:val="CommentReference"/>
        </w:rPr>
        <w:commentReference w:id="134"/>
      </w:r>
      <w:r w:rsidRPr="00BB7C0A">
        <w:rPr>
          <w:lang w:val="en-GB"/>
        </w:rPr>
        <w:t>.</w:t>
      </w:r>
    </w:p>
    <w:p w14:paraId="31984DAA" w14:textId="68A89349" w:rsidR="000D7278" w:rsidRPr="00BB7C0A" w:rsidRDefault="00101143" w:rsidP="00A968DF">
      <w:pPr>
        <w:rPr>
          <w:lang w:val="en-GB"/>
        </w:rPr>
      </w:pPr>
      <w:r w:rsidRPr="00BB7C0A">
        <w:rPr>
          <w:lang w:val="en-GB"/>
        </w:rPr>
        <w:t xml:space="preserve">After the encoding process, the respondents are asked to provide information about their demographic such as </w:t>
      </w:r>
      <w:commentRangeStart w:id="135"/>
      <w:r w:rsidRPr="00BB7C0A">
        <w:rPr>
          <w:lang w:val="en-GB"/>
        </w:rPr>
        <w:t>ID</w:t>
      </w:r>
      <w:commentRangeEnd w:id="135"/>
      <w:r w:rsidR="002D5B8E">
        <w:rPr>
          <w:rStyle w:val="CommentReference"/>
        </w:rPr>
        <w:commentReference w:id="135"/>
      </w:r>
      <w:r w:rsidRPr="00BB7C0A">
        <w:rPr>
          <w:lang w:val="en-GB"/>
        </w:rPr>
        <w:t xml:space="preserve">, region, age, educational level, and occupation. If the ID has been used before, the points for that ID are updated after submission of the form to reflect their position on the leaderboard. </w:t>
      </w:r>
    </w:p>
    <w:p w14:paraId="3AE841E2" w14:textId="77777777" w:rsidR="000D7278" w:rsidRDefault="000D7278" w:rsidP="00766528">
      <w:pPr>
        <w:pStyle w:val="Heading2"/>
        <w:tabs>
          <w:tab w:val="left" w:pos="851"/>
        </w:tabs>
        <w:ind w:left="567" w:right="-214" w:hanging="567"/>
      </w:pPr>
      <w:bookmarkStart w:id="136" w:name="_Toc33298932"/>
      <w:bookmarkStart w:id="137" w:name="_Toc34300590"/>
      <w:r>
        <w:t>Coders</w:t>
      </w:r>
      <w:bookmarkEnd w:id="136"/>
      <w:bookmarkEnd w:id="137"/>
    </w:p>
    <w:p w14:paraId="7B345C21" w14:textId="5F493485" w:rsidR="000D7278" w:rsidRPr="00BB7C0A" w:rsidRDefault="000D7278" w:rsidP="00A968DF">
      <w:pPr>
        <w:pStyle w:val="NormalSectionStart"/>
        <w:rPr>
          <w:lang w:val="en-GB"/>
        </w:rPr>
      </w:pPr>
      <w:commentRangeStart w:id="138"/>
      <w:r w:rsidRPr="00BB7C0A">
        <w:rPr>
          <w:lang w:val="en-GB"/>
        </w:rPr>
        <w:t xml:space="preserve">To ensure a wide demographic </w:t>
      </w:r>
      <w:commentRangeEnd w:id="138"/>
      <w:r w:rsidR="002D5B8E">
        <w:rPr>
          <w:rStyle w:val="CommentReference"/>
        </w:rPr>
        <w:commentReference w:id="138"/>
      </w:r>
      <w:r w:rsidRPr="00BB7C0A">
        <w:rPr>
          <w:lang w:val="en-GB"/>
        </w:rPr>
        <w:t>representation in the text annotation process, the annotation software was distributed in social networks consisting of a wide range of Danish citizens from different regions, education</w:t>
      </w:r>
      <w:r w:rsidR="004B06EF" w:rsidRPr="00BB7C0A">
        <w:rPr>
          <w:lang w:val="en-GB"/>
        </w:rPr>
        <w:t>al</w:t>
      </w:r>
      <w:r w:rsidRPr="00BB7C0A">
        <w:rPr>
          <w:lang w:val="en-GB"/>
        </w:rPr>
        <w:t xml:space="preserve"> levels, occupations, and ages. This was done in response to the fact that available SA tools do not have a large representation of demographic variety </w:t>
      </w:r>
      <w:r>
        <w:fldChar w:fldCharType="begin"/>
      </w:r>
      <w:r w:rsidR="00A64873" w:rsidRPr="00BB7C0A">
        <w:rPr>
          <w:lang w:val="en-GB"/>
        </w:rPr>
        <w:instrText xml:space="preserve"> ADDIN ZOTERO_ITEM CSL_CITATION {"citationID":"gg49bQMQ","properties":{"formattedCitation":"(Lauridsen et al., 2019; Nielsen, 2017)","plainCitation":"(Lauridsen et al., 2019; Nielsen, 2017)","noteIndex":0},"citationItems":[{"id":197,"uris":["http://zotero.org/users/5985484/items/T4L6HCEC"],"uri":["http://zotero.org/users/5985484/items/T4L6HCEC"],"itemData":{"id":197,"type":"article-journal","abstract":"In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Bacher"}],"issued":{"date-parts":[["2019",9,2]]}}},{"id":350,"uris":["http://zotero.org/users/5985484/items/PFJH5484"],"uri":["http://zotero.org/users/5985484/items/PFJH5484"],"itemData":{"id":350,"type":"webpage","container-title":"AFINN","note":"DTU Compute\nTechnical University of Denmark","title":"AFINN","URL":"http://www2.compute.dtu.dk/pubdb/views/edoc_download.php/6975/pdf/imm6975.pdf","author":[{"family":"Nielsen","given":"Finn Årup"}],"accessed":{"date-parts":[["2019",11,24]]},"issued":{"date-parts":[["2017",4,28]]}}}],"schema":"https://github.com/citation-style-language/schema/raw/master/csl-citation.json"} </w:instrText>
      </w:r>
      <w:r>
        <w:fldChar w:fldCharType="separate"/>
      </w:r>
      <w:r w:rsidRPr="00BB7C0A">
        <w:rPr>
          <w:lang w:val="en-GB"/>
        </w:rPr>
        <w:t>(Lauridsen et al., 2019; Nielsen, 2017)</w:t>
      </w:r>
      <w:r>
        <w:fldChar w:fldCharType="end"/>
      </w:r>
      <w:r w:rsidRPr="00BB7C0A">
        <w:rPr>
          <w:lang w:val="en-GB"/>
        </w:rPr>
        <w:t>.</w:t>
      </w:r>
    </w:p>
    <w:p w14:paraId="22BF66CF" w14:textId="77777777" w:rsidR="000D7278" w:rsidRPr="00BB7C0A" w:rsidRDefault="000D7278" w:rsidP="00A968DF">
      <w:pPr>
        <w:rPr>
          <w:lang w:val="en-GB"/>
        </w:rPr>
      </w:pPr>
      <w:r w:rsidRPr="00BB7C0A">
        <w:rPr>
          <w:lang w:val="en-GB"/>
        </w:rPr>
        <w:lastRenderedPageBreak/>
        <w:t xml:space="preserve">The demographic variety of our 30 coders spans </w:t>
      </w:r>
      <w:r w:rsidR="00D6717F" w:rsidRPr="00BB7C0A">
        <w:rPr>
          <w:lang w:val="en-GB"/>
        </w:rPr>
        <w:t xml:space="preserve">all </w:t>
      </w:r>
      <w:r w:rsidRPr="00BB7C0A">
        <w:rPr>
          <w:lang w:val="en-GB"/>
        </w:rPr>
        <w:t xml:space="preserve">levels of society representing different occupational situations </w:t>
      </w:r>
      <w:r w:rsidR="008C5A79" w:rsidRPr="00BB7C0A">
        <w:rPr>
          <w:lang w:val="en-GB"/>
        </w:rPr>
        <w:t>(jobless</w:t>
      </w:r>
      <w:r w:rsidR="00046681" w:rsidRPr="00BB7C0A">
        <w:rPr>
          <w:lang w:val="en-GB"/>
        </w:rPr>
        <w:t xml:space="preserve"> to employers</w:t>
      </w:r>
      <w:r w:rsidR="008C5A79" w:rsidRPr="00BB7C0A">
        <w:rPr>
          <w:lang w:val="en-GB"/>
        </w:rPr>
        <w:t xml:space="preserve">) </w:t>
      </w:r>
      <w:r w:rsidRPr="00BB7C0A">
        <w:rPr>
          <w:lang w:val="en-GB"/>
        </w:rPr>
        <w:t>and job titles, educational backgrounds (middle school to Ph.D.), age ranges (17-65 years), and location (all five Danish regions are represented).</w:t>
      </w:r>
    </w:p>
    <w:p w14:paraId="23D7E0C1" w14:textId="77777777" w:rsidR="000D7278" w:rsidRDefault="000D7278" w:rsidP="00766528">
      <w:pPr>
        <w:pStyle w:val="Heading2"/>
        <w:ind w:left="567" w:hanging="567"/>
      </w:pPr>
      <w:bookmarkStart w:id="139" w:name="_Toc33298933"/>
      <w:bookmarkStart w:id="140" w:name="_Toc34300591"/>
      <w:r>
        <w:t>Intercoder agreement</w:t>
      </w:r>
      <w:bookmarkEnd w:id="139"/>
      <w:bookmarkEnd w:id="140"/>
    </w:p>
    <w:p w14:paraId="2BD5FF84" w14:textId="17059294" w:rsidR="000D7278" w:rsidRPr="00BB7C0A" w:rsidRDefault="000D7278" w:rsidP="00A968DF">
      <w:pPr>
        <w:rPr>
          <w:lang w:val="en-GB"/>
        </w:rPr>
      </w:pPr>
      <w:commentRangeStart w:id="141"/>
      <w:r w:rsidRPr="00BB7C0A">
        <w:rPr>
          <w:lang w:val="en-GB"/>
        </w:rPr>
        <w:t xml:space="preserve">Measurement of the intercoder reliability was performed </w:t>
      </w:r>
      <w:commentRangeEnd w:id="141"/>
      <w:r w:rsidR="002D5B8E">
        <w:rPr>
          <w:rStyle w:val="CommentReference"/>
        </w:rPr>
        <w:commentReference w:id="141"/>
      </w:r>
      <w:r w:rsidRPr="00BB7C0A">
        <w:rPr>
          <w:lang w:val="en-GB"/>
        </w:rPr>
        <w:t xml:space="preserve">using a one-way pairwise interclass correlation coefficient (ICC) test average </w:t>
      </w:r>
      <w:r>
        <w:fldChar w:fldCharType="begin"/>
      </w:r>
      <w:r w:rsidR="00A64873" w:rsidRPr="00BB7C0A">
        <w:rPr>
          <w:lang w:val="en-GB"/>
        </w:rPr>
        <w:instrText xml:space="preserve"> ADDIN ZOTERO_ITEM CSL_CITATION {"citationID":"qA00QY5p","properties":{"formattedCitation":"(Fleiss &amp; Cohen, 1973; Weir, 2005)","plainCitation":"(Fleiss &amp; Cohen, 1973; Weir, 2005)","noteIndex":0},"citationItems":[{"id":563,"uris":["http://zotero.org/users/5985484/items/XJ4FXA5E"],"uri":["http://zotero.org/users/5985484/items/XJ4FXA5E"],"itemData":{"id":563,"type":"article-journal","container-title":"Educational and Psychological Measurement","DOI":"10.1177/001316447303300309","ISSN":"0013-1644","issue":"3","journalAbbreviation":"Educational and Psychological Measurement","page":"613-619","source":"SAGE Journals","title":"The Equivalence of Weighted Kappa and the Intraclass Correlation Coefficient as Measures of Reliability","volume":"33","author":[{"family":"Fleiss","given":"Joseph L."},{"family":"Cohen","given":"Jacob"}],"issued":{"date-parts":[["1973",10,1]]}}},{"id":565,"uris":["http://zotero.org/users/5985484/items/A8G6U8MC"],"uri":["http://zotero.org/users/5985484/items/A8G6U8MC"],"itemData":{"id":565,"type":"article-journal","abstract":"Reliability, the consistency of a test or measurement, is frequently quantified in the movement sciences literature. A common metric is the intraclass correlation coefficient (ICC). In addition, the SEM, which can be calculated from the ICC, is also frequently reported in reliability studies. However, there are several versions of the ICC, and confusion exists in the movement sciences regarding which ICC to use. Further, the utility of the SEM is not fully appreciated. In this review, the basics of classic reliability theory are addressed in the context of choosing and interpreting an ICC. The primary distinction between ICC equations is argued to be one concerning the inclusion (equations 2,1 and 2,k) or exclusion (equations 3,1 and 3,k) of systematic error in the denominator of the ICC equation. Inferential tests of mean differences, which are performed in the process of deriving the necessary variance components for the calculation of ICC values, are useful to determine if systematic error is present. If so, the measurement schedule should be modified (removing trials where learning and/or fatigue effects are present) to remove systematic error, and ICC equations that only consider random error may be safely used. The use of ICC values is discussed in the context of estimating the effects of measurement error on sample size, statistical power, and correlation attenuation. Finally, calculation and application of the SEM are discussed. It is shown how the SEM and its variants can be used to construct confidence intervals for individual scores and to determine the minimal difference needed to be exhibited for one to be confident that a true change in performance of an individual has occurred.","container-title":"Journal of strength and conditioning research","DOI":"10.1519/15184.1","issue":"1","page":"231-240","source":"Semantic Scholar","title":"Quantifying test-retest reliability using the intraclass correlation coefficient and the SEM.","volume":"19","author":[{"family":"Weir","given":"Joseph P."}],"issued":{"date-parts":[["2005"]]}}}],"schema":"https://github.com/citation-style-language/schema/raw/master/csl-citation.json"} </w:instrText>
      </w:r>
      <w:r>
        <w:fldChar w:fldCharType="separate"/>
      </w:r>
      <w:r w:rsidRPr="00BB7C0A">
        <w:rPr>
          <w:lang w:val="en-GB"/>
        </w:rPr>
        <w:t>(Fleiss &amp; Cohen, 1973; Weir, 2005)</w:t>
      </w:r>
      <w:r>
        <w:fldChar w:fldCharType="end"/>
      </w:r>
      <w:r w:rsidRPr="00BB7C0A">
        <w:rPr>
          <w:lang w:val="en-GB"/>
        </w:rPr>
        <w:t xml:space="preserve"> with the </w:t>
      </w:r>
      <w:r w:rsidR="00BE3467" w:rsidRPr="00BB7C0A">
        <w:rPr>
          <w:lang w:val="en-GB"/>
        </w:rPr>
        <w:t>IRR</w:t>
      </w:r>
      <w:r w:rsidRPr="00BB7C0A">
        <w:rPr>
          <w:lang w:val="en-GB"/>
        </w:rPr>
        <w:t xml:space="preserve"> package </w:t>
      </w:r>
      <w:r w:rsidR="002C1024">
        <w:fldChar w:fldCharType="begin"/>
      </w:r>
      <w:r w:rsidR="00CB2751" w:rsidRPr="00BB7C0A">
        <w:rPr>
          <w:lang w:val="en-GB"/>
        </w:rPr>
        <w:instrText xml:space="preserve"> ADDIN ZOTERO_ITEM CSL_CITATION {"citationID":"J2BddEdl","properties":{"formattedCitation":"(Gamer et al., 2019)","plainCitation":"(Gamer et al., 2019)","noteIndex":0},"citationItems":[{"id":622,"uris":["http://zotero.org/users/5985484/items/YXUG5BFZ"],"uri":["http://zotero.org/users/5985484/items/YXUG5BFZ"],"itemData":{"id":622,"type":"book","abstract":"Coefficients of Interrater Reliability and Agreement for quantitative, ordinal and nominal data: ICC, Finn-Coefficient, Robinson's A, Kendall's W, Cohen's Kappa, ...","source":"R-Packages","title":"irr: Various Coefficients of Interrater Reliability and Agreement","title-short":"irr","URL":"https://CRAN.R-project.org/package=irr","version":"0.84.1","author":[{"family":"Gamer","given":"Matthias"},{"family":"Lemon","given":"Jim"},{"family":"Singh","given":"Ian Fellows Puspendra"}],"accessed":{"date-parts":[["2020",2,22]]},"issued":{"date-parts":[["2019",1,26]]}}}],"schema":"https://github.com/citation-style-language/schema/raw/master/csl-citation.json"} </w:instrText>
      </w:r>
      <w:r w:rsidR="002C1024">
        <w:fldChar w:fldCharType="separate"/>
      </w:r>
      <w:r w:rsidR="00CB2751" w:rsidRPr="00BB7C0A">
        <w:rPr>
          <w:lang w:val="en-GB"/>
        </w:rPr>
        <w:t>(Gamer et al., 2019)</w:t>
      </w:r>
      <w:r w:rsidR="002C1024">
        <w:fldChar w:fldCharType="end"/>
      </w:r>
      <w:r w:rsidRPr="00BB7C0A">
        <w:rPr>
          <w:lang w:val="en-GB"/>
        </w:rPr>
        <w:t xml:space="preserve"> in R </w:t>
      </w:r>
      <w:r w:rsidR="00D45489">
        <w:fldChar w:fldCharType="begin"/>
      </w:r>
      <w:r w:rsidR="006C21BF" w:rsidRPr="00BB7C0A">
        <w:rPr>
          <w:lang w:val="en-GB"/>
        </w:rPr>
        <w:instrText xml:space="preserve"> ADDIN ZOTERO_ITEM CSL_CITATION {"citationID":"Z3I2fAm0","properties":{"formattedCitation":"(R Core Team, 2013)","plainCitation":"(R Core Team, 2013)","noteIndex":0},"citationItems":[{"id":492,"uris":["http://zotero.org/users/5985484/items/SWIJKL6W"],"uri":["http://zotero.org/users/5985484/items/SWIJKL6W"],"itemData":{"id":492,"type":"book","abstract":"R Core Team (2013). R: A language and environment for statistical\n  computing. R Foundation for Statistical Computing, Vienna, Austria.\n  URL http://www.R-project.org/.","event-place":"Vienna, Austria","genre":"R","publisher":"R Foundation for Statistical Computing","publisher-place":"Vienna, Austria","title":"R: A language and environment for statistical computing","title-short":"R","URL":"http://www.R-project.org/","author":[{"family":"R Core Team","given":""}],"issued":{"date-parts":[["2013"]]}}}],"schema":"https://github.com/citation-style-language/schema/raw/master/csl-citation.json"} </w:instrText>
      </w:r>
      <w:r w:rsidR="00D45489">
        <w:fldChar w:fldCharType="separate"/>
      </w:r>
      <w:r w:rsidR="006C21BF" w:rsidRPr="00BB7C0A">
        <w:rPr>
          <w:lang w:val="en-GB"/>
        </w:rPr>
        <w:t>(R Core Team, 2013)</w:t>
      </w:r>
      <w:r w:rsidR="00D45489">
        <w:fldChar w:fldCharType="end"/>
      </w:r>
      <w:r w:rsidRPr="00BB7C0A">
        <w:rPr>
          <w:lang w:val="en-GB"/>
        </w:rPr>
        <w:t xml:space="preserve">. The test assumes random intercepts for each rater, as different raters vary in their baseline subjective standards for text ratings. The ICC of the raters in Emma was 0.743, which is defined as </w:t>
      </w:r>
      <w:r w:rsidRPr="00BB7C0A">
        <w:rPr>
          <w:i/>
          <w:iCs/>
          <w:lang w:val="en-GB"/>
        </w:rPr>
        <w:t>good</w:t>
      </w:r>
      <w:r w:rsidRPr="00BB7C0A">
        <w:rPr>
          <w:lang w:val="en-GB"/>
        </w:rPr>
        <w:t xml:space="preserve"> by </w:t>
      </w:r>
      <w:r>
        <w:fldChar w:fldCharType="begin"/>
      </w:r>
      <w:r w:rsidR="00A64873" w:rsidRPr="00BB7C0A">
        <w:rPr>
          <w:lang w:val="en-GB"/>
        </w:rPr>
        <w:instrText xml:space="preserve"> ADDIN ZOTERO_ITEM CSL_CITATION {"citationID":"NerjcHgt","properties":{"formattedCitation":"(Cicchetti, 1994)","plainCitation":"(Cicchetti, 1994)","dontUpdate":true,"noteIndex":0},"citationItems":[{"id":557,"uris":["http://zotero.org/users/5985484/items/466BJFRN"],"uri":["http://zotero.org/users/5985484/items/466BJFRN"],"itemData":{"id":557,"type":"article-journal","container-title":"Psychological assessment","issue":"4","page":"284","title":"Guidelines, criteria, and rules of thumb for evaluating normed and standardized assessment instruments in psychology.","volume":"6","author":[{"family":"Cicchetti","given":"Domenic V."}],"issued":{"date-parts":[["1994"]]}}}],"schema":"https://github.com/citation-style-language/schema/raw/master/csl-citation.json"} </w:instrText>
      </w:r>
      <w:r>
        <w:fldChar w:fldCharType="separate"/>
      </w:r>
      <w:r w:rsidRPr="00BB7C0A">
        <w:rPr>
          <w:lang w:val="en-GB"/>
        </w:rPr>
        <w:t>Cicchetti (1994</w:t>
      </w:r>
      <w:r>
        <w:fldChar w:fldCharType="end"/>
      </w:r>
      <w:r w:rsidRPr="00BB7C0A">
        <w:rPr>
          <w:lang w:val="en-GB"/>
        </w:rPr>
        <w:t xml:space="preserve">) and as </w:t>
      </w:r>
      <w:r w:rsidRPr="00BB7C0A">
        <w:rPr>
          <w:i/>
          <w:iCs/>
          <w:lang w:val="en-GB"/>
        </w:rPr>
        <w:t>moderate</w:t>
      </w:r>
      <w:r w:rsidRPr="00BB7C0A">
        <w:rPr>
          <w:lang w:val="en-GB"/>
        </w:rPr>
        <w:t xml:space="preserve"> by </w:t>
      </w:r>
      <w:r>
        <w:fldChar w:fldCharType="begin"/>
      </w:r>
      <w:r w:rsidR="008133B3" w:rsidRPr="00BB7C0A">
        <w:rPr>
          <w:lang w:val="en-GB"/>
        </w:rPr>
        <w:instrText xml:space="preserve"> ADDIN ZOTERO_ITEM CSL_CITATION {"citationID":"1S0WbH1U","properties":{"formattedCitation":"(Koo &amp; Li, 2016)","plainCitation":"(Koo &amp; Li, 2016)","dontUpdate":true,"noteIndex":0},"citationItems":[{"id":560,"uris":["http://zotero.org/users/5985484/items/SIG27RMM"],"uri":["http://zotero.org/users/5985484/items/SIG27RMM"],"itemData":{"id":560,"type":"article-journal","abstract":"Objective\nIntraclass correlation coefficient (ICC) is a widely used reliability index in test-retest, intrarater, and interrater reliability analyses. This article introduces the basic concept of ICC in the content of reliability analysis.\nDiscussi</w:instrText>
      </w:r>
      <w:r w:rsidR="008133B3">
        <w:instrText>on for Researchers\nThere are 10 forms of ICCs. Because each form involves distinct assumptions in their calculation and will lead to different interpretations, researchers should explicitly specify the ICC form they used in their calculation. A thorough review of the research design is needed in</w:instrText>
      </w:r>
      <w:r w:rsidR="008133B3" w:rsidRPr="00BB7C0A">
        <w:rPr>
          <w:lang w:val="en-GB"/>
        </w:rPr>
        <w:instrText xml:space="preserve"> selecting the appropriate form of ICC to evaluate reliability. The best practice of reporting ICC should include software information, “model,” “type,” and “definition” selections.\nDiscussion for Readers\nWhen coming across an article that includes ICC, readers should first check whether information about the ICC form has been reported and if an appropriate ICC form was used. Based on the 95% confident interval of the ICC estimate, values less than 0.5, between 0.5 and 0.75, between 0.75 and 0.9, and greater than 0.90 are indicative of poor, moderate, good, and excellent reliability, respectively.\nConclusion\nThis article provides a practical guideline for clinical researchers to choose the correct form of ICC and suggests the best practice of reporting ICC parameters in scientific publications. This article also gives readers an appreciation for what to look for when coming across ICC while reading an article.","container-title":"Journal of Chiropractic Medicine","DOI":"10.1016/j.jcm.2016.02.012","ISSN":"1556-3707","issue":"2","journalAbbreviation":"Journal of Chiropractic Medicine","language":"en","page":"155-163","source":"ScienceDirect","title":"A Guideline of Selecting and Reporting Intraclass Correlation Coefficients for Reliability Research","volume":"15","author":[{"family":"Koo","given":"Terry K."},{"family":"Li","given":"Mae Y."}],"issued":{"date-parts":[["2016",6,1]]}}}],"schema":"https://github.com/citation-style-language/schema/raw/master/csl-citation.json"} </w:instrText>
      </w:r>
      <w:r>
        <w:fldChar w:fldCharType="separate"/>
      </w:r>
      <w:r w:rsidRPr="00BB7C0A">
        <w:rPr>
          <w:lang w:val="en-GB"/>
        </w:rPr>
        <w:t>Koo &amp; Li (2016)</w:t>
      </w:r>
      <w:r>
        <w:fldChar w:fldCharType="end"/>
      </w:r>
      <w:r w:rsidRPr="00BB7C0A">
        <w:rPr>
          <w:lang w:val="en-GB"/>
        </w:rPr>
        <w:t xml:space="preserve">. For comparison, the interrater reliability of the SENTIDA dataset </w:t>
      </w:r>
      <w:r w:rsidR="00427433" w:rsidRPr="00BB7C0A">
        <w:rPr>
          <w:lang w:val="en-GB"/>
        </w:rPr>
        <w:t>has</w:t>
      </w:r>
      <w:r w:rsidRPr="00BB7C0A">
        <w:rPr>
          <w:lang w:val="en-GB"/>
        </w:rPr>
        <w:t xml:space="preserve"> a Krippendorff’s alpha value of 0.667 </w:t>
      </w:r>
      <w:r>
        <w:fldChar w:fldCharType="begin"/>
      </w:r>
      <w:r w:rsidR="002A5A85" w:rsidRPr="00BB7C0A">
        <w:rPr>
          <w:lang w:val="en-GB"/>
        </w:rPr>
        <w:instrText xml:space="preserve"> ADDIN ZOTERO_ITEM CSL_CITATION {"citationID":"HuPzsijk","properties":{"formattedCitation":"(Lauridsen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Pr="00BB7C0A">
        <w:rPr>
          <w:lang w:val="en-GB"/>
        </w:rPr>
        <w:t>(Lauridsen et al., 2019)</w:t>
      </w:r>
      <w:r>
        <w:fldChar w:fldCharType="end"/>
      </w:r>
      <w:r w:rsidRPr="00BB7C0A">
        <w:rPr>
          <w:lang w:val="en-GB"/>
        </w:rPr>
        <w:t xml:space="preserve">, which is </w:t>
      </w:r>
      <w:r w:rsidR="0073705B" w:rsidRPr="00BB7C0A">
        <w:rPr>
          <w:lang w:val="en-GB"/>
        </w:rPr>
        <w:t xml:space="preserve">an </w:t>
      </w:r>
      <w:r w:rsidRPr="00BB7C0A">
        <w:rPr>
          <w:lang w:val="en-GB"/>
        </w:rPr>
        <w:t xml:space="preserve">acceptable value, with &gt;0.8 defined as a good measure </w:t>
      </w:r>
      <w:r>
        <w:fldChar w:fldCharType="begin"/>
      </w:r>
      <w:r w:rsidR="002A5A85" w:rsidRPr="00BB7C0A">
        <w:rPr>
          <w:lang w:val="en-GB"/>
        </w:rPr>
        <w:instrText xml:space="preserve"> ADDIN ZOTERO_ITEM CSL_CITATION {"citationID":"3aD1xsoV","properties":{"formattedCitation":"(Krippendorff, 2004)","plainCitation":"(Krippendorff, 2004)","noteIndex":0},"citationItems":[{"id":484,"uris":["http://zotero.org/users/5985484/items/GBI3PX3G"],"uri":["http://zotero.org/users/5985484/items/GBI3PX3G"],"itemData":{"id":484,"type":"article-journal","container-title":"Calif.: Sage","title":"Content analysis: An introduction to its methodology Thousand Oaks","author":[{"family":"Krippendorff","given":"Klaus"}],"issued":{"date-parts":[["2004"]]}}}],"schema":"https://github.com/citation-style-language/schema/raw/master/csl-citation.json"} </w:instrText>
      </w:r>
      <w:r>
        <w:fldChar w:fldCharType="separate"/>
      </w:r>
      <w:r w:rsidRPr="00BB7C0A">
        <w:rPr>
          <w:lang w:val="en-GB"/>
        </w:rPr>
        <w:t>(Krippendorff, 2004)</w:t>
      </w:r>
      <w:r>
        <w:fldChar w:fldCharType="end"/>
      </w:r>
      <w:r w:rsidRPr="00BB7C0A">
        <w:rPr>
          <w:lang w:val="en-GB"/>
        </w:rPr>
        <w:t>.</w:t>
      </w:r>
    </w:p>
    <w:p w14:paraId="4BB835A8" w14:textId="77777777" w:rsidR="000D7278" w:rsidRDefault="000D7278" w:rsidP="00766528">
      <w:pPr>
        <w:pStyle w:val="Heading2"/>
        <w:ind w:left="567" w:hanging="567"/>
      </w:pPr>
      <w:bookmarkStart w:id="142" w:name="_Toc33298934"/>
      <w:bookmarkStart w:id="143" w:name="_Toc34300592"/>
      <w:r>
        <w:t>Ratings</w:t>
      </w:r>
      <w:bookmarkEnd w:id="142"/>
      <w:bookmarkEnd w:id="143"/>
    </w:p>
    <w:p w14:paraId="74EF4B8A" w14:textId="57E519A7" w:rsidR="000D7278" w:rsidRPr="00BB7C0A" w:rsidRDefault="000D7278" w:rsidP="00A968DF">
      <w:pPr>
        <w:pStyle w:val="NormalSectionStart"/>
        <w:rPr>
          <w:ins w:id="144" w:author="Jacob Thøgersen" w:date="2020-04-20T16:55:00Z"/>
          <w:lang w:val="en-GB"/>
        </w:rPr>
      </w:pPr>
      <w:commentRangeStart w:id="145"/>
      <w:r w:rsidRPr="00BB7C0A">
        <w:rPr>
          <w:lang w:val="en-GB"/>
        </w:rPr>
        <w:t xml:space="preserve">The ratings returned from the validation dataset Emma defines each sentence as a dot in the four-dimensional space representing the hypercubic definition of emotional space </w:t>
      </w:r>
      <w:r>
        <w:fldChar w:fldCharType="begin"/>
      </w:r>
      <w:r w:rsidR="002A5A85" w:rsidRPr="00BB7C0A">
        <w:rPr>
          <w:lang w:val="en-GB"/>
        </w:rPr>
        <w:instrText xml:space="preserve"> ADDIN ZOTERO_ITEM CSL_CITATION {"citationID":"szGG5UMb","properties":{"formattedCitation":"(Trnka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separate"/>
      </w:r>
      <w:r w:rsidRPr="00BB7C0A">
        <w:rPr>
          <w:lang w:val="en-GB"/>
        </w:rPr>
        <w:t>(Trnka et al., 2016)</w:t>
      </w:r>
      <w:r>
        <w:fldChar w:fldCharType="end"/>
      </w:r>
      <w:r w:rsidRPr="00BB7C0A">
        <w:rPr>
          <w:lang w:val="en-GB"/>
        </w:rPr>
        <w:t xml:space="preserve"> (</w:t>
      </w:r>
      <w:r>
        <w:fldChar w:fldCharType="begin"/>
      </w:r>
      <w:r w:rsidRPr="00BB7C0A">
        <w:rPr>
          <w:lang w:val="en-GB"/>
        </w:rPr>
        <w:instrText xml:space="preserve"> REF _Ref28431371 \h  \* MERGEFORMAT </w:instrText>
      </w:r>
      <w:r>
        <w:fldChar w:fldCharType="separate"/>
      </w:r>
      <w:r w:rsidR="00D21748" w:rsidRPr="00BB7C0A">
        <w:rPr>
          <w:lang w:val="en-GB"/>
        </w:rPr>
        <w:t xml:space="preserve">Figure </w:t>
      </w:r>
      <w:r w:rsidR="00D21748" w:rsidRPr="00BB7C0A">
        <w:rPr>
          <w:noProof/>
          <w:lang w:val="en-GB"/>
        </w:rPr>
        <w:t>1</w:t>
      </w:r>
      <w:r>
        <w:fldChar w:fldCharType="end"/>
      </w:r>
      <w:r w:rsidRPr="00BB7C0A">
        <w:rPr>
          <w:lang w:val="en-GB"/>
        </w:rPr>
        <w:t xml:space="preserve">). The coordinates for each sentence correspond to the mean values of ratings for that sentence given by the coders. </w:t>
      </w:r>
    </w:p>
    <w:p w14:paraId="0B1610EF" w14:textId="17146912" w:rsidR="00FA7A00" w:rsidRPr="00BB7C0A" w:rsidRDefault="00FA7A00" w:rsidP="00FA7A00">
      <w:pPr>
        <w:rPr>
          <w:lang w:val="en-GB"/>
        </w:rPr>
      </w:pPr>
      <w:r w:rsidRPr="00BB7C0A">
        <w:rPr>
          <w:lang w:val="en-GB"/>
        </w:rPr>
        <w:t xml:space="preserve">Figure </w:t>
      </w:r>
      <w:r>
        <w:fldChar w:fldCharType="begin"/>
      </w:r>
      <w:r w:rsidRPr="00BB7C0A">
        <w:rPr>
          <w:lang w:val="en-GB"/>
        </w:rPr>
        <w:instrText xml:space="preserve"> SEQ Figure \* ARABIC </w:instrText>
      </w:r>
      <w:r>
        <w:fldChar w:fldCharType="separate"/>
      </w:r>
      <w:r w:rsidRPr="00BB7C0A">
        <w:rPr>
          <w:noProof/>
          <w:lang w:val="en-GB"/>
        </w:rPr>
        <w:t>1</w:t>
      </w:r>
      <w:r>
        <w:rPr>
          <w:noProof/>
        </w:rPr>
        <w:fldChar w:fldCharType="end"/>
      </w:r>
      <w:r w:rsidRPr="00BB7C0A">
        <w:rPr>
          <w:lang w:val="en-GB"/>
        </w:rPr>
        <w:t xml:space="preserve"> - Sentences and their ratings in the four dimensions (color: utility)</w:t>
      </w:r>
      <w:commentRangeEnd w:id="145"/>
      <w:r w:rsidR="00BD69ED">
        <w:rPr>
          <w:rStyle w:val="CommentReference"/>
        </w:rPr>
        <w:commentReference w:id="145"/>
      </w:r>
    </w:p>
    <w:p w14:paraId="1B31E159" w14:textId="77777777" w:rsidR="000D7278" w:rsidRDefault="000D7278" w:rsidP="00A968DF">
      <w:pPr>
        <w:pStyle w:val="NormalSectionStart"/>
        <w:rPr>
          <w:noProof/>
        </w:rPr>
      </w:pPr>
      <w:r>
        <w:rPr>
          <w:noProof/>
          <w:lang w:eastAsia="da-DK"/>
        </w:rPr>
        <w:drawing>
          <wp:inline distT="0" distB="0" distL="0" distR="0" wp14:anchorId="15A53FD7" wp14:editId="7F8EDBEA">
            <wp:extent cx="3133725"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l="21286" t="7771" r="4863" b="18315"/>
                    <a:stretch>
                      <a:fillRect/>
                    </a:stretch>
                  </pic:blipFill>
                  <pic:spPr bwMode="auto">
                    <a:xfrm>
                      <a:off x="0" y="0"/>
                      <a:ext cx="3133725" cy="2438400"/>
                    </a:xfrm>
                    <a:prstGeom prst="rect">
                      <a:avLst/>
                    </a:prstGeom>
                    <a:noFill/>
                    <a:ln>
                      <a:noFill/>
                    </a:ln>
                  </pic:spPr>
                </pic:pic>
              </a:graphicData>
            </a:graphic>
          </wp:inline>
        </w:drawing>
      </w:r>
    </w:p>
    <w:p w14:paraId="0EAC5C6E" w14:textId="7FF27AB1" w:rsidR="009A05F7" w:rsidRPr="0040347B" w:rsidRDefault="00561FC8" w:rsidP="00994B8A">
      <w:pPr>
        <w:pStyle w:val="Heading1"/>
      </w:pPr>
      <w:bookmarkStart w:id="146" w:name="_Toc33298936"/>
      <w:bookmarkStart w:id="147" w:name="_Toc34300594"/>
      <w:r>
        <w:t>Test results</w:t>
      </w:r>
      <w:bookmarkEnd w:id="146"/>
      <w:bookmarkEnd w:id="147"/>
    </w:p>
    <w:p w14:paraId="0B82DF89" w14:textId="6C1E9030" w:rsidR="00027877" w:rsidRPr="00BB7C0A" w:rsidRDefault="00BD69ED" w:rsidP="00A968DF">
      <w:pPr>
        <w:rPr>
          <w:lang w:val="en-GB"/>
        </w:rPr>
      </w:pPr>
      <w:ins w:id="148" w:author="Jacob Thøgersen" w:date="2020-04-20T17:13:00Z">
        <w:r w:rsidRPr="00BB7C0A">
          <w:rPr>
            <w:lang w:val="en-GB"/>
          </w:rPr>
          <w:t xml:space="preserve">The quality/precision… of SentidaV2 was tested </w:t>
        </w:r>
      </w:ins>
      <w:del w:id="149" w:author="Jacob Thøgersen" w:date="2020-04-20T17:13:00Z">
        <w:r w:rsidR="009A05F7" w:rsidRPr="00BB7C0A" w:rsidDel="00BD69ED">
          <w:rPr>
            <w:lang w:val="en-GB"/>
          </w:rPr>
          <w:delText xml:space="preserve">We </w:delText>
        </w:r>
      </w:del>
      <w:r w:rsidR="009A05F7" w:rsidRPr="00BB7C0A">
        <w:rPr>
          <w:lang w:val="en-GB"/>
        </w:rPr>
        <w:t>us</w:t>
      </w:r>
      <w:ins w:id="150" w:author="Jacob Thøgersen" w:date="2020-04-20T17:13:00Z">
        <w:r w:rsidRPr="00BB7C0A">
          <w:rPr>
            <w:lang w:val="en-GB"/>
          </w:rPr>
          <w:t>ing</w:t>
        </w:r>
      </w:ins>
      <w:del w:id="151" w:author="Jacob Thøgersen" w:date="2020-04-20T17:13:00Z">
        <w:r w:rsidR="009A05F7" w:rsidRPr="00BB7C0A" w:rsidDel="00BD69ED">
          <w:rPr>
            <w:lang w:val="en-GB"/>
          </w:rPr>
          <w:delText>ed</w:delText>
        </w:r>
      </w:del>
      <w:r w:rsidR="009A05F7" w:rsidRPr="00BB7C0A">
        <w:rPr>
          <w:lang w:val="en-GB"/>
        </w:rPr>
        <w:t xml:space="preserve"> the three validation sets</w:t>
      </w:r>
      <w:ins w:id="152" w:author="Jacob Thøgersen" w:date="2020-04-20T17:13:00Z">
        <w:r w:rsidRPr="00BB7C0A">
          <w:rPr>
            <w:lang w:val="en-GB"/>
          </w:rPr>
          <w:t xml:space="preserve">: </w:t>
        </w:r>
      </w:ins>
      <w:ins w:id="153" w:author="Jacob Thøgersen" w:date="2020-04-20T17:14:00Z">
        <w:r w:rsidRPr="00BB7C0A">
          <w:rPr>
            <w:lang w:val="en-GB"/>
          </w:rPr>
          <w:t xml:space="preserve">a corpus of </w:t>
        </w:r>
      </w:ins>
      <w:ins w:id="154" w:author="Jacob Thøgersen" w:date="2020-04-20T17:13:00Z">
        <w:r w:rsidRPr="00BB7C0A">
          <w:rPr>
            <w:lang w:val="en-GB"/>
          </w:rPr>
          <w:t>TrustPilot</w:t>
        </w:r>
      </w:ins>
      <w:r w:rsidR="009A05F7" w:rsidRPr="00BB7C0A">
        <w:rPr>
          <w:lang w:val="en-GB"/>
        </w:rPr>
        <w:t xml:space="preserve"> </w:t>
      </w:r>
      <w:ins w:id="155" w:author="Jacob Thøgersen" w:date="2020-04-20T17:14:00Z">
        <w:r w:rsidRPr="00BB7C0A">
          <w:rPr>
            <w:lang w:val="en-GB"/>
          </w:rPr>
          <w:t xml:space="preserve">reviews </w:t>
        </w:r>
      </w:ins>
      <w:del w:id="156" w:author="Jacob Thøgersen" w:date="2020-04-20T17:14:00Z">
        <w:r w:rsidR="009A05F7" w:rsidRPr="00BB7C0A" w:rsidDel="00BD69ED">
          <w:rPr>
            <w:lang w:val="en-GB"/>
          </w:rPr>
          <w:delText>TP (</w:delText>
        </w:r>
      </w:del>
      <w:ins w:id="157" w:author="Jacob Thøgersen" w:date="2020-04-20T17:14:00Z">
        <w:r w:rsidRPr="00BB7C0A">
          <w:rPr>
            <w:lang w:val="en-GB"/>
          </w:rPr>
          <w:t xml:space="preserve">previously </w:t>
        </w:r>
      </w:ins>
      <w:r w:rsidR="009A05F7" w:rsidRPr="00BB7C0A">
        <w:rPr>
          <w:lang w:val="en-GB"/>
        </w:rPr>
        <w:t xml:space="preserve">used to validate SENTIDA </w:t>
      </w:r>
      <w:r w:rsidR="009A05F7">
        <w:fldChar w:fldCharType="begin"/>
      </w:r>
      <w:r w:rsidR="00A75A52" w:rsidRPr="00BB7C0A">
        <w:rPr>
          <w:lang w:val="en-GB"/>
        </w:rPr>
        <w:instrText xml:space="preserve"> ADDIN ZOTERO_ITEM CSL_CITATION {"citationID":"a1l4bgj7fdl","properties":{"formattedCitation":"(Lauridsen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9A05F7">
        <w:fldChar w:fldCharType="separate"/>
      </w:r>
      <w:r w:rsidR="009A05F7" w:rsidRPr="00BB7C0A">
        <w:rPr>
          <w:lang w:val="en-GB"/>
        </w:rPr>
        <w:t>(Lauridsen et al., 2019)</w:t>
      </w:r>
      <w:r w:rsidR="009A05F7">
        <w:fldChar w:fldCharType="end"/>
      </w:r>
      <w:del w:id="158" w:author="Jacob Thøgersen" w:date="2020-04-20T17:14:00Z">
        <w:r w:rsidR="009A05F7" w:rsidRPr="00BB7C0A" w:rsidDel="00BD69ED">
          <w:rPr>
            <w:lang w:val="en-GB"/>
          </w:rPr>
          <w:delText>)</w:delText>
        </w:r>
      </w:del>
      <w:ins w:id="159" w:author="Jacob Thøgersen" w:date="2020-04-20T17:14:00Z">
        <w:r w:rsidRPr="00BB7C0A">
          <w:rPr>
            <w:lang w:val="en-GB"/>
          </w:rPr>
          <w:t xml:space="preserve"> (TP)</w:t>
        </w:r>
      </w:ins>
      <w:r w:rsidR="009A05F7" w:rsidRPr="00BB7C0A">
        <w:rPr>
          <w:lang w:val="en-GB"/>
        </w:rPr>
        <w:t xml:space="preserve">, </w:t>
      </w:r>
      <w:ins w:id="160" w:author="Jacob Thøgersen" w:date="2020-04-20T17:14:00Z">
        <w:r w:rsidRPr="00BB7C0A">
          <w:rPr>
            <w:lang w:val="en-GB"/>
          </w:rPr>
          <w:t>a different set of TrustPilot reviews collected by us (</w:t>
        </w:r>
      </w:ins>
      <w:r w:rsidR="009A05F7" w:rsidRPr="00BB7C0A">
        <w:rPr>
          <w:lang w:val="en-GB"/>
        </w:rPr>
        <w:t>TP2</w:t>
      </w:r>
      <w:ins w:id="161" w:author="Jacob Thøgersen" w:date="2020-04-20T17:15:00Z">
        <w:r w:rsidRPr="00BB7C0A">
          <w:rPr>
            <w:lang w:val="en-GB"/>
          </w:rPr>
          <w:t>)</w:t>
        </w:r>
      </w:ins>
      <w:r w:rsidR="009A05F7" w:rsidRPr="00BB7C0A">
        <w:rPr>
          <w:lang w:val="en-GB"/>
        </w:rPr>
        <w:t xml:space="preserve">, and </w:t>
      </w:r>
      <w:ins w:id="162" w:author="Jacob Thøgersen" w:date="2020-04-20T17:15:00Z">
        <w:r w:rsidRPr="00BB7C0A">
          <w:rPr>
            <w:lang w:val="en-GB"/>
          </w:rPr>
          <w:t xml:space="preserve">the </w:t>
        </w:r>
      </w:ins>
      <w:r w:rsidR="009A05F7" w:rsidRPr="00BB7C0A">
        <w:rPr>
          <w:lang w:val="en-GB"/>
        </w:rPr>
        <w:t>Emma</w:t>
      </w:r>
      <w:ins w:id="163" w:author="Jacob Thøgersen" w:date="2020-04-20T17:15:00Z">
        <w:r w:rsidRPr="00BB7C0A">
          <w:rPr>
            <w:lang w:val="en-GB"/>
          </w:rPr>
          <w:t xml:space="preserve"> corpus just presented</w:t>
        </w:r>
      </w:ins>
      <w:r w:rsidR="009A05F7" w:rsidRPr="00BB7C0A">
        <w:rPr>
          <w:lang w:val="en-GB"/>
        </w:rPr>
        <w:t>. TP and TP2 consists of respectively 7019 and 7015 reviews from the website Trust Pilot along with the number of stars the person writing the review gave the company. TP and TP2 only contain reviews that got 1, 2, 4, and 5 stars. The reviews in TP are lowercase without punctuation, and the reviews in TP2 have their original casing and punctuation</w:t>
      </w:r>
      <w:ins w:id="164" w:author="Jacob Thøgersen" w:date="2020-04-20T17:16:00Z">
        <w:r w:rsidRPr="00BB7C0A">
          <w:rPr>
            <w:lang w:val="en-GB"/>
          </w:rPr>
          <w:t xml:space="preserve">. </w:t>
        </w:r>
      </w:ins>
      <w:r w:rsidR="009A05F7" w:rsidRPr="00BB7C0A">
        <w:rPr>
          <w:lang w:val="en-GB"/>
        </w:rPr>
        <w:t>TP2 is used to ensure that all the improvements made in SentidaV2</w:t>
      </w:r>
      <w:ins w:id="165" w:author="Jacob Thøgersen" w:date="2020-04-20T17:19:00Z">
        <w:r w:rsidR="00B47A07" w:rsidRPr="00BB7C0A">
          <w:rPr>
            <w:lang w:val="en-GB"/>
          </w:rPr>
          <w:t>, including the scoring of exclamation points and the use of upper case,</w:t>
        </w:r>
      </w:ins>
      <w:r w:rsidR="009A05F7" w:rsidRPr="00BB7C0A">
        <w:rPr>
          <w:lang w:val="en-GB"/>
        </w:rPr>
        <w:t xml:space="preserve"> are utilized. </w:t>
      </w:r>
    </w:p>
    <w:p w14:paraId="67E102E7" w14:textId="77777777" w:rsidR="00BD69ED" w:rsidRPr="00BB7C0A" w:rsidRDefault="00BD69ED" w:rsidP="00A968DF">
      <w:pPr>
        <w:rPr>
          <w:lang w:val="en-GB"/>
        </w:rPr>
      </w:pPr>
    </w:p>
    <w:p w14:paraId="0562B105" w14:textId="199E459B" w:rsidR="009A05F7" w:rsidRDefault="009A05F7" w:rsidP="00A968DF">
      <w:r w:rsidRPr="00BB7C0A">
        <w:rPr>
          <w:lang w:val="en-GB"/>
        </w:rPr>
        <w:t>Emma is a validation set consisting of 352</w:t>
      </w:r>
      <w:r w:rsidRPr="00BB7C0A">
        <w:rPr>
          <w:b/>
          <w:bCs/>
          <w:lang w:val="en-GB"/>
        </w:rPr>
        <w:t xml:space="preserve"> </w:t>
      </w:r>
      <w:r w:rsidRPr="00BB7C0A">
        <w:rPr>
          <w:lang w:val="en-GB"/>
        </w:rPr>
        <w:t>rated</w:t>
      </w:r>
      <w:r w:rsidRPr="00BB7C0A">
        <w:rPr>
          <w:b/>
          <w:bCs/>
          <w:lang w:val="en-GB"/>
        </w:rPr>
        <w:t xml:space="preserve"> </w:t>
      </w:r>
      <w:r w:rsidRPr="00BB7C0A">
        <w:rPr>
          <w:lang w:val="en-GB"/>
        </w:rPr>
        <w:t>sentences. The corpus of sentences was</w:t>
      </w:r>
      <w:r w:rsidR="00BD69ED" w:rsidRPr="00BB7C0A">
        <w:rPr>
          <w:lang w:val="en-GB"/>
        </w:rPr>
        <w:t xml:space="preserve"> </w:t>
      </w:r>
      <w:commentRangeStart w:id="166"/>
      <w:r w:rsidRPr="00BB7C0A">
        <w:rPr>
          <w:lang w:val="en-GB"/>
        </w:rPr>
        <w:t>carefully selected in order to represent a wide variety of sentiments and complexity</w:t>
      </w:r>
      <w:commentRangeEnd w:id="166"/>
      <w:r w:rsidR="00B47A07">
        <w:rPr>
          <w:rStyle w:val="CommentReference"/>
        </w:rPr>
        <w:commentReference w:id="166"/>
      </w:r>
      <w:r w:rsidRPr="00BB7C0A">
        <w:rPr>
          <w:lang w:val="en-GB"/>
        </w:rPr>
        <w:t xml:space="preserve">. </w:t>
      </w:r>
      <w:r>
        <w:t>The sentences were annotated by CS volunteers.</w:t>
      </w:r>
    </w:p>
    <w:p w14:paraId="362DC41D" w14:textId="634EB2EC" w:rsidR="009A05F7" w:rsidRDefault="009A05F7" w:rsidP="00766528">
      <w:pPr>
        <w:pStyle w:val="Heading2"/>
        <w:ind w:left="567" w:hanging="567"/>
      </w:pPr>
      <w:bookmarkStart w:id="167" w:name="_Toc33298937"/>
      <w:bookmarkStart w:id="168" w:name="_Toc34300595"/>
      <w:r>
        <w:lastRenderedPageBreak/>
        <w:t>Validation process</w:t>
      </w:r>
      <w:bookmarkEnd w:id="167"/>
      <w:bookmarkEnd w:id="168"/>
    </w:p>
    <w:p w14:paraId="1E242570" w14:textId="77777777" w:rsidR="00B47A07" w:rsidRPr="00BB7C0A" w:rsidRDefault="009A05F7" w:rsidP="00A968DF">
      <w:pPr>
        <w:pStyle w:val="NormalSectionStart"/>
        <w:rPr>
          <w:lang w:val="en-GB"/>
        </w:rPr>
      </w:pPr>
      <w:r w:rsidRPr="00BB7C0A">
        <w:rPr>
          <w:lang w:val="en-GB"/>
        </w:rPr>
        <w:t xml:space="preserve">To assess how good SentidaV2 is at classifying sentiment in sentences </w:t>
      </w:r>
      <w:del w:id="169" w:author="Jacob Thøgersen" w:date="2020-04-20T17:27:00Z">
        <w:r w:rsidRPr="00BB7C0A" w:rsidDel="00B47A07">
          <w:rPr>
            <w:lang w:val="en-GB"/>
          </w:rPr>
          <w:delText xml:space="preserve">and how well SentidaV2 performs </w:delText>
        </w:r>
      </w:del>
      <w:r w:rsidRPr="00BB7C0A">
        <w:rPr>
          <w:lang w:val="en-GB"/>
        </w:rPr>
        <w:t xml:space="preserve">compared to other Danish SA-programs, we processed the reviews in TP, TP2, and Emma with SentidaV2, Sentida, and AFINN to convert the sentences from text to a sentiment score. </w:t>
      </w:r>
      <w:commentRangeStart w:id="170"/>
      <w:r w:rsidRPr="00BB7C0A">
        <w:rPr>
          <w:lang w:val="en-GB"/>
        </w:rPr>
        <w:t xml:space="preserve">For </w:t>
      </w:r>
      <w:ins w:id="171" w:author="Jacob Thøgersen" w:date="2020-04-20T17:27:00Z">
        <w:r w:rsidR="00B47A07" w:rsidRPr="00BB7C0A">
          <w:rPr>
            <w:lang w:val="en-GB"/>
          </w:rPr>
          <w:t xml:space="preserve">TP and TP2 and for </w:t>
        </w:r>
      </w:ins>
      <w:r w:rsidRPr="00BB7C0A">
        <w:rPr>
          <w:lang w:val="en-GB"/>
        </w:rPr>
        <w:t xml:space="preserve">each </w:t>
      </w:r>
      <w:ins w:id="172" w:author="Jacob Thøgersen" w:date="2020-04-20T17:27:00Z">
        <w:r w:rsidR="00B47A07" w:rsidRPr="00BB7C0A">
          <w:rPr>
            <w:lang w:val="en-GB"/>
          </w:rPr>
          <w:t xml:space="preserve">SA </w:t>
        </w:r>
      </w:ins>
      <w:r w:rsidRPr="00BB7C0A">
        <w:rPr>
          <w:lang w:val="en-GB"/>
        </w:rPr>
        <w:t>program, a logistic regression that predicts whether the reviews belong to the 1-star and 2-star group / negative sentiment or to the 4-star and 5-star group / positive sentiment is developed</w:t>
      </w:r>
      <w:commentRangeEnd w:id="170"/>
      <w:r w:rsidR="00B47A07">
        <w:rPr>
          <w:rStyle w:val="CommentReference"/>
        </w:rPr>
        <w:commentReference w:id="170"/>
      </w:r>
      <w:r w:rsidRPr="00BB7C0A">
        <w:rPr>
          <w:lang w:val="en-GB"/>
        </w:rPr>
        <w:t xml:space="preserve">. </w:t>
      </w:r>
      <w:ins w:id="173" w:author="Jacob Thøgersen" w:date="2020-04-20T17:28:00Z">
        <w:r w:rsidR="00B47A07" w:rsidRPr="00BB7C0A">
          <w:rPr>
            <w:lang w:val="en-GB"/>
          </w:rPr>
          <w:t>The purpose of this analysis is to… (agtigt)</w:t>
        </w:r>
      </w:ins>
      <w:r w:rsidR="00B47A07" w:rsidRPr="00BB7C0A">
        <w:rPr>
          <w:lang w:val="en-GB"/>
        </w:rPr>
        <w:t xml:space="preserve">. </w:t>
      </w:r>
      <w:r w:rsidRPr="00BB7C0A">
        <w:rPr>
          <w:lang w:val="en-GB"/>
        </w:rPr>
        <w:t xml:space="preserve">Based on these scores, the models predict the scores for TP and TP2. </w:t>
      </w:r>
    </w:p>
    <w:p w14:paraId="0DB3FF30" w14:textId="3B34003E" w:rsidR="009A05F7" w:rsidRPr="00BB7C0A" w:rsidRDefault="009A05F7" w:rsidP="00A968DF">
      <w:pPr>
        <w:pStyle w:val="NormalSectionStart"/>
        <w:rPr>
          <w:lang w:val="en-GB"/>
        </w:rPr>
      </w:pPr>
      <w:commentRangeStart w:id="174"/>
      <w:r w:rsidRPr="00BB7C0A">
        <w:rPr>
          <w:lang w:val="en-GB"/>
        </w:rPr>
        <w:t>For Emma the sentences are classified as positive if the sentiment score is above 0 and negative if the sentiment is below 0</w:t>
      </w:r>
      <w:commentRangeEnd w:id="174"/>
      <w:r w:rsidR="00F40F00">
        <w:rPr>
          <w:rStyle w:val="CommentReference"/>
        </w:rPr>
        <w:commentReference w:id="174"/>
      </w:r>
      <w:r w:rsidRPr="00BB7C0A">
        <w:rPr>
          <w:lang w:val="en-GB"/>
        </w:rPr>
        <w:t>. Again, a logistic regression is developed for each program</w:t>
      </w:r>
      <w:ins w:id="175" w:author="Jacob Thøgersen" w:date="2020-04-20T17:29:00Z">
        <w:r w:rsidR="00E16792" w:rsidRPr="00BB7C0A">
          <w:rPr>
            <w:lang w:val="en-GB"/>
          </w:rPr>
          <w:t>, AFINN, SENTIDA and SentidaV2,</w:t>
        </w:r>
      </w:ins>
      <w:r w:rsidRPr="00BB7C0A">
        <w:rPr>
          <w:lang w:val="en-GB"/>
        </w:rPr>
        <w:t xml:space="preserve"> to predict whether the sentence belongs to the positive or negative category. In order to test the accuracy of the different programs, </w:t>
      </w:r>
      <w:commentRangeStart w:id="176"/>
      <w:r w:rsidRPr="00BB7C0A">
        <w:rPr>
          <w:lang w:val="en-GB"/>
        </w:rPr>
        <w:t>we use 75% of the reviews as a training set for the logistic regression and set up a confusion matrix on the remaining 25% of the reviews</w:t>
      </w:r>
      <w:commentRangeEnd w:id="176"/>
      <w:r w:rsidR="00E16792">
        <w:rPr>
          <w:rStyle w:val="CommentReference"/>
        </w:rPr>
        <w:commentReference w:id="176"/>
      </w:r>
      <w:r w:rsidRPr="00BB7C0A">
        <w:rPr>
          <w:lang w:val="en-GB"/>
        </w:rPr>
        <w:t xml:space="preserve"> as earlier papers have done </w:t>
      </w:r>
      <w:r w:rsidRPr="00690FDE">
        <w:fldChar w:fldCharType="begin"/>
      </w:r>
      <w:r w:rsidR="00A75A52" w:rsidRPr="00BB7C0A">
        <w:rPr>
          <w:lang w:val="en-GB"/>
        </w:rPr>
        <w:instrText xml:space="preserve"> ADDIN ZOTERO_ITEM CSL_CITATION {"citationID":"a27c6kfiofj","properties":{"formattedCitation":"(Lauridsen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Pr="00690FDE">
        <w:fldChar w:fldCharType="separate"/>
      </w:r>
      <w:r w:rsidRPr="00BB7C0A">
        <w:rPr>
          <w:lang w:val="en-GB"/>
        </w:rPr>
        <w:t>(Lauridsen et al., 2019)</w:t>
      </w:r>
      <w:r w:rsidRPr="00690FDE">
        <w:fldChar w:fldCharType="end"/>
      </w:r>
      <w:r w:rsidRPr="00BB7C0A">
        <w:rPr>
          <w:lang w:val="en-GB"/>
        </w:rPr>
        <w:t xml:space="preserve">. </w:t>
      </w:r>
      <w:bookmarkStart w:id="177" w:name="_Ref27516421"/>
    </w:p>
    <w:p w14:paraId="4D518F68" w14:textId="7A4500AB" w:rsidR="009A05F7" w:rsidRPr="00BB7C0A" w:rsidRDefault="009A05F7" w:rsidP="00A968DF">
      <w:pPr>
        <w:pStyle w:val="NormalSectionStart"/>
        <w:rPr>
          <w:lang w:val="en-GB"/>
        </w:rPr>
      </w:pPr>
      <w:r w:rsidRPr="00BB7C0A">
        <w:rPr>
          <w:lang w:val="en-GB"/>
        </w:rPr>
        <w:t>This is repeated 1,000 times using a custom function with different training and test sets for each iteration and the average accuracy and average 95% confidence interval extracted for each dataset (</w:t>
      </w:r>
      <w:r w:rsidR="00F126E7">
        <w:fldChar w:fldCharType="begin"/>
      </w:r>
      <w:r w:rsidR="00F126E7" w:rsidRPr="00BB7C0A">
        <w:rPr>
          <w:lang w:val="en-GB"/>
        </w:rPr>
        <w:instrText xml:space="preserve"> REF _Ref34311754 \h </w:instrText>
      </w:r>
      <w:r w:rsidR="00F126E7">
        <w:fldChar w:fldCharType="separate"/>
      </w:r>
      <w:r w:rsidR="00D21748" w:rsidRPr="00BB7C0A">
        <w:rPr>
          <w:lang w:val="en-GB"/>
        </w:rPr>
        <w:t xml:space="preserve">Table </w:t>
      </w:r>
      <w:r w:rsidR="00D21748" w:rsidRPr="00BB7C0A">
        <w:rPr>
          <w:noProof/>
          <w:lang w:val="en-GB"/>
        </w:rPr>
        <w:t>3</w:t>
      </w:r>
      <w:r w:rsidR="00F126E7">
        <w:fldChar w:fldCharType="end"/>
      </w:r>
      <w:r w:rsidRPr="00BB7C0A">
        <w:rPr>
          <w:lang w:val="en-GB"/>
        </w:rPr>
        <w:t xml:space="preserve">). A t-test between the average performances of SentidaV2 and the current best tool for Danish SA, SENTIDA </w:t>
      </w:r>
      <w:r>
        <w:fldChar w:fldCharType="begin"/>
      </w:r>
      <w:r w:rsidR="00A75A52" w:rsidRPr="00BB7C0A">
        <w:rPr>
          <w:lang w:val="en-GB"/>
        </w:rPr>
        <w:instrText xml:space="preserve"> ADDIN ZOTERO_ITEM CSL_CITATION {"citationID":"472Hmkzg","properties":{"formattedCitation":"(Lauridsen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Pr="00BB7C0A">
        <w:rPr>
          <w:noProof/>
          <w:lang w:val="en-GB"/>
        </w:rPr>
        <w:t>(Lauridsen et al., 2019)</w:t>
      </w:r>
      <w:r>
        <w:fldChar w:fldCharType="end"/>
      </w:r>
      <w:r w:rsidRPr="00BB7C0A">
        <w:rPr>
          <w:lang w:val="en-GB"/>
        </w:rPr>
        <w:t xml:space="preserve"> is then set up to see if there is a significant difference between the performances of the two programs.</w:t>
      </w:r>
    </w:p>
    <w:p w14:paraId="4CF760BF" w14:textId="77777777" w:rsidR="009A05F7" w:rsidRPr="0069581F" w:rsidRDefault="009A05F7" w:rsidP="00766528">
      <w:pPr>
        <w:pStyle w:val="Heading2"/>
        <w:ind w:left="567" w:hanging="567"/>
      </w:pPr>
      <w:bookmarkStart w:id="178" w:name="_Toc33298938"/>
      <w:bookmarkStart w:id="179" w:name="_Toc34300596"/>
      <w:bookmarkEnd w:id="177"/>
      <w:r>
        <w:t>Predicting Sentiment</w:t>
      </w:r>
      <w:bookmarkEnd w:id="178"/>
      <w:bookmarkEnd w:id="179"/>
    </w:p>
    <w:p w14:paraId="78E7F16B" w14:textId="00DA5423" w:rsidR="00A26BEF" w:rsidRPr="00BB7C0A" w:rsidRDefault="00525B3B" w:rsidP="00A26BEF">
      <w:pPr>
        <w:pStyle w:val="NormalSectionStart"/>
        <w:rPr>
          <w:lang w:val="en-GB"/>
        </w:rPr>
      </w:pPr>
      <w:r w:rsidRPr="00BB7C0A">
        <w:rPr>
          <w:lang w:val="en-GB"/>
        </w:rPr>
        <w:t>I</w:t>
      </w:r>
      <w:r w:rsidR="009A05F7" w:rsidRPr="00BB7C0A">
        <w:rPr>
          <w:lang w:val="en-GB"/>
        </w:rPr>
        <w:t>n</w:t>
      </w:r>
      <w:r w:rsidR="009A05F7" w:rsidRPr="00BB7C0A">
        <w:rPr>
          <w:noProof/>
          <w:lang w:val="en-GB"/>
        </w:rPr>
        <w:t xml:space="preserve"> </w:t>
      </w:r>
      <w:r w:rsidR="004878D2">
        <w:rPr>
          <w:noProof/>
        </w:rPr>
        <w:fldChar w:fldCharType="begin"/>
      </w:r>
      <w:r w:rsidR="004878D2" w:rsidRPr="00BB7C0A">
        <w:rPr>
          <w:noProof/>
          <w:lang w:val="en-GB"/>
        </w:rPr>
        <w:instrText xml:space="preserve"> REF _Ref34311754 \h </w:instrText>
      </w:r>
      <w:r w:rsidR="004878D2">
        <w:rPr>
          <w:noProof/>
        </w:rPr>
      </w:r>
      <w:r w:rsidR="004878D2">
        <w:rPr>
          <w:noProof/>
        </w:rPr>
        <w:fldChar w:fldCharType="separate"/>
      </w:r>
      <w:r w:rsidR="00D21748" w:rsidRPr="00BB7C0A">
        <w:rPr>
          <w:lang w:val="en-GB"/>
        </w:rPr>
        <w:t xml:space="preserve">Table </w:t>
      </w:r>
      <w:r w:rsidR="00D21748" w:rsidRPr="00BB7C0A">
        <w:rPr>
          <w:noProof/>
          <w:lang w:val="en-GB"/>
        </w:rPr>
        <w:t>3</w:t>
      </w:r>
      <w:r w:rsidR="004878D2">
        <w:rPr>
          <w:noProof/>
        </w:rPr>
        <w:fldChar w:fldCharType="end"/>
      </w:r>
      <w:r w:rsidR="009A05F7" w:rsidRPr="00BB7C0A">
        <w:rPr>
          <w:noProof/>
          <w:lang w:val="en-GB"/>
        </w:rPr>
        <w:t xml:space="preserve"> the average accuracies and the average 95% confidence intervals of the three SA-programs, AFINN, SENTIDA, and SentidaV2, on the three validation sets are summarised.  </w:t>
      </w:r>
      <w:r w:rsidR="009A05F7" w:rsidRPr="00BB7C0A">
        <w:rPr>
          <w:lang w:val="en-GB"/>
        </w:rPr>
        <w:t xml:space="preserve">On average, SentidaV2 was found to have a significantly higher accuracy at </w:t>
      </w:r>
      <w:commentRangeStart w:id="180"/>
      <w:r w:rsidR="009A05F7" w:rsidRPr="00BB7C0A">
        <w:rPr>
          <w:lang w:val="en-GB"/>
        </w:rPr>
        <w:t xml:space="preserve">binarily </w:t>
      </w:r>
      <w:commentRangeEnd w:id="180"/>
      <w:r w:rsidR="00E16792">
        <w:rPr>
          <w:rStyle w:val="CommentReference"/>
        </w:rPr>
        <w:commentReference w:id="180"/>
      </w:r>
      <w:r w:rsidR="009A05F7" w:rsidRPr="00BB7C0A">
        <w:rPr>
          <w:lang w:val="en-GB"/>
        </w:rPr>
        <w:t>classifying the sentiment of the sentences in TP (M = 0.8063, SD = 0.007), in TP2 (M = 0.8183, SD = 0.008), and in Emma (M = 0.6957, SD = 0.042), compared to the accuracy of SENTIDA for the sentences in TP (M = 0.8052, SD = 0.007), in TP2  (M = 0.7817, SD = 0.008), and in Emma (M = 0.6748, SD = 0.043). The t-values are t</w:t>
      </w:r>
      <w:r w:rsidR="009A05F7" w:rsidRPr="00BB7C0A">
        <w:rPr>
          <w:vertAlign w:val="subscript"/>
          <w:lang w:val="en-GB"/>
        </w:rPr>
        <w:t>TP</w:t>
      </w:r>
      <w:r w:rsidR="009A05F7" w:rsidRPr="00BB7C0A">
        <w:rPr>
          <w:lang w:val="en-GB"/>
        </w:rPr>
        <w:t>(1997.2) = 3.2837, t</w:t>
      </w:r>
      <w:r w:rsidR="009A05F7" w:rsidRPr="00BB7C0A">
        <w:rPr>
          <w:vertAlign w:val="subscript"/>
          <w:lang w:val="en-GB"/>
        </w:rPr>
        <w:t>TP2</w:t>
      </w:r>
      <w:r w:rsidR="009A05F7" w:rsidRPr="00BB7C0A">
        <w:rPr>
          <w:lang w:val="en-GB"/>
        </w:rPr>
        <w:t>(1988.6) = 98.488, and t</w:t>
      </w:r>
      <w:r w:rsidR="009A05F7" w:rsidRPr="00BB7C0A">
        <w:rPr>
          <w:vertAlign w:val="subscript"/>
          <w:lang w:val="en-GB"/>
        </w:rPr>
        <w:t>Emma</w:t>
      </w:r>
      <w:r w:rsidR="009A05F7" w:rsidRPr="00BB7C0A">
        <w:rPr>
          <w:lang w:val="en-GB"/>
        </w:rPr>
        <w:t>(1997.3) = 10.995, and the differences are significant for all datasets (p</w:t>
      </w:r>
      <w:r w:rsidR="009A05F7" w:rsidRPr="00BB7C0A">
        <w:rPr>
          <w:vertAlign w:val="subscript"/>
          <w:lang w:val="en-GB"/>
        </w:rPr>
        <w:t>TP</w:t>
      </w:r>
      <w:r w:rsidR="009A05F7" w:rsidRPr="00BB7C0A">
        <w:rPr>
          <w:lang w:val="en-GB"/>
        </w:rPr>
        <w:t xml:space="preserve"> = 0.001, p</w:t>
      </w:r>
      <w:r w:rsidR="009A05F7" w:rsidRPr="00BB7C0A">
        <w:rPr>
          <w:vertAlign w:val="subscript"/>
          <w:lang w:val="en-GB"/>
        </w:rPr>
        <w:t>TP2</w:t>
      </w:r>
      <w:r w:rsidR="009A05F7" w:rsidRPr="00BB7C0A">
        <w:rPr>
          <w:lang w:val="en-GB"/>
        </w:rPr>
        <w:t xml:space="preserve"> &lt; 2.2e-16, and p</w:t>
      </w:r>
      <w:r w:rsidR="009A05F7" w:rsidRPr="00BB7C0A">
        <w:rPr>
          <w:vertAlign w:val="subscript"/>
          <w:lang w:val="en-GB"/>
        </w:rPr>
        <w:t xml:space="preserve">Emma </w:t>
      </w:r>
      <w:r w:rsidR="009A05F7" w:rsidRPr="00BB7C0A">
        <w:rPr>
          <w:lang w:val="en-GB"/>
        </w:rPr>
        <w:t>&lt; 2.2e-16).</w:t>
      </w:r>
    </w:p>
    <w:tbl>
      <w:tblPr>
        <w:tblpPr w:leftFromText="180" w:rightFromText="180" w:vertAnchor="text" w:horzAnchor="margin" w:tblpY="91"/>
        <w:tblW w:w="9000"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6A0" w:firstRow="1" w:lastRow="0" w:firstColumn="1" w:lastColumn="0" w:noHBand="1" w:noVBand="1"/>
      </w:tblPr>
      <w:tblGrid>
        <w:gridCol w:w="1415"/>
        <w:gridCol w:w="1016"/>
        <w:gridCol w:w="1353"/>
        <w:gridCol w:w="1356"/>
        <w:gridCol w:w="1185"/>
        <w:gridCol w:w="39"/>
        <w:gridCol w:w="1361"/>
        <w:gridCol w:w="1275"/>
      </w:tblGrid>
      <w:tr w:rsidR="00E16792" w:rsidRPr="00BB7C0A" w14:paraId="4F5CDD59" w14:textId="77777777" w:rsidTr="00281F59">
        <w:trPr>
          <w:trHeight w:val="409"/>
        </w:trPr>
        <w:tc>
          <w:tcPr>
            <w:tcW w:w="9000" w:type="dxa"/>
            <w:gridSpan w:val="8"/>
            <w:tcBorders>
              <w:top w:val="nil"/>
              <w:left w:val="nil"/>
              <w:right w:val="nil"/>
            </w:tcBorders>
            <w:shd w:val="clear" w:color="auto" w:fill="auto"/>
            <w:vAlign w:val="bottom"/>
          </w:tcPr>
          <w:p w14:paraId="223466EA" w14:textId="77777777" w:rsidR="00E16792" w:rsidRPr="00BB7C0A" w:rsidRDefault="00E16792" w:rsidP="00281F59">
            <w:pPr>
              <w:pStyle w:val="Caption"/>
              <w:framePr w:hSpace="0" w:wrap="auto" w:vAnchor="margin" w:hAnchor="text" w:xAlign="left" w:yAlign="inline"/>
              <w:suppressOverlap w:val="0"/>
              <w:rPr>
                <w:lang w:val="en-GB"/>
              </w:rPr>
            </w:pPr>
            <w:commentRangeStart w:id="181"/>
            <w:r w:rsidRPr="00BB7C0A">
              <w:rPr>
                <w:lang w:val="en-GB"/>
              </w:rPr>
              <w:t xml:space="preserve">Table </w:t>
            </w:r>
            <w:r>
              <w:fldChar w:fldCharType="begin"/>
            </w:r>
            <w:r w:rsidRPr="00BB7C0A">
              <w:rPr>
                <w:lang w:val="en-GB"/>
              </w:rPr>
              <w:instrText xml:space="preserve"> SEQ Table \* ARABIC </w:instrText>
            </w:r>
            <w:r>
              <w:fldChar w:fldCharType="separate"/>
            </w:r>
            <w:r w:rsidRPr="00BB7C0A">
              <w:rPr>
                <w:noProof/>
                <w:lang w:val="en-GB"/>
              </w:rPr>
              <w:t>3</w:t>
            </w:r>
            <w:r>
              <w:fldChar w:fldCharType="end"/>
            </w:r>
            <w:r w:rsidRPr="00BB7C0A">
              <w:rPr>
                <w:lang w:val="en-GB"/>
              </w:rPr>
              <w:t xml:space="preserve"> - Results from accuracy tests (TP: TrustPilot, TP2: TrustPilot 2, EM: Emma)</w:t>
            </w:r>
            <w:commentRangeEnd w:id="181"/>
            <w:r>
              <w:rPr>
                <w:rStyle w:val="CommentReference"/>
                <w:i w:val="0"/>
                <w:iCs w:val="0"/>
                <w:color w:val="auto"/>
              </w:rPr>
              <w:commentReference w:id="181"/>
            </w:r>
          </w:p>
        </w:tc>
      </w:tr>
      <w:tr w:rsidR="00E16792" w14:paraId="26BDED18" w14:textId="77777777" w:rsidTr="00281F59">
        <w:trPr>
          <w:trHeight w:val="409"/>
        </w:trPr>
        <w:tc>
          <w:tcPr>
            <w:tcW w:w="1415" w:type="dxa"/>
            <w:shd w:val="clear" w:color="auto" w:fill="auto"/>
            <w:vAlign w:val="center"/>
          </w:tcPr>
          <w:p w14:paraId="38A47DF8" w14:textId="77777777" w:rsidR="00E16792" w:rsidRPr="00BB7C0A" w:rsidRDefault="00E16792" w:rsidP="00281F59">
            <w:pPr>
              <w:jc w:val="center"/>
              <w:rPr>
                <w:lang w:val="en-GB"/>
              </w:rPr>
            </w:pPr>
          </w:p>
        </w:tc>
        <w:tc>
          <w:tcPr>
            <w:tcW w:w="1016" w:type="dxa"/>
            <w:shd w:val="clear" w:color="auto" w:fill="auto"/>
            <w:vAlign w:val="center"/>
          </w:tcPr>
          <w:p w14:paraId="19815662" w14:textId="77777777" w:rsidR="00E16792" w:rsidRPr="00FA5669" w:rsidRDefault="00E16792" w:rsidP="00281F59">
            <w:pPr>
              <w:jc w:val="center"/>
            </w:pPr>
            <w:r w:rsidRPr="00FA5669">
              <w:t>TP</w:t>
            </w:r>
          </w:p>
        </w:tc>
        <w:tc>
          <w:tcPr>
            <w:tcW w:w="1353" w:type="dxa"/>
            <w:shd w:val="clear" w:color="auto" w:fill="auto"/>
            <w:vAlign w:val="center"/>
          </w:tcPr>
          <w:p w14:paraId="11DBA56D" w14:textId="77777777" w:rsidR="00E16792" w:rsidRPr="00FA5669" w:rsidRDefault="00E16792" w:rsidP="00281F59">
            <w:pPr>
              <w:jc w:val="center"/>
            </w:pPr>
            <w:r w:rsidRPr="00FA5669">
              <w:t>TP: 95% CI</w:t>
            </w:r>
          </w:p>
        </w:tc>
        <w:tc>
          <w:tcPr>
            <w:tcW w:w="1356" w:type="dxa"/>
            <w:vAlign w:val="center"/>
          </w:tcPr>
          <w:p w14:paraId="32660670" w14:textId="77777777" w:rsidR="00E16792" w:rsidRPr="00FA5669" w:rsidRDefault="00E16792" w:rsidP="00281F59">
            <w:pPr>
              <w:jc w:val="center"/>
            </w:pPr>
            <w:r w:rsidRPr="00FA5669">
              <w:t>TP2</w:t>
            </w:r>
          </w:p>
        </w:tc>
        <w:tc>
          <w:tcPr>
            <w:tcW w:w="1224" w:type="dxa"/>
            <w:gridSpan w:val="2"/>
            <w:vAlign w:val="center"/>
          </w:tcPr>
          <w:p w14:paraId="0F11C73D" w14:textId="77777777" w:rsidR="00E16792" w:rsidRPr="00FA5669" w:rsidRDefault="00E16792" w:rsidP="00281F59">
            <w:pPr>
              <w:jc w:val="center"/>
            </w:pPr>
            <w:r w:rsidRPr="00FA5669">
              <w:t>TP2: 95% CI</w:t>
            </w:r>
          </w:p>
        </w:tc>
        <w:tc>
          <w:tcPr>
            <w:tcW w:w="1361" w:type="dxa"/>
            <w:vAlign w:val="center"/>
          </w:tcPr>
          <w:p w14:paraId="38152CC1" w14:textId="77777777" w:rsidR="00E16792" w:rsidRPr="00FA5669" w:rsidRDefault="00E16792" w:rsidP="00281F59">
            <w:pPr>
              <w:jc w:val="center"/>
            </w:pPr>
            <w:r>
              <w:t>EM</w:t>
            </w:r>
          </w:p>
        </w:tc>
        <w:tc>
          <w:tcPr>
            <w:tcW w:w="1272" w:type="dxa"/>
            <w:vAlign w:val="center"/>
          </w:tcPr>
          <w:p w14:paraId="1F62A76E" w14:textId="77777777" w:rsidR="00E16792" w:rsidRPr="00FA5669" w:rsidRDefault="00E16792" w:rsidP="00281F59">
            <w:pPr>
              <w:jc w:val="center"/>
            </w:pPr>
            <w:r>
              <w:t>EM</w:t>
            </w:r>
            <w:r w:rsidRPr="00FA5669">
              <w:t>: 95% CI</w:t>
            </w:r>
          </w:p>
        </w:tc>
      </w:tr>
      <w:tr w:rsidR="00E16792" w14:paraId="2F10E844" w14:textId="77777777" w:rsidTr="00281F59">
        <w:trPr>
          <w:trHeight w:val="261"/>
        </w:trPr>
        <w:tc>
          <w:tcPr>
            <w:tcW w:w="1415" w:type="dxa"/>
            <w:shd w:val="clear" w:color="auto" w:fill="auto"/>
            <w:vAlign w:val="center"/>
          </w:tcPr>
          <w:p w14:paraId="5F3D8C28" w14:textId="77777777" w:rsidR="00E16792" w:rsidRPr="00FA5669" w:rsidRDefault="00E16792" w:rsidP="00281F59">
            <w:pPr>
              <w:jc w:val="center"/>
            </w:pPr>
            <w:r w:rsidRPr="00FA5669">
              <w:t>SentidaV2</w:t>
            </w:r>
          </w:p>
        </w:tc>
        <w:tc>
          <w:tcPr>
            <w:tcW w:w="1016" w:type="dxa"/>
            <w:shd w:val="clear" w:color="auto" w:fill="auto"/>
            <w:vAlign w:val="center"/>
          </w:tcPr>
          <w:p w14:paraId="5736BD96" w14:textId="77777777" w:rsidR="00E16792" w:rsidRPr="00FA5669" w:rsidRDefault="00E16792" w:rsidP="00281F59">
            <w:pPr>
              <w:jc w:val="center"/>
              <w:rPr>
                <w:color w:val="000000"/>
              </w:rPr>
            </w:pPr>
            <w:r>
              <w:t>0.8063</w:t>
            </w:r>
          </w:p>
        </w:tc>
        <w:tc>
          <w:tcPr>
            <w:tcW w:w="1353" w:type="dxa"/>
            <w:shd w:val="clear" w:color="auto" w:fill="auto"/>
            <w:vAlign w:val="center"/>
          </w:tcPr>
          <w:p w14:paraId="6A140246" w14:textId="77777777" w:rsidR="00E16792" w:rsidRPr="00FA5669" w:rsidRDefault="00E16792" w:rsidP="00281F59">
            <w:pPr>
              <w:jc w:val="center"/>
              <w:rPr>
                <w:color w:val="000000"/>
              </w:rPr>
            </w:pPr>
            <w:r w:rsidRPr="003D4FD3">
              <w:t>0.</w:t>
            </w:r>
            <w:r>
              <w:t xml:space="preserve">7891 </w:t>
            </w:r>
            <w:r w:rsidRPr="00FA5669">
              <w:t xml:space="preserve">to </w:t>
            </w:r>
            <w:r w:rsidRPr="0005671C">
              <w:t>0.</w:t>
            </w:r>
            <w:r>
              <w:t>8226</w:t>
            </w:r>
          </w:p>
        </w:tc>
        <w:tc>
          <w:tcPr>
            <w:tcW w:w="1356" w:type="dxa"/>
            <w:vAlign w:val="center"/>
          </w:tcPr>
          <w:p w14:paraId="1CA82F05" w14:textId="77777777" w:rsidR="00E16792" w:rsidRPr="00FA5669" w:rsidRDefault="00E16792" w:rsidP="00281F59">
            <w:pPr>
              <w:jc w:val="center"/>
            </w:pPr>
            <w:r w:rsidRPr="00E607BD">
              <w:t>0.8183</w:t>
            </w:r>
          </w:p>
        </w:tc>
        <w:tc>
          <w:tcPr>
            <w:tcW w:w="1224" w:type="dxa"/>
            <w:gridSpan w:val="2"/>
            <w:vAlign w:val="center"/>
          </w:tcPr>
          <w:p w14:paraId="7B208265" w14:textId="77777777" w:rsidR="00E16792" w:rsidRPr="00FA5669" w:rsidRDefault="00E16792" w:rsidP="00281F59">
            <w:pPr>
              <w:jc w:val="center"/>
            </w:pPr>
            <w:r w:rsidRPr="007B4434">
              <w:t>0.</w:t>
            </w:r>
            <w:r>
              <w:t xml:space="preserve">7999 to </w:t>
            </w:r>
            <w:r w:rsidRPr="007B4434">
              <w:t>0.</w:t>
            </w:r>
            <w:r>
              <w:t>8365</w:t>
            </w:r>
          </w:p>
        </w:tc>
        <w:tc>
          <w:tcPr>
            <w:tcW w:w="1361" w:type="dxa"/>
            <w:vAlign w:val="center"/>
          </w:tcPr>
          <w:p w14:paraId="293743A5" w14:textId="77777777" w:rsidR="00E16792" w:rsidRPr="00FA5669" w:rsidRDefault="00E16792" w:rsidP="00281F59">
            <w:pPr>
              <w:jc w:val="center"/>
            </w:pPr>
            <w:r w:rsidRPr="00313E89">
              <w:t>0.6957</w:t>
            </w:r>
          </w:p>
        </w:tc>
        <w:tc>
          <w:tcPr>
            <w:tcW w:w="1272" w:type="dxa"/>
            <w:vAlign w:val="center"/>
          </w:tcPr>
          <w:p w14:paraId="482ADA99" w14:textId="77777777" w:rsidR="00E16792" w:rsidRPr="00FA5669" w:rsidRDefault="00E16792" w:rsidP="00281F59">
            <w:pPr>
              <w:jc w:val="center"/>
            </w:pPr>
            <w:r w:rsidRPr="00944EE5">
              <w:t>0.</w:t>
            </w:r>
            <w:r>
              <w:t>5889 to 0</w:t>
            </w:r>
            <w:r w:rsidRPr="00CE005A">
              <w:t>.</w:t>
            </w:r>
            <w:r>
              <w:t>7889</w:t>
            </w:r>
          </w:p>
        </w:tc>
      </w:tr>
      <w:tr w:rsidR="00E16792" w14:paraId="47E39B89" w14:textId="77777777" w:rsidTr="00281F59">
        <w:trPr>
          <w:trHeight w:val="247"/>
        </w:trPr>
        <w:tc>
          <w:tcPr>
            <w:tcW w:w="1415" w:type="dxa"/>
            <w:shd w:val="clear" w:color="auto" w:fill="auto"/>
            <w:vAlign w:val="center"/>
          </w:tcPr>
          <w:p w14:paraId="36AB3386" w14:textId="77777777" w:rsidR="00E16792" w:rsidRPr="00FA5669" w:rsidRDefault="00E16792" w:rsidP="00281F59">
            <w:pPr>
              <w:jc w:val="center"/>
            </w:pPr>
            <w:r w:rsidRPr="00FA5669">
              <w:t>SENTIDA</w:t>
            </w:r>
          </w:p>
        </w:tc>
        <w:tc>
          <w:tcPr>
            <w:tcW w:w="1016" w:type="dxa"/>
            <w:shd w:val="clear" w:color="auto" w:fill="auto"/>
            <w:vAlign w:val="center"/>
          </w:tcPr>
          <w:p w14:paraId="60E465B5" w14:textId="77777777" w:rsidR="00E16792" w:rsidRPr="00FA5669" w:rsidRDefault="00E16792" w:rsidP="00281F59">
            <w:pPr>
              <w:jc w:val="center"/>
              <w:rPr>
                <w:color w:val="000000"/>
              </w:rPr>
            </w:pPr>
            <w:r>
              <w:t>0.8052</w:t>
            </w:r>
          </w:p>
        </w:tc>
        <w:tc>
          <w:tcPr>
            <w:tcW w:w="1353" w:type="dxa"/>
            <w:shd w:val="clear" w:color="auto" w:fill="auto"/>
            <w:vAlign w:val="center"/>
          </w:tcPr>
          <w:p w14:paraId="351EBC47" w14:textId="77777777" w:rsidR="00E16792" w:rsidRPr="00C336B8" w:rsidRDefault="00E16792" w:rsidP="00281F59">
            <w:pPr>
              <w:jc w:val="center"/>
            </w:pPr>
            <w:r w:rsidRPr="0005671C">
              <w:t>0.</w:t>
            </w:r>
            <w:r>
              <w:t xml:space="preserve">788 </w:t>
            </w:r>
            <w:r w:rsidRPr="00FA5669">
              <w:t xml:space="preserve">to </w:t>
            </w:r>
            <w:r w:rsidRPr="0005671C">
              <w:t>0.8215</w:t>
            </w:r>
          </w:p>
        </w:tc>
        <w:tc>
          <w:tcPr>
            <w:tcW w:w="1356" w:type="dxa"/>
            <w:vAlign w:val="center"/>
          </w:tcPr>
          <w:p w14:paraId="7729BC5E" w14:textId="77777777" w:rsidR="00E16792" w:rsidRPr="000B0251" w:rsidRDefault="00E16792" w:rsidP="00281F59">
            <w:pPr>
              <w:jc w:val="center"/>
            </w:pPr>
            <w:r>
              <w:t>0.7817</w:t>
            </w:r>
          </w:p>
        </w:tc>
        <w:tc>
          <w:tcPr>
            <w:tcW w:w="1224" w:type="dxa"/>
            <w:gridSpan w:val="2"/>
            <w:vAlign w:val="center"/>
          </w:tcPr>
          <w:p w14:paraId="172C546B" w14:textId="77777777" w:rsidR="00E16792" w:rsidRPr="000B0251" w:rsidRDefault="00E16792" w:rsidP="00281F59">
            <w:pPr>
              <w:jc w:val="center"/>
            </w:pPr>
            <w:r w:rsidRPr="000B0251">
              <w:t>0.</w:t>
            </w:r>
            <w:r>
              <w:t>7623</w:t>
            </w:r>
            <w:r w:rsidRPr="000B0251">
              <w:t xml:space="preserve"> to </w:t>
            </w:r>
            <w:r>
              <w:t>0</w:t>
            </w:r>
            <w:r w:rsidRPr="000B0251">
              <w:t>.</w:t>
            </w:r>
            <w:r>
              <w:t>8015</w:t>
            </w:r>
          </w:p>
        </w:tc>
        <w:tc>
          <w:tcPr>
            <w:tcW w:w="1361" w:type="dxa"/>
            <w:vAlign w:val="center"/>
          </w:tcPr>
          <w:p w14:paraId="1AAF4080" w14:textId="77777777" w:rsidR="00E16792" w:rsidRPr="000B0251" w:rsidRDefault="00E16792" w:rsidP="00281F59">
            <w:pPr>
              <w:jc w:val="center"/>
            </w:pPr>
            <w:r>
              <w:t>0.6748</w:t>
            </w:r>
          </w:p>
        </w:tc>
        <w:tc>
          <w:tcPr>
            <w:tcW w:w="1272" w:type="dxa"/>
            <w:vAlign w:val="center"/>
          </w:tcPr>
          <w:p w14:paraId="504A27BF" w14:textId="77777777" w:rsidR="00E16792" w:rsidRPr="00FA5669" w:rsidRDefault="00E16792" w:rsidP="00281F59">
            <w:pPr>
              <w:jc w:val="center"/>
            </w:pPr>
            <w:r w:rsidRPr="00CE005A">
              <w:t>0.</w:t>
            </w:r>
            <w:r>
              <w:t>567 to 0</w:t>
            </w:r>
            <w:r w:rsidRPr="00CE005A">
              <w:t>.</w:t>
            </w:r>
            <w:r>
              <w:t>7704</w:t>
            </w:r>
          </w:p>
        </w:tc>
      </w:tr>
      <w:tr w:rsidR="00E16792" w14:paraId="6472C6AF" w14:textId="77777777" w:rsidTr="00281F59">
        <w:trPr>
          <w:trHeight w:val="247"/>
        </w:trPr>
        <w:tc>
          <w:tcPr>
            <w:tcW w:w="1415" w:type="dxa"/>
            <w:tcBorders>
              <w:bottom w:val="single" w:sz="4" w:space="0" w:color="auto"/>
            </w:tcBorders>
            <w:shd w:val="clear" w:color="auto" w:fill="auto"/>
            <w:vAlign w:val="center"/>
          </w:tcPr>
          <w:p w14:paraId="01D2A5C0" w14:textId="77777777" w:rsidR="00E16792" w:rsidRPr="00FA5669" w:rsidRDefault="00E16792" w:rsidP="00281F59">
            <w:pPr>
              <w:jc w:val="center"/>
            </w:pPr>
            <w:r w:rsidRPr="00FA5669">
              <w:t>AFINN</w:t>
            </w:r>
          </w:p>
        </w:tc>
        <w:tc>
          <w:tcPr>
            <w:tcW w:w="1016" w:type="dxa"/>
            <w:tcBorders>
              <w:bottom w:val="single" w:sz="4" w:space="0" w:color="auto"/>
            </w:tcBorders>
            <w:shd w:val="clear" w:color="auto" w:fill="auto"/>
            <w:vAlign w:val="center"/>
          </w:tcPr>
          <w:p w14:paraId="092D551A" w14:textId="77777777" w:rsidR="00E16792" w:rsidRPr="00FA5669" w:rsidRDefault="00E16792" w:rsidP="00281F59">
            <w:pPr>
              <w:jc w:val="center"/>
            </w:pPr>
            <w:r w:rsidRPr="00C336B8">
              <w:t>0.7</w:t>
            </w:r>
            <w:r>
              <w:t>497</w:t>
            </w:r>
          </w:p>
        </w:tc>
        <w:tc>
          <w:tcPr>
            <w:tcW w:w="1353" w:type="dxa"/>
            <w:tcBorders>
              <w:bottom w:val="single" w:sz="4" w:space="0" w:color="auto"/>
            </w:tcBorders>
            <w:shd w:val="clear" w:color="auto" w:fill="auto"/>
            <w:vAlign w:val="center"/>
          </w:tcPr>
          <w:p w14:paraId="2B266937" w14:textId="77777777" w:rsidR="00E16792" w:rsidRPr="00FA5669" w:rsidRDefault="00E16792" w:rsidP="00281F59">
            <w:pPr>
              <w:jc w:val="center"/>
              <w:rPr>
                <w:color w:val="000000"/>
              </w:rPr>
            </w:pPr>
            <w:r w:rsidRPr="00C336B8">
              <w:t>0.73</w:t>
            </w:r>
            <w:r>
              <w:t xml:space="preserve">1 </w:t>
            </w:r>
            <w:r w:rsidRPr="00FA5669">
              <w:t xml:space="preserve">to </w:t>
            </w:r>
            <w:r w:rsidRPr="00C336B8">
              <w:t>0.</w:t>
            </w:r>
            <w:r>
              <w:t>7676</w:t>
            </w:r>
          </w:p>
        </w:tc>
        <w:tc>
          <w:tcPr>
            <w:tcW w:w="1356" w:type="dxa"/>
            <w:tcBorders>
              <w:bottom w:val="single" w:sz="4" w:space="0" w:color="auto"/>
            </w:tcBorders>
            <w:vAlign w:val="center"/>
          </w:tcPr>
          <w:p w14:paraId="7B9F383C" w14:textId="77777777" w:rsidR="00E16792" w:rsidRPr="000B0251" w:rsidRDefault="00E16792" w:rsidP="00281F59">
            <w:pPr>
              <w:jc w:val="center"/>
            </w:pPr>
            <w:r w:rsidRPr="000B0251">
              <w:t>0.</w:t>
            </w:r>
            <w:r>
              <w:t>7494</w:t>
            </w:r>
          </w:p>
        </w:tc>
        <w:tc>
          <w:tcPr>
            <w:tcW w:w="1185" w:type="dxa"/>
            <w:tcBorders>
              <w:bottom w:val="single" w:sz="4" w:space="0" w:color="auto"/>
            </w:tcBorders>
            <w:vAlign w:val="center"/>
          </w:tcPr>
          <w:p w14:paraId="263D61E1" w14:textId="77777777" w:rsidR="00E16792" w:rsidRPr="000B0251" w:rsidRDefault="00E16792" w:rsidP="00281F59">
            <w:pPr>
              <w:jc w:val="center"/>
            </w:pPr>
            <w:r w:rsidRPr="002806D0">
              <w:t>0.</w:t>
            </w:r>
            <w:r>
              <w:t>7284 to 0</w:t>
            </w:r>
            <w:r w:rsidRPr="00812A64">
              <w:t>.</w:t>
            </w:r>
            <w:r>
              <w:t>7695</w:t>
            </w:r>
          </w:p>
        </w:tc>
        <w:tc>
          <w:tcPr>
            <w:tcW w:w="1400" w:type="dxa"/>
            <w:gridSpan w:val="2"/>
            <w:tcBorders>
              <w:bottom w:val="single" w:sz="4" w:space="0" w:color="auto"/>
            </w:tcBorders>
            <w:vAlign w:val="center"/>
          </w:tcPr>
          <w:p w14:paraId="1BE0AB37" w14:textId="77777777" w:rsidR="00E16792" w:rsidRPr="000B0251" w:rsidRDefault="00E16792" w:rsidP="00281F59">
            <w:pPr>
              <w:jc w:val="center"/>
            </w:pPr>
            <w:r w:rsidRPr="00394EF7">
              <w:t>0.</w:t>
            </w:r>
            <w:r>
              <w:t>6371</w:t>
            </w:r>
          </w:p>
        </w:tc>
        <w:tc>
          <w:tcPr>
            <w:tcW w:w="1272" w:type="dxa"/>
            <w:tcBorders>
              <w:bottom w:val="single" w:sz="4" w:space="0" w:color="auto"/>
            </w:tcBorders>
            <w:vAlign w:val="center"/>
          </w:tcPr>
          <w:p w14:paraId="1515127B" w14:textId="77777777" w:rsidR="00E16792" w:rsidRPr="00FA5669" w:rsidRDefault="00E16792" w:rsidP="00281F59">
            <w:pPr>
              <w:jc w:val="center"/>
            </w:pPr>
            <w:r w:rsidRPr="00394EF7">
              <w:t>0.</w:t>
            </w:r>
            <w:r>
              <w:t>5281 to 0</w:t>
            </w:r>
            <w:r w:rsidRPr="00394EF7">
              <w:t>.</w:t>
            </w:r>
            <w:r>
              <w:t>7366</w:t>
            </w:r>
          </w:p>
        </w:tc>
      </w:tr>
    </w:tbl>
    <w:p w14:paraId="52DA713F" w14:textId="77777777" w:rsidR="00E16792" w:rsidRPr="00E16792" w:rsidRDefault="00E16792" w:rsidP="00E16792"/>
    <w:p w14:paraId="5B88D8C6" w14:textId="53B2A5B1" w:rsidR="00C150B3" w:rsidRPr="00BB7C0A" w:rsidRDefault="0022293E" w:rsidP="00994B8A">
      <w:pPr>
        <w:pStyle w:val="Heading1"/>
        <w:rPr>
          <w:lang w:val="en-GB"/>
        </w:rPr>
      </w:pPr>
      <w:bookmarkStart w:id="182" w:name="_Toc33298939"/>
      <w:bookmarkStart w:id="183" w:name="_Toc34300597"/>
      <w:r w:rsidRPr="00BB7C0A">
        <w:rPr>
          <w:lang w:val="en-GB"/>
        </w:rPr>
        <w:t>Does SentidaV2 and Emma improve Danish SA?</w:t>
      </w:r>
      <w:bookmarkEnd w:id="182"/>
      <w:bookmarkEnd w:id="183"/>
    </w:p>
    <w:p w14:paraId="4B45CC2C" w14:textId="73EEB10B" w:rsidR="001807F9" w:rsidRPr="00BB7C0A" w:rsidRDefault="001807F9" w:rsidP="001807F9">
      <w:pPr>
        <w:rPr>
          <w:lang w:val="en-GB"/>
        </w:rPr>
      </w:pPr>
      <w:r w:rsidRPr="00BB7C0A">
        <w:rPr>
          <w:lang w:val="en-GB"/>
        </w:rPr>
        <w:t xml:space="preserve">Using the validation set TP poses a few problems. All the words are lower case, meaning no effect from capitalization. There is no punctuation in the reviews, meaning no punctuation effects like </w:t>
      </w:r>
      <w:r w:rsidRPr="00BB7C0A">
        <w:rPr>
          <w:i/>
          <w:iCs/>
          <w:lang w:val="en-GB"/>
        </w:rPr>
        <w:t>‘?’</w:t>
      </w:r>
      <w:r w:rsidRPr="00BB7C0A">
        <w:rPr>
          <w:lang w:val="en-GB"/>
        </w:rPr>
        <w:t xml:space="preserve"> and </w:t>
      </w:r>
      <w:r w:rsidRPr="00BB7C0A">
        <w:rPr>
          <w:i/>
          <w:iCs/>
          <w:lang w:val="en-GB"/>
        </w:rPr>
        <w:t>‘!!’</w:t>
      </w:r>
      <w:r w:rsidRPr="00BB7C0A">
        <w:rPr>
          <w:lang w:val="en-GB"/>
        </w:rPr>
        <w:t xml:space="preserve">. Additionally, each review consists of multiple sentences without </w:t>
      </w:r>
      <w:r w:rsidR="00187786" w:rsidRPr="00BB7C0A">
        <w:rPr>
          <w:lang w:val="en-GB"/>
        </w:rPr>
        <w:t xml:space="preserve">punctuation </w:t>
      </w:r>
      <w:r w:rsidR="00794CC8" w:rsidRPr="00BB7C0A">
        <w:rPr>
          <w:lang w:val="en-GB"/>
        </w:rPr>
        <w:t>which</w:t>
      </w:r>
      <w:r w:rsidR="009C297C" w:rsidRPr="00BB7C0A">
        <w:rPr>
          <w:lang w:val="en-GB"/>
        </w:rPr>
        <w:t xml:space="preserve"> </w:t>
      </w:r>
      <w:r w:rsidR="009E0F30" w:rsidRPr="00BB7C0A">
        <w:rPr>
          <w:lang w:val="en-GB"/>
        </w:rPr>
        <w:t>makes it hard to split them up</w:t>
      </w:r>
      <w:r w:rsidRPr="00BB7C0A">
        <w:rPr>
          <w:lang w:val="en-GB"/>
        </w:rPr>
        <w:t xml:space="preserve">. This is a problem in sentences containing </w:t>
      </w:r>
      <w:r w:rsidR="00CD74F9" w:rsidRPr="00BB7C0A">
        <w:rPr>
          <w:lang w:val="en-GB"/>
        </w:rPr>
        <w:t>‘</w:t>
      </w:r>
      <w:r w:rsidRPr="00BB7C0A">
        <w:rPr>
          <w:i/>
          <w:iCs/>
          <w:lang w:val="en-GB"/>
        </w:rPr>
        <w:t>men</w:t>
      </w:r>
      <w:r w:rsidR="00CD74F9" w:rsidRPr="00BB7C0A">
        <w:rPr>
          <w:i/>
          <w:iCs/>
          <w:lang w:val="en-GB"/>
        </w:rPr>
        <w:t>’</w:t>
      </w:r>
      <w:r w:rsidRPr="00BB7C0A">
        <w:rPr>
          <w:lang w:val="en-GB"/>
        </w:rPr>
        <w:t xml:space="preserve"> (</w:t>
      </w:r>
      <w:r w:rsidRPr="00BB7C0A">
        <w:rPr>
          <w:i/>
          <w:iCs/>
          <w:lang w:val="en-GB"/>
        </w:rPr>
        <w:t>but</w:t>
      </w:r>
      <w:r w:rsidRPr="00BB7C0A">
        <w:rPr>
          <w:lang w:val="en-GB"/>
        </w:rPr>
        <w:t>) because the sentiment modulation is only meant to be applied on sentence to sentence basis. We see a significant difference between the performance of SENTIDA and SentidaV2, but the difference is miniscule.</w:t>
      </w:r>
    </w:p>
    <w:p w14:paraId="4FB6989D" w14:textId="38904FB5" w:rsidR="001807F9" w:rsidRPr="00BB7C0A" w:rsidRDefault="001807F9" w:rsidP="001807F9">
      <w:pPr>
        <w:rPr>
          <w:lang w:val="en-GB"/>
        </w:rPr>
      </w:pPr>
      <w:r w:rsidRPr="00BB7C0A">
        <w:rPr>
          <w:lang w:val="en-GB"/>
        </w:rPr>
        <w:lastRenderedPageBreak/>
        <w:t>The reviews in the TP2 validation set, however, have both the original punctuation and casing. This means that a wider range of the improvements implemented from SENTIDA to SentidaV2 can be tested,</w:t>
      </w:r>
      <w:ins w:id="184" w:author="Jacob Thøgersen" w:date="2020-04-20T17:40:00Z">
        <w:r w:rsidR="00F40F00" w:rsidRPr="00BB7C0A">
          <w:rPr>
            <w:lang w:val="en-GB"/>
          </w:rPr>
          <w:t xml:space="preserve"> i.e. exclamation points and capital letters </w:t>
        </w:r>
      </w:ins>
      <w:commentRangeStart w:id="185"/>
      <w:del w:id="186" w:author="Jacob Thøgersen" w:date="2020-04-20T17:40:00Z">
        <w:r w:rsidRPr="00BB7C0A" w:rsidDel="00F40F00">
          <w:rPr>
            <w:lang w:val="en-GB"/>
          </w:rPr>
          <w:delText xml:space="preserve"> and, as expected, </w:delText>
        </w:r>
        <w:r w:rsidR="00A623EE" w:rsidRPr="00BB7C0A" w:rsidDel="00F40F00">
          <w:rPr>
            <w:lang w:val="en-GB"/>
          </w:rPr>
          <w:delText>there is</w:delText>
        </w:r>
        <w:r w:rsidRPr="00BB7C0A" w:rsidDel="00F40F00">
          <w:rPr>
            <w:lang w:val="en-GB"/>
          </w:rPr>
          <w:delText xml:space="preserve"> a positive difference in the accuracy of SentidaV2 on TP2 compared with TP</w:delText>
        </w:r>
      </w:del>
      <w:r w:rsidRPr="00BB7C0A">
        <w:rPr>
          <w:lang w:val="en-GB"/>
        </w:rPr>
        <w:t xml:space="preserve">. </w:t>
      </w:r>
      <w:ins w:id="187" w:author="Jacob Thøgersen" w:date="2020-04-20T17:39:00Z">
        <w:r w:rsidR="00F40F00" w:rsidRPr="00BB7C0A">
          <w:rPr>
            <w:lang w:val="en-GB"/>
          </w:rPr>
          <w:t xml:space="preserve">Presumably this is why </w:t>
        </w:r>
      </w:ins>
      <w:del w:id="188" w:author="Jacob Thøgersen" w:date="2020-04-20T17:39:00Z">
        <w:r w:rsidRPr="00BB7C0A" w:rsidDel="00F40F00">
          <w:rPr>
            <w:lang w:val="en-GB"/>
          </w:rPr>
          <w:delText>T</w:delText>
        </w:r>
      </w:del>
      <w:ins w:id="189" w:author="Jacob Thøgersen" w:date="2020-04-20T17:39:00Z">
        <w:r w:rsidR="00F40F00" w:rsidRPr="00BB7C0A">
          <w:rPr>
            <w:lang w:val="en-GB"/>
          </w:rPr>
          <w:t>t</w:t>
        </w:r>
      </w:ins>
      <w:r w:rsidRPr="00BB7C0A">
        <w:rPr>
          <w:lang w:val="en-GB"/>
        </w:rPr>
        <w:t xml:space="preserve">he difference in performance is especially prominent when compared to the performance of SENTIDA on TP2. </w:t>
      </w:r>
      <w:del w:id="190" w:author="Jacob Thøgersen" w:date="2020-04-20T17:39:00Z">
        <w:r w:rsidRPr="00BB7C0A" w:rsidDel="00F40F00">
          <w:rPr>
            <w:lang w:val="en-GB"/>
          </w:rPr>
          <w:delText>There is a larger significant difference between the accuracy of SENTIDA and SentidaV2.</w:delText>
        </w:r>
      </w:del>
      <w:commentRangeEnd w:id="185"/>
      <w:r w:rsidR="00F40F00">
        <w:rPr>
          <w:rStyle w:val="CommentReference"/>
        </w:rPr>
        <w:commentReference w:id="185"/>
      </w:r>
    </w:p>
    <w:p w14:paraId="2B0996B4" w14:textId="776CBD20" w:rsidR="001807F9" w:rsidRPr="00BB7C0A" w:rsidRDefault="001807F9" w:rsidP="001807F9">
      <w:pPr>
        <w:rPr>
          <w:lang w:val="en-GB"/>
        </w:rPr>
      </w:pPr>
      <w:r w:rsidRPr="00BB7C0A">
        <w:rPr>
          <w:lang w:val="en-GB"/>
        </w:rPr>
        <w:t xml:space="preserve">The same pattern is observed for the Emma sentences; a quite substantial and significant difference was found between the accuracy of SENTIDA and SentidaV2. As it has been shown before </w:t>
      </w:r>
      <w:r>
        <w:fldChar w:fldCharType="begin"/>
      </w:r>
      <w:r w:rsidR="00BB5D04" w:rsidRPr="00BB7C0A">
        <w:rPr>
          <w:lang w:val="en-GB"/>
        </w:rPr>
        <w:instrText xml:space="preserve"> ADDIN ZOTERO_ITEM CSL_CITATION {"citationID":"4hm4sbFd","properties":{"formattedCitation":"(Lauridsen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fldChar w:fldCharType="separate"/>
      </w:r>
      <w:r w:rsidRPr="00BB7C0A">
        <w:rPr>
          <w:lang w:val="en-GB"/>
        </w:rPr>
        <w:t>(Lauridsen et al., 2019)</w:t>
      </w:r>
      <w:r>
        <w:fldChar w:fldCharType="end"/>
      </w:r>
      <w:r w:rsidRPr="00BB7C0A">
        <w:rPr>
          <w:lang w:val="en-GB"/>
        </w:rPr>
        <w:t>, AFINN is outperformed by SENTIDA. This is consistent with our findings.</w:t>
      </w:r>
    </w:p>
    <w:p w14:paraId="2760F5EC" w14:textId="4EB8519A" w:rsidR="001807F9" w:rsidRPr="00BB7C0A" w:rsidRDefault="007E4328" w:rsidP="001807F9">
      <w:pPr>
        <w:rPr>
          <w:lang w:val="en-GB"/>
        </w:rPr>
      </w:pPr>
      <w:r w:rsidRPr="00BB7C0A">
        <w:rPr>
          <w:lang w:val="en-GB"/>
        </w:rPr>
        <w:t xml:space="preserve">Regarding Emma, </w:t>
      </w:r>
      <w:r w:rsidR="006E1E43" w:rsidRPr="00BB7C0A">
        <w:rPr>
          <w:lang w:val="en-GB"/>
        </w:rPr>
        <w:t>n</w:t>
      </w:r>
      <w:r w:rsidR="001807F9" w:rsidRPr="00BB7C0A">
        <w:rPr>
          <w:lang w:val="en-GB"/>
        </w:rPr>
        <w:t xml:space="preserve">one of the SA programs perform as well on Emma as they do on the two TrustPilot validation sets. A few reasons might be the cause for this difference in performance. </w:t>
      </w:r>
      <w:commentRangeStart w:id="191"/>
      <w:r w:rsidR="001807F9" w:rsidRPr="00BB7C0A">
        <w:rPr>
          <w:lang w:val="en-GB"/>
        </w:rPr>
        <w:t>First, the TrustPilot reviews are filtered so only the polarities, 1-, 2-, 4-, and 5-star reviews are included, whereas the middle 20% of the sentences of Emma are not filtered out. The sentiment scores of these middle cases are more minute and subtle and thus more difficult to correctly classify and some might not even be suited for binary classification, e.g. if the sentiment is neutral.</w:t>
      </w:r>
      <w:commentRangeEnd w:id="191"/>
      <w:r w:rsidR="00F40F00">
        <w:rPr>
          <w:rStyle w:val="CommentReference"/>
        </w:rPr>
        <w:commentReference w:id="191"/>
      </w:r>
      <w:r w:rsidR="001807F9" w:rsidRPr="00BB7C0A">
        <w:rPr>
          <w:lang w:val="en-GB"/>
        </w:rPr>
        <w:t xml:space="preserve"> </w:t>
      </w:r>
      <w:commentRangeStart w:id="192"/>
      <w:r w:rsidR="001807F9" w:rsidRPr="00BB7C0A">
        <w:rPr>
          <w:lang w:val="en-GB"/>
        </w:rPr>
        <w:t>Secondly, the sentence</w:t>
      </w:r>
      <w:r w:rsidR="007F403C" w:rsidRPr="00BB7C0A">
        <w:rPr>
          <w:lang w:val="en-GB"/>
        </w:rPr>
        <w:t>s</w:t>
      </w:r>
      <w:r w:rsidR="001807F9" w:rsidRPr="00BB7C0A">
        <w:rPr>
          <w:lang w:val="en-GB"/>
        </w:rPr>
        <w:t xml:space="preserve"> in Emma display a more complex and context dependent usage of language not necessarily having an obvious positive or negative sentiment as opposed to the TrustPilot reviews, where the context is given, i.e. people write about their experiences with a product often explicitly positively or negatively. This can be said to better reflect real-world situations.</w:t>
      </w:r>
      <w:commentRangeEnd w:id="192"/>
      <w:r w:rsidR="00F40F00">
        <w:rPr>
          <w:rStyle w:val="CommentReference"/>
        </w:rPr>
        <w:commentReference w:id="192"/>
      </w:r>
    </w:p>
    <w:p w14:paraId="4DC72218" w14:textId="77777777" w:rsidR="001807F9" w:rsidRPr="00BB7C0A" w:rsidRDefault="001807F9" w:rsidP="001807F9">
      <w:pPr>
        <w:rPr>
          <w:lang w:val="en-GB"/>
        </w:rPr>
      </w:pPr>
      <w:r w:rsidRPr="00BB7C0A">
        <w:rPr>
          <w:lang w:val="en-GB"/>
        </w:rPr>
        <w:t>The biggest limitation of Emma is its size. In order to ensure optimal validity of Emma, the validation set needs a larger corpus of annotated sentences and a larger number of annotators per sentence. Increasing the number of sentences will ensure that the SA programs validated with Emma will be tested on a wider variety of the Danish language. Increasing the number of ratings per sentence will ensure higher validity of the ratings the sentences have received.</w:t>
      </w:r>
    </w:p>
    <w:p w14:paraId="7D1D50CE" w14:textId="2F09E0FF" w:rsidR="006C1A11" w:rsidRPr="00BB7C0A" w:rsidRDefault="001807F9" w:rsidP="006C1A11">
      <w:pPr>
        <w:rPr>
          <w:lang w:val="en-GB"/>
        </w:rPr>
      </w:pPr>
      <w:r w:rsidRPr="00BB7C0A">
        <w:rPr>
          <w:lang w:val="en-GB"/>
        </w:rPr>
        <w:t>Emma reflects real-world scenarios better but is missing the large amount of data available from e.g. TrustPilot and presents a larger challenge for the SA tools through its complexity than TP and TP2.</w:t>
      </w:r>
    </w:p>
    <w:p w14:paraId="24B72CDB" w14:textId="774CE20C" w:rsidR="00A26BEF" w:rsidRDefault="00A26BEF" w:rsidP="00994B8A">
      <w:pPr>
        <w:pStyle w:val="Heading1"/>
      </w:pPr>
      <w:bookmarkStart w:id="193" w:name="_Toc33298940"/>
      <w:bookmarkStart w:id="194" w:name="_Toc34300598"/>
      <w:r>
        <w:t>Future research</w:t>
      </w:r>
      <w:bookmarkEnd w:id="193"/>
      <w:bookmarkEnd w:id="194"/>
    </w:p>
    <w:p w14:paraId="2240A66D" w14:textId="77777777" w:rsidR="00A26BEF" w:rsidRPr="00BB7C0A" w:rsidRDefault="00A26BEF" w:rsidP="00A26BEF">
      <w:pPr>
        <w:pStyle w:val="NormalSectionStart"/>
        <w:rPr>
          <w:lang w:val="en-GB"/>
        </w:rPr>
      </w:pPr>
      <w:r w:rsidRPr="00BB7C0A">
        <w:rPr>
          <w:lang w:val="en-GB"/>
        </w:rPr>
        <w:t xml:space="preserve">Danish sentiment analysis is still far from perfect and needs further development. </w:t>
      </w:r>
    </w:p>
    <w:p w14:paraId="253D6769" w14:textId="47D24327" w:rsidR="00A26BEF" w:rsidRPr="00BB7C0A" w:rsidRDefault="00A46EC4" w:rsidP="00A26BEF">
      <w:pPr>
        <w:pStyle w:val="NormalSectionStart"/>
        <w:rPr>
          <w:lang w:val="en-GB"/>
        </w:rPr>
      </w:pPr>
      <w:commentRangeStart w:id="195"/>
      <w:r w:rsidRPr="00BB7C0A">
        <w:rPr>
          <w:sz w:val="20"/>
          <w:szCs w:val="20"/>
          <w:lang w:val="en-GB"/>
        </w:rPr>
        <w:t>As examples, i</w:t>
      </w:r>
      <w:r w:rsidR="00A26BEF" w:rsidRPr="00BB7C0A">
        <w:rPr>
          <w:sz w:val="20"/>
          <w:szCs w:val="20"/>
          <w:lang w:val="en-GB"/>
        </w:rPr>
        <w:t>t</w:t>
      </w:r>
      <w:r w:rsidR="00A26BEF" w:rsidRPr="00BB7C0A">
        <w:rPr>
          <w:lang w:val="en-GB"/>
        </w:rPr>
        <w:t xml:space="preserve"> currently relies on the less than optimal stemming tool ‘SnowballC’. The great advantage of the tool is that it expands the number of rated words from 5263</w:t>
      </w:r>
      <w:r w:rsidR="00A26BEF" w:rsidRPr="00BB7C0A">
        <w:rPr>
          <w:b/>
          <w:bCs/>
          <w:lang w:val="en-GB"/>
        </w:rPr>
        <w:t xml:space="preserve"> </w:t>
      </w:r>
      <w:r w:rsidR="00A26BEF" w:rsidRPr="00BB7C0A">
        <w:rPr>
          <w:lang w:val="en-GB"/>
        </w:rPr>
        <w:t xml:space="preserve">to an estimated 30.000 words </w:t>
      </w:r>
      <w:r w:rsidR="00A26BEF">
        <w:fldChar w:fldCharType="begin"/>
      </w:r>
      <w:r w:rsidR="00A75A52" w:rsidRPr="00BB7C0A">
        <w:rPr>
          <w:lang w:val="en-GB"/>
        </w:rPr>
        <w:instrText xml:space="preserve"> ADDIN ZOTERO_ITEM CSL_CITATION {"citationID":"QMHaY5XK","properties":{"formattedCitation":"(Lauridsen et al., 2019)","plainCitation":"(Lauridsen et al., 2019)","noteIndex":0},"citationItems":[{"id":197,"uris":["http://zotero.org/users/5985484/items/T4L6HCEC"],"uri":["http://zotero.org/users/5985484/items/T4L6HCEC"],"itemData":{"id":197,"type":"article-journal","abstract":"In the midst of the Era of Big Data, tools for analysing and processing unstructured data are needed more than ever. Being among these, sentiment analysis has experienced both a substantial proliferation in popularity and major developmental progress. However, the development of sentiment analysis tools in Danish has not experienced the same rapid development as e.g. English tools. Few Danish tools exist, and often the ones available are either ineffective or outdated. Moreover, authoritative validation tests in low-resource languages, are missing, which is why little can be deduced about the competence of current Danish models. We present SENTIDA, a simple and effective model for general sentiment analysis in Danish, and compare its competence to the current benchmark within the field of Danish sentiment analysis, AFINN. Combining a lexical approach with several incorporated functions, we construct SENTIDA and categorise it as a domain-independent sentiment analysis tool focusing on polarity strength. Subsequently, we run different validation tests, including a binary classification test of Trustpilot reviews and a correlation test based on manually rated texts from different domains. The results show that SENTIDA excels across all tests, predicting reviews with an accuracy above 80% in all trials and providing significant correlations with manually annotated texts.","container-title":"Journal of Language Works - Sprogvidenskabeligt Studentertidsskrift","ISSN":"2446-0591","issue":"1","language":"en","page":"38-53","source":"tidsskrift.dk","title":"SENTIDA: A New Tool for Sentiment Analysis in Danish","title-short":"SENTIDA","volume":"4","author":[{"family":"Lauridsen","given":"Gustav Aarup"},{"family":"Dalsgaard","given":"Jacob Aarup"},{"family":"Svendsen","given":"Lars Kjartan Bacher"}],"issued":{"date-parts":[["2019",9,2]]}}}],"schema":"https://github.com/citation-style-language/schema/raw/master/csl-citation.json"} </w:instrText>
      </w:r>
      <w:r w:rsidR="00A26BEF">
        <w:fldChar w:fldCharType="separate"/>
      </w:r>
      <w:r w:rsidR="00A26BEF" w:rsidRPr="00BB7C0A">
        <w:rPr>
          <w:noProof/>
          <w:lang w:val="en-GB"/>
        </w:rPr>
        <w:t>(Lauridsen et al., 2019)</w:t>
      </w:r>
      <w:r w:rsidR="00A26BEF">
        <w:fldChar w:fldCharType="end"/>
      </w:r>
      <w:r w:rsidR="00A26BEF" w:rsidRPr="00BB7C0A">
        <w:rPr>
          <w:lang w:val="en-GB"/>
        </w:rPr>
        <w:t xml:space="preserve"> by reducing different inflections of a word to its root. This also improves the speed of the program. This comes at a price however</w:t>
      </w:r>
      <w:r w:rsidR="00516E33" w:rsidRPr="00BB7C0A">
        <w:rPr>
          <w:lang w:val="en-GB"/>
        </w:rPr>
        <w:t xml:space="preserve"> as</w:t>
      </w:r>
      <w:r w:rsidR="00A26BEF" w:rsidRPr="00BB7C0A">
        <w:rPr>
          <w:lang w:val="en-GB"/>
        </w:rPr>
        <w:t xml:space="preserve"> not all roots have the same sentiment as their inflections and some words become grossly mis-rated – e.g. the word </w:t>
      </w:r>
      <w:r w:rsidR="00A26BEF" w:rsidRPr="00BB7C0A">
        <w:rPr>
          <w:i/>
          <w:iCs/>
          <w:lang w:val="en-GB"/>
        </w:rPr>
        <w:t>‘utrolig’</w:t>
      </w:r>
      <w:r w:rsidR="00583CAC" w:rsidRPr="00BB7C0A">
        <w:rPr>
          <w:i/>
          <w:iCs/>
          <w:lang w:val="en-GB"/>
        </w:rPr>
        <w:t xml:space="preserve"> </w:t>
      </w:r>
      <w:r w:rsidR="00AC010F" w:rsidRPr="00BB7C0A">
        <w:rPr>
          <w:lang w:val="en-GB"/>
        </w:rPr>
        <w:t>(</w:t>
      </w:r>
      <w:r w:rsidR="00B21376" w:rsidRPr="00BB7C0A">
        <w:rPr>
          <w:i/>
          <w:iCs/>
          <w:lang w:val="en-GB"/>
        </w:rPr>
        <w:t>incredible</w:t>
      </w:r>
      <w:r w:rsidR="00A26BEF" w:rsidRPr="00BB7C0A">
        <w:rPr>
          <w:lang w:val="en-GB"/>
        </w:rPr>
        <w:t xml:space="preserve">) becomes </w:t>
      </w:r>
      <w:r w:rsidR="00A26BEF" w:rsidRPr="00BB7C0A">
        <w:rPr>
          <w:i/>
          <w:iCs/>
          <w:lang w:val="en-GB"/>
        </w:rPr>
        <w:t>‘utro’</w:t>
      </w:r>
      <w:r w:rsidR="00A26BEF" w:rsidRPr="00BB7C0A">
        <w:rPr>
          <w:lang w:val="en-GB"/>
        </w:rPr>
        <w:t xml:space="preserve"> (</w:t>
      </w:r>
      <w:r w:rsidR="00A26BEF" w:rsidRPr="00BB7C0A">
        <w:rPr>
          <w:i/>
          <w:iCs/>
          <w:lang w:val="en-GB"/>
        </w:rPr>
        <w:t>adulterous</w:t>
      </w:r>
      <w:r w:rsidR="00A26BEF" w:rsidRPr="00BB7C0A">
        <w:rPr>
          <w:lang w:val="en-GB"/>
        </w:rPr>
        <w:t xml:space="preserve">). </w:t>
      </w:r>
      <w:commentRangeEnd w:id="195"/>
      <w:r w:rsidR="008123EE">
        <w:rPr>
          <w:rStyle w:val="CommentReference"/>
        </w:rPr>
        <w:commentReference w:id="195"/>
      </w:r>
    </w:p>
    <w:p w14:paraId="3FB4E962" w14:textId="45873E94" w:rsidR="00A26BEF" w:rsidRPr="00BB7C0A" w:rsidRDefault="00A26BEF" w:rsidP="00A26BEF">
      <w:pPr>
        <w:rPr>
          <w:lang w:val="en-GB"/>
        </w:rPr>
      </w:pPr>
      <w:r w:rsidRPr="00BB7C0A">
        <w:rPr>
          <w:lang w:val="en-GB"/>
        </w:rPr>
        <w:t>Improvements could be implemented to make SentidaV2 more directed towards opinion mining on social media. Here, an emoji-dictionary inspired by VADER could relatively easily be implemented</w:t>
      </w:r>
      <w:r w:rsidR="00A51E51" w:rsidRPr="00BB7C0A">
        <w:rPr>
          <w:lang w:val="en-GB"/>
        </w:rPr>
        <w:t>, and</w:t>
      </w:r>
      <w:r w:rsidRPr="00BB7C0A">
        <w:rPr>
          <w:lang w:val="en-GB"/>
        </w:rPr>
        <w:t xml:space="preserve"> a function that captures slang using multiple repetitions of the same letter </w:t>
      </w:r>
      <w:commentRangeStart w:id="196"/>
      <w:r w:rsidRPr="00BB7C0A">
        <w:rPr>
          <w:lang w:val="en-GB"/>
        </w:rPr>
        <w:t xml:space="preserve">– e.g. </w:t>
      </w:r>
      <w:r w:rsidR="00225060" w:rsidRPr="00BB7C0A">
        <w:rPr>
          <w:i/>
          <w:iCs/>
          <w:lang w:val="en-GB"/>
        </w:rPr>
        <w:t>‘suuuuper’</w:t>
      </w:r>
      <w:r w:rsidRPr="00BB7C0A">
        <w:rPr>
          <w:i/>
          <w:iCs/>
          <w:lang w:val="en-GB"/>
        </w:rPr>
        <w:t xml:space="preserve"> </w:t>
      </w:r>
      <w:r w:rsidRPr="00BB7C0A">
        <w:rPr>
          <w:lang w:val="en-GB"/>
        </w:rPr>
        <w:t xml:space="preserve">instead </w:t>
      </w:r>
      <w:commentRangeEnd w:id="196"/>
      <w:r w:rsidR="008123EE">
        <w:rPr>
          <w:rStyle w:val="CommentReference"/>
        </w:rPr>
        <w:commentReference w:id="196"/>
      </w:r>
      <w:r w:rsidRPr="00BB7C0A">
        <w:rPr>
          <w:lang w:val="en-GB"/>
        </w:rPr>
        <w:t xml:space="preserve">of </w:t>
      </w:r>
      <w:r w:rsidR="005747AE" w:rsidRPr="00BB7C0A">
        <w:rPr>
          <w:lang w:val="en-GB"/>
        </w:rPr>
        <w:t>‘</w:t>
      </w:r>
      <w:r w:rsidRPr="00BB7C0A">
        <w:rPr>
          <w:i/>
          <w:iCs/>
          <w:lang w:val="en-GB"/>
        </w:rPr>
        <w:t>super</w:t>
      </w:r>
      <w:r w:rsidR="005747AE" w:rsidRPr="00BB7C0A">
        <w:rPr>
          <w:i/>
          <w:iCs/>
          <w:lang w:val="en-GB"/>
        </w:rPr>
        <w:t>’</w:t>
      </w:r>
      <w:r w:rsidRPr="00BB7C0A">
        <w:rPr>
          <w:lang w:val="en-GB"/>
        </w:rPr>
        <w:t xml:space="preserve">. </w:t>
      </w:r>
    </w:p>
    <w:p w14:paraId="1A6A1DF5" w14:textId="30167916" w:rsidR="00A26BEF" w:rsidRPr="00BB7C0A" w:rsidRDefault="00A26BEF" w:rsidP="00A26BEF">
      <w:pPr>
        <w:rPr>
          <w:lang w:val="en-GB"/>
        </w:rPr>
      </w:pPr>
      <w:commentRangeStart w:id="197"/>
      <w:r w:rsidRPr="00BB7C0A">
        <w:rPr>
          <w:lang w:val="en-GB"/>
        </w:rPr>
        <w:t xml:space="preserve">Furthermore, the values modulating the sentiment of sentences with </w:t>
      </w:r>
      <w:r w:rsidR="005747AE" w:rsidRPr="00BB7C0A">
        <w:rPr>
          <w:lang w:val="en-GB"/>
        </w:rPr>
        <w:t>‘</w:t>
      </w:r>
      <w:r w:rsidRPr="00BB7C0A">
        <w:rPr>
          <w:i/>
          <w:iCs/>
          <w:lang w:val="en-GB"/>
        </w:rPr>
        <w:t>men</w:t>
      </w:r>
      <w:r w:rsidR="005747AE" w:rsidRPr="00BB7C0A">
        <w:rPr>
          <w:i/>
          <w:iCs/>
          <w:lang w:val="en-GB"/>
        </w:rPr>
        <w:t>’</w:t>
      </w:r>
      <w:r w:rsidRPr="00BB7C0A">
        <w:rPr>
          <w:lang w:val="en-GB"/>
        </w:rPr>
        <w:t xml:space="preserve"> and </w:t>
      </w:r>
      <w:r w:rsidR="005747AE" w:rsidRPr="00BB7C0A">
        <w:rPr>
          <w:lang w:val="en-GB"/>
        </w:rPr>
        <w:t>‘</w:t>
      </w:r>
      <w:r w:rsidRPr="00BB7C0A">
        <w:rPr>
          <w:i/>
          <w:iCs/>
          <w:lang w:val="en-GB"/>
        </w:rPr>
        <w:t>dog</w:t>
      </w:r>
      <w:r w:rsidR="005747AE" w:rsidRPr="00BB7C0A">
        <w:rPr>
          <w:i/>
          <w:iCs/>
          <w:lang w:val="en-GB"/>
        </w:rPr>
        <w:t>’</w:t>
      </w:r>
      <w:r w:rsidRPr="00BB7C0A">
        <w:rPr>
          <w:lang w:val="en-GB"/>
        </w:rPr>
        <w:t xml:space="preserve"> (</w:t>
      </w:r>
      <w:r w:rsidRPr="00BB7C0A">
        <w:rPr>
          <w:i/>
          <w:iCs/>
          <w:lang w:val="en-GB"/>
        </w:rPr>
        <w:t>but</w:t>
      </w:r>
      <w:r w:rsidRPr="00BB7C0A">
        <w:rPr>
          <w:lang w:val="en-GB"/>
        </w:rPr>
        <w:t xml:space="preserve">), the values modulating the sentiment of sentences with exclamation marks, and the value for modulating the sentiment of words written in all capital letters are the same as the English SA-program VADER uses. They might not be generalizable to the Danish </w:t>
      </w:r>
      <w:r w:rsidR="00441207" w:rsidRPr="00BB7C0A">
        <w:rPr>
          <w:lang w:val="en-GB"/>
        </w:rPr>
        <w:t>language and culture</w:t>
      </w:r>
      <w:r w:rsidRPr="00BB7C0A">
        <w:rPr>
          <w:lang w:val="en-GB"/>
        </w:rPr>
        <w:t>.</w:t>
      </w:r>
      <w:commentRangeEnd w:id="197"/>
      <w:r w:rsidR="008123EE">
        <w:rPr>
          <w:rStyle w:val="CommentReference"/>
        </w:rPr>
        <w:commentReference w:id="197"/>
      </w:r>
    </w:p>
    <w:p w14:paraId="740C132C" w14:textId="68EA79E1" w:rsidR="00A26BEF" w:rsidRPr="00BB7C0A" w:rsidRDefault="008123EE" w:rsidP="00A26BEF">
      <w:pPr>
        <w:rPr>
          <w:lang w:val="en-GB"/>
        </w:rPr>
      </w:pPr>
      <w:ins w:id="198" w:author="Jacob Thøgersen" w:date="2020-04-20T17:55:00Z">
        <w:r w:rsidRPr="00BB7C0A">
          <w:rPr>
            <w:lang w:val="en-GB"/>
          </w:rPr>
          <w:t xml:space="preserve">As mentioned, </w:t>
        </w:r>
      </w:ins>
      <w:del w:id="199" w:author="Jacob Thøgersen" w:date="2020-04-20T17:55:00Z">
        <w:r w:rsidR="00A26BEF" w:rsidRPr="00BB7C0A" w:rsidDel="008123EE">
          <w:rPr>
            <w:lang w:val="en-GB"/>
          </w:rPr>
          <w:delText>A</w:delText>
        </w:r>
      </w:del>
      <w:ins w:id="200" w:author="Jacob Thøgersen" w:date="2020-04-20T17:55:00Z">
        <w:r w:rsidRPr="00BB7C0A">
          <w:rPr>
            <w:lang w:val="en-GB"/>
          </w:rPr>
          <w:t>a</w:t>
        </w:r>
      </w:ins>
      <w:r w:rsidR="00A26BEF" w:rsidRPr="00BB7C0A">
        <w:rPr>
          <w:lang w:val="en-GB"/>
        </w:rPr>
        <w:t xml:space="preserve">n expansion of the Emma validation set, both the number of sentences and the number of raters for each sentence, would increase the accuracy of the validation. An easy way of doing this would be to translate the </w:t>
      </w:r>
      <w:commentRangeStart w:id="201"/>
      <w:r w:rsidR="00A26BEF" w:rsidRPr="00BB7C0A">
        <w:rPr>
          <w:lang w:val="en-GB"/>
        </w:rPr>
        <w:t xml:space="preserve">English validation SST-2, as it is already rated and has been used before – this requires reflections on whether the sentiment scores are preserved through the translation, and whether this loss of accuracy is worth the saved resources. </w:t>
      </w:r>
      <w:commentRangeEnd w:id="201"/>
      <w:r>
        <w:rPr>
          <w:rStyle w:val="CommentReference"/>
        </w:rPr>
        <w:commentReference w:id="201"/>
      </w:r>
      <w:r w:rsidR="00A26BEF" w:rsidRPr="00BB7C0A">
        <w:rPr>
          <w:lang w:val="en-GB"/>
        </w:rPr>
        <w:t xml:space="preserve">This would also enable more accurate comparison to </w:t>
      </w:r>
      <w:r w:rsidR="00A26BEF" w:rsidRPr="00BB7C0A">
        <w:rPr>
          <w:lang w:val="en-GB"/>
        </w:rPr>
        <w:lastRenderedPageBreak/>
        <w:t xml:space="preserve">the English SA tool benchmarks. </w:t>
      </w:r>
      <w:r w:rsidR="008055AA" w:rsidRPr="00BB7C0A">
        <w:rPr>
          <w:lang w:val="en-GB"/>
        </w:rPr>
        <w:t>The</w:t>
      </w:r>
      <w:r w:rsidR="00A26BEF" w:rsidRPr="00BB7C0A">
        <w:rPr>
          <w:lang w:val="en-GB"/>
        </w:rPr>
        <w:t xml:space="preserve"> sentences would need ratings </w:t>
      </w:r>
      <w:commentRangeStart w:id="202"/>
      <w:r w:rsidR="00A26BEF" w:rsidRPr="00BB7C0A">
        <w:rPr>
          <w:lang w:val="en-GB"/>
        </w:rPr>
        <w:t xml:space="preserve">on the other three dimensions of the </w:t>
      </w:r>
      <w:r w:rsidR="00887916" w:rsidRPr="00BB7C0A">
        <w:rPr>
          <w:lang w:val="en-GB"/>
        </w:rPr>
        <w:t xml:space="preserve">HSES </w:t>
      </w:r>
      <w:r w:rsidR="00A26BEF" w:rsidRPr="00BB7C0A">
        <w:rPr>
          <w:lang w:val="en-GB"/>
        </w:rPr>
        <w:t>model</w:t>
      </w:r>
      <w:r w:rsidR="00887916" w:rsidRPr="00BB7C0A">
        <w:rPr>
          <w:lang w:val="en-GB"/>
        </w:rPr>
        <w:t xml:space="preserve"> of Emma</w:t>
      </w:r>
      <w:r w:rsidR="00A26BEF" w:rsidRPr="00BB7C0A">
        <w:rPr>
          <w:lang w:val="en-GB"/>
        </w:rPr>
        <w:t>.</w:t>
      </w:r>
      <w:commentRangeEnd w:id="202"/>
      <w:r>
        <w:rPr>
          <w:rStyle w:val="CommentReference"/>
        </w:rPr>
        <w:commentReference w:id="202"/>
      </w:r>
    </w:p>
    <w:p w14:paraId="0E4870A7" w14:textId="3B29BAF3" w:rsidR="00A26BEF" w:rsidRPr="00BB7C0A" w:rsidRDefault="00A26BEF" w:rsidP="00A26BEF">
      <w:pPr>
        <w:rPr>
          <w:lang w:val="en-GB"/>
        </w:rPr>
      </w:pPr>
      <w:r w:rsidRPr="00BB7C0A">
        <w:rPr>
          <w:lang w:val="en-GB"/>
        </w:rPr>
        <w:t xml:space="preserve">Besides containing 352 sentences rated for valence, Emma also contains the ratings of these sentences in the three other dimensions: </w:t>
      </w:r>
      <w:commentRangeStart w:id="203"/>
      <w:r w:rsidRPr="00BB7C0A">
        <w:rPr>
          <w:lang w:val="en-GB"/>
        </w:rPr>
        <w:t xml:space="preserve">Intensity, controllability, and utility. These four dimensions can be used to distinguish 16 discrete emotions </w:t>
      </w:r>
      <w:r>
        <w:fldChar w:fldCharType="begin"/>
      </w:r>
      <w:r w:rsidR="00A75A52" w:rsidRPr="00BB7C0A">
        <w:rPr>
          <w:lang w:val="en-GB"/>
        </w:rPr>
        <w:instrText xml:space="preserve"> ADDIN ZOTERO_ITEM CSL_CITATION {"citationID":"sQ2cfZFl","properties":{"formattedCitation":"(Trnka et al., 2016)","plainCitation":"(Trnka et al., 2016)","noteIndex":0},"citationItems":[{"id":413,"uris":["http://zotero.org/users/5985484/items/FPH8GUYJ"],"uri":["http://zotero.org/users/5985484/items/FPH8GUYJ"],"itemData":{"id":413,"type":"article-journal","abstract":"The widely accepted two-dimensional circumplex model of emotions posits that most instances of human emotional experience can be understood within the two general dimensions of valence and activation. Currently, this model is facing some criticism, because complex emotions in particular are hard to define within only these two general dimensions. The present theory-driven study introduces an innovative analytical approach working in a way other than the conventional, two-dimensional paradigm. The main goal was to map and project semantic emotion space in terms of mutual positions of various emotion prototypical categories. Participants (N = 187; 54.5% females) judged 16 discrete emotions in terms of valence, intensity, controllability and utility. The results revealed that these four dimensional input measures were uncorrelated. This implies that valence, intensity, controllability and utility represented clearly different qualities of discrete emotions in the judgments of the participants. Based on this data, we constructed a 3D hypercube-projection and compared it with various two-dimensional projections. This contrasting enabled us to detect several sources of bias when working with the traditional, two-dimensional analytical approach. Contrasting two-dimensional and three-dimensional projections revealed that the 2D models provided biased insights about how emotions are conceptually related to one another along multiple dimensions. The results of the present study point out the reductionist nature of the two-dimensional paradigm in the psychological theory of emotions and challenge the widely accepted circumplex model.","container-title":"Frontiers in Psychology","DOI":"10.3389/fpsyg.2016.00522","ISSN":"1664-1078","journalAbbreviation":"Front. Psychol.","language":"English","source":"Frontiers","title":"Modeling Semantic Emotion Space Using a 3D Hypercube-Projection: An Innovative Analytical Approach for the Psychology of Emotions","title-short":"Modeling Semantic Emotion Space Using a 3D Hypercube-Projection","URL":"https://www.frontiersin.org/articles/10.3389/fpsyg.2016.00522/full","volume":"7","author":[{"family":"Trnka","given":"Radek"},{"family":"Lačev","given":"Alek"},{"family":"Balcar","given":"Karel"},{"family":"Kuška","given":"Martin"},{"family":"Tavel","given":"Peter"}],"accessed":{"date-parts":[["2019",12,5]]},"issued":{"date-parts":[["2016"]]}}}],"schema":"https://github.com/citation-style-language/schema/raw/master/csl-citation.json"} </w:instrText>
      </w:r>
      <w:r>
        <w:fldChar w:fldCharType="separate"/>
      </w:r>
      <w:r w:rsidRPr="00BB7C0A">
        <w:rPr>
          <w:noProof/>
          <w:lang w:val="en-GB"/>
        </w:rPr>
        <w:t>(Trnka et al., 2016)</w:t>
      </w:r>
      <w:r>
        <w:fldChar w:fldCharType="end"/>
      </w:r>
      <w:commentRangeEnd w:id="203"/>
      <w:r w:rsidR="008123EE">
        <w:rPr>
          <w:rStyle w:val="CommentReference"/>
        </w:rPr>
        <w:commentReference w:id="203"/>
      </w:r>
      <w:r w:rsidRPr="00BB7C0A">
        <w:rPr>
          <w:lang w:val="en-GB"/>
        </w:rPr>
        <w:t>. With an expansion of Emma, the validation set can be used to create a tool for multidimensional sentiment analysis by using it as a training set for NNs that will be able to detect and distinguish these 16 emotions in written language.</w:t>
      </w:r>
    </w:p>
    <w:p w14:paraId="0C167F47" w14:textId="1EAB8A6D" w:rsidR="00A26BEF" w:rsidRPr="00BB7C0A" w:rsidRDefault="00A26BEF" w:rsidP="00A26BEF">
      <w:pPr>
        <w:rPr>
          <w:lang w:val="en-GB"/>
        </w:rPr>
      </w:pPr>
      <w:r w:rsidRPr="00BB7C0A">
        <w:rPr>
          <w:lang w:val="en-GB"/>
        </w:rPr>
        <w:t xml:space="preserve">The specific methods for training the neural networks are implementable with a basis in Google’s BERT framework </w:t>
      </w:r>
      <w:r w:rsidRPr="002C55AD">
        <w:fldChar w:fldCharType="begin"/>
      </w:r>
      <w:r w:rsidR="00A75A52" w:rsidRPr="00BB7C0A">
        <w:rPr>
          <w:lang w:val="en-GB"/>
        </w:rPr>
        <w:instrText xml:space="preserve"> ADDIN ZOTERO_ITEM CSL_CITATION {"citationID":"a1e4didqet","properties":{"formattedCitation":"(Munikar et al., 2019)","plainCitation":"(Munikar et al., 2019)","noteIndex":0},"citationItems":[{"id":533,"uris":["http://zotero.org/users/5985484/items/3UGVJQPU"],"uri":["http://zotero.org/users/5985484/items/3UGVJQPU"],"itemData":{"id":533,"type":"article-journal","abstract":"Sentiment classi</w:instrText>
      </w:r>
      <w:r w:rsidR="00A75A52">
        <w:instrText>ﬁ</w:instrText>
      </w:r>
      <w:r w:rsidR="00A75A52" w:rsidRPr="00BB7C0A">
        <w:rPr>
          <w:lang w:val="en-GB"/>
        </w:rPr>
        <w:instrText>cation is an important process in understanding people’s perception towards a product, service, or topic. Many natural language processing models have been proposed to solve the sentiment classi</w:instrText>
      </w:r>
      <w:r w:rsidR="00A75A52">
        <w:instrText>ﬁ</w:instrText>
      </w:r>
      <w:r w:rsidR="00A75A52" w:rsidRPr="00BB7C0A">
        <w:rPr>
          <w:lang w:val="en-GB"/>
        </w:rPr>
        <w:instrText>cation problem. However, most of them have focused on binary sentiment classi</w:instrText>
      </w:r>
      <w:r w:rsidR="00A75A52">
        <w:instrText>ﬁ</w:instrText>
      </w:r>
      <w:r w:rsidR="00A75A52" w:rsidRPr="00BB7C0A">
        <w:rPr>
          <w:lang w:val="en-GB"/>
        </w:rPr>
        <w:instrText xml:space="preserve">cation. In this paper, we use a promising deep learning model called BERT to solve the </w:instrText>
      </w:r>
      <w:r w:rsidR="00A75A52">
        <w:instrText>ﬁ</w:instrText>
      </w:r>
      <w:r w:rsidR="00A75A52" w:rsidRPr="00BB7C0A">
        <w:rPr>
          <w:lang w:val="en-GB"/>
        </w:rPr>
        <w:instrText>ne-grained sentiment classi</w:instrText>
      </w:r>
      <w:r w:rsidR="00A75A52">
        <w:instrText>ﬁ</w:instrText>
      </w:r>
      <w:r w:rsidR="00A75A52" w:rsidRPr="00BB7C0A">
        <w:rPr>
          <w:lang w:val="en-GB"/>
        </w:rPr>
        <w:instrText>cation task. Experiments show that our model outperforms other popular models for this task without sophisticated architecture. We also demonstrate the effectiveness of transfer learning in natural language processing in the process.","language":"en","page":"5","source":"Zotero","title":"Fine-grained Sentiment Classi</w:instrText>
      </w:r>
      <w:r w:rsidR="00A75A52">
        <w:instrText>ﬁ</w:instrText>
      </w:r>
      <w:r w:rsidR="00A75A52" w:rsidRPr="00BB7C0A">
        <w:rPr>
          <w:lang w:val="en-GB"/>
        </w:rPr>
        <w:instrText xml:space="preserve">cation using BERT","author":[{"family":"Munikar","given":"Manish"},{"family":"Shakya","given":"Sushil"},{"family":"Shrestha","given":"Aakash"}],"issued":{"date-parts":[["2019"]]}}}],"schema":"https://github.com/citation-style-language/schema/raw/master/csl-citation.json"} </w:instrText>
      </w:r>
      <w:r w:rsidRPr="002C55AD">
        <w:fldChar w:fldCharType="separate"/>
      </w:r>
      <w:r w:rsidRPr="00BB7C0A">
        <w:rPr>
          <w:szCs w:val="24"/>
          <w:lang w:val="en-GB"/>
        </w:rPr>
        <w:t>(Munikar et al., 2019)</w:t>
      </w:r>
      <w:r w:rsidRPr="002C55AD">
        <w:fldChar w:fldCharType="end"/>
      </w:r>
      <w:r w:rsidRPr="00BB7C0A">
        <w:rPr>
          <w:lang w:val="en-GB"/>
        </w:rPr>
        <w:t xml:space="preserve"> that is even more context-aware than SentidaV2 and might enable future studies to reliably recognize multidimensional aspect-based, context-aware, sentiment in Danish texts </w:t>
      </w:r>
      <w:r w:rsidRPr="00BA7D6B">
        <w:fldChar w:fldCharType="begin"/>
      </w:r>
      <w:r w:rsidR="00A75A52" w:rsidRPr="00BB7C0A">
        <w:rPr>
          <w:lang w:val="en-GB"/>
        </w:rPr>
        <w:instrText xml:space="preserve"> ADDIN ZOTERO_ITEM CSL_CITATION {"citationID":"a1vgj020c94","properties":{"formattedCitation":"(Wang et al., 2016)","plainCitation":"(Wang et al., 2016)","noteIndex":0},"citationItems":[{"id":390,"uris":["http://zotero.org/users/5985484/items/7QKVCR59"],"uri":["http://zotero.org/users/5985484/items/7QKVCR59"],"itemData":{"id":390,"type":"paper-conference","container-title":"Proceedings of the 54th Annual Meeting of the Association for Computational Linguistics (Volume 2: Short Papers)","DOI":"10.18653/v1/P16-2037","event":"ACL 2016","event-place":"Berlin, Germany","page":"225–230","publisher":"Association for Computational Linguistics","publisher-place":"Berlin, Germany","source":"ACLWeb","title":"Dimensional Sentiment Analysis Using a Regional CNN-LSTM Model","URL":"https://www.aclweb.org/anthology/P16-2037","author":[{"family":"Wang","given":"Jin"},{"family":"Yu","given":"Liang-Chih"},{"family":"Lai","given":"K. Robert"},{"family":"Zhang","given":"Xuejie"}],"accessed":{"date-parts":[["2019",12,3]]},"issued":{"date-parts":[["2016",8]]}}}],"schema":"https://github.com/citation-style-language/schema/raw/master/csl-citation.json"} </w:instrText>
      </w:r>
      <w:r w:rsidRPr="00BA7D6B">
        <w:fldChar w:fldCharType="separate"/>
      </w:r>
      <w:r w:rsidRPr="00BB7C0A">
        <w:rPr>
          <w:szCs w:val="24"/>
          <w:lang w:val="en-GB"/>
        </w:rPr>
        <w:t>(Wang et al., 2016)</w:t>
      </w:r>
      <w:r w:rsidRPr="00BA7D6B">
        <w:fldChar w:fldCharType="end"/>
      </w:r>
      <w:r w:rsidRPr="00BB7C0A">
        <w:rPr>
          <w:lang w:val="en-GB"/>
        </w:rPr>
        <w:t>.</w:t>
      </w:r>
    </w:p>
    <w:p w14:paraId="561D7AA4" w14:textId="77777777" w:rsidR="00A26BEF" w:rsidRDefault="00A26BEF" w:rsidP="00994B8A">
      <w:pPr>
        <w:pStyle w:val="Heading1"/>
      </w:pPr>
      <w:bookmarkStart w:id="204" w:name="_Toc33298941"/>
      <w:bookmarkStart w:id="205" w:name="_Toc34300599"/>
      <w:r>
        <w:t>Conclusion</w:t>
      </w:r>
      <w:bookmarkEnd w:id="204"/>
      <w:bookmarkEnd w:id="205"/>
    </w:p>
    <w:p w14:paraId="43F6DA17" w14:textId="369B4131" w:rsidR="00A26BEF" w:rsidRPr="00BB7C0A" w:rsidRDefault="00A26BEF" w:rsidP="00A26BEF">
      <w:pPr>
        <w:rPr>
          <w:lang w:val="en-GB"/>
        </w:rPr>
      </w:pPr>
      <w:r w:rsidRPr="00BB7C0A">
        <w:rPr>
          <w:lang w:val="en-GB"/>
        </w:rPr>
        <w:t xml:space="preserve">This paper introduces Emma </w:t>
      </w:r>
      <w:r w:rsidR="006F1E48" w:rsidRPr="00BB7C0A">
        <w:rPr>
          <w:lang w:val="en-GB"/>
        </w:rPr>
        <w:t xml:space="preserve">(Emotional Multidimensional Analysis) </w:t>
      </w:r>
      <w:r w:rsidRPr="00BB7C0A">
        <w:rPr>
          <w:lang w:val="en-GB"/>
        </w:rPr>
        <w:t>and SentidaV2. SentidaV2 is the new state-of-the-art in Danish sentiment analysis and is shown to be significantly better than current methods (p &lt; 0.01) in three different binary datasets with varying qualities of human coded sentiment scores</w:t>
      </w:r>
      <w:r w:rsidR="00767973" w:rsidRPr="00BB7C0A">
        <w:rPr>
          <w:lang w:val="en-GB"/>
        </w:rPr>
        <w:t xml:space="preserve">. </w:t>
      </w:r>
      <w:r w:rsidRPr="00BB7C0A">
        <w:rPr>
          <w:lang w:val="en-GB"/>
        </w:rPr>
        <w:t>SentidaV2 correctly classified 82%</w:t>
      </w:r>
      <w:r w:rsidR="00767973" w:rsidRPr="00BB7C0A">
        <w:rPr>
          <w:lang w:val="en-GB"/>
        </w:rPr>
        <w:t xml:space="preserve"> of the sentences</w:t>
      </w:r>
      <w:r w:rsidRPr="00BB7C0A">
        <w:rPr>
          <w:lang w:val="en-GB"/>
        </w:rPr>
        <w:t xml:space="preserve"> in a binary TrustPilot review dataset (TP2) and 70%</w:t>
      </w:r>
      <w:r w:rsidR="00EE5CE3" w:rsidRPr="00BB7C0A">
        <w:rPr>
          <w:lang w:val="en-GB"/>
        </w:rPr>
        <w:t xml:space="preserve"> of the sentences</w:t>
      </w:r>
      <w:r w:rsidRPr="00BB7C0A">
        <w:rPr>
          <w:lang w:val="en-GB"/>
        </w:rPr>
        <w:t xml:space="preserve"> in a </w:t>
      </w:r>
      <w:r w:rsidR="00922383" w:rsidRPr="00BB7C0A">
        <w:rPr>
          <w:lang w:val="en-GB"/>
        </w:rPr>
        <w:t xml:space="preserve">binary (positive and negative) </w:t>
      </w:r>
      <w:r w:rsidRPr="00BB7C0A">
        <w:rPr>
          <w:lang w:val="en-GB"/>
        </w:rPr>
        <w:t xml:space="preserve">dataset made from Emma. Emma is a completely new dataset for Danish sentiment analysis with 352 sentences scored in a four-dimensional circumplex emotional space by 30 coders using a citizen science approach with a custom application. </w:t>
      </w:r>
      <w:r w:rsidR="00DA2C4D" w:rsidRPr="00BB7C0A">
        <w:rPr>
          <w:lang w:val="en-GB"/>
        </w:rPr>
        <w:t>B</w:t>
      </w:r>
      <w:r w:rsidRPr="00BB7C0A">
        <w:rPr>
          <w:lang w:val="en-GB"/>
        </w:rPr>
        <w:t>eyond the improvements to the validation process</w:t>
      </w:r>
      <w:r w:rsidR="00DA2C4D" w:rsidRPr="00BB7C0A">
        <w:rPr>
          <w:lang w:val="en-GB"/>
        </w:rPr>
        <w:t xml:space="preserve"> of sentiment programs</w:t>
      </w:r>
      <w:r w:rsidR="00522DF2" w:rsidRPr="00BB7C0A">
        <w:rPr>
          <w:lang w:val="en-GB"/>
        </w:rPr>
        <w:t xml:space="preserve"> </w:t>
      </w:r>
      <w:r w:rsidR="00663FD1" w:rsidRPr="00BB7C0A">
        <w:rPr>
          <w:lang w:val="en-GB"/>
        </w:rPr>
        <w:t>in Danish</w:t>
      </w:r>
      <w:commentRangeStart w:id="206"/>
      <w:r w:rsidRPr="00BB7C0A">
        <w:rPr>
          <w:lang w:val="en-GB"/>
        </w:rPr>
        <w:t>,</w:t>
      </w:r>
      <w:r w:rsidR="00663FD1" w:rsidRPr="00BB7C0A">
        <w:rPr>
          <w:lang w:val="en-GB"/>
        </w:rPr>
        <w:t xml:space="preserve"> Emma</w:t>
      </w:r>
      <w:r w:rsidRPr="00BB7C0A">
        <w:rPr>
          <w:lang w:val="en-GB"/>
        </w:rPr>
        <w:t xml:space="preserve"> also takes </w:t>
      </w:r>
      <w:r w:rsidR="002C541B" w:rsidRPr="00BB7C0A">
        <w:rPr>
          <w:lang w:val="en-GB"/>
        </w:rPr>
        <w:t>the field</w:t>
      </w:r>
      <w:r w:rsidRPr="00BB7C0A">
        <w:rPr>
          <w:lang w:val="en-GB"/>
        </w:rPr>
        <w:t xml:space="preserve"> one step closer to multi-dimensional Danish emotional SA</w:t>
      </w:r>
      <w:commentRangeEnd w:id="206"/>
      <w:r w:rsidR="00B8342E">
        <w:rPr>
          <w:rStyle w:val="CommentReference"/>
        </w:rPr>
        <w:commentReference w:id="206"/>
      </w:r>
      <w:r w:rsidRPr="00BB7C0A">
        <w:rPr>
          <w:lang w:val="en-GB"/>
        </w:rPr>
        <w:t>.</w:t>
      </w:r>
    </w:p>
    <w:p w14:paraId="70198F80" w14:textId="109078C0" w:rsidR="00A26BEF" w:rsidRPr="00BB7C0A" w:rsidRDefault="00A26BEF" w:rsidP="00A26BEF">
      <w:pPr>
        <w:rPr>
          <w:lang w:val="en-GB"/>
        </w:rPr>
      </w:pPr>
      <w:r w:rsidRPr="00BB7C0A">
        <w:rPr>
          <w:lang w:val="en-GB"/>
        </w:rPr>
        <w:t xml:space="preserve">The study’s main contribution is a novel multidimensional validation dataset for Danish SA that enables an array of future research possibilities regarding </w:t>
      </w:r>
      <w:r w:rsidR="00C702D1" w:rsidRPr="00BB7C0A">
        <w:rPr>
          <w:lang w:val="en-GB"/>
        </w:rPr>
        <w:t>fine-tuning</w:t>
      </w:r>
      <w:r w:rsidRPr="00BB7C0A">
        <w:rPr>
          <w:lang w:val="en-GB"/>
        </w:rPr>
        <w:t xml:space="preserve"> neural networks for multidimensional SA. The study also moves the Danish SA quality closer to international standards found in English and Chinese SA systems. There are some limitations in methodology regarding the size of Emma and the number of coders that warrants further research efforts. Future studies can focus on the utility of Emma in training neural networks for Danish multidimensional sentiment analysis and might enable Danish SA to exceed international standards in emotional classification of texts.</w:t>
      </w:r>
    </w:p>
    <w:p w14:paraId="5586F432" w14:textId="2CDC1788" w:rsidR="00AE5D04" w:rsidRDefault="00AE5D04" w:rsidP="00AE5D04">
      <w:pPr>
        <w:pStyle w:val="Heading1"/>
      </w:pPr>
      <w:r>
        <w:t>Author bios</w:t>
      </w:r>
    </w:p>
    <w:p w14:paraId="2E3436A9" w14:textId="7C590713" w:rsidR="00AE5D04" w:rsidRPr="00BB7C0A" w:rsidRDefault="00AE5D04" w:rsidP="00A26BEF">
      <w:pPr>
        <w:rPr>
          <w:lang w:val="en-GB"/>
        </w:rPr>
      </w:pPr>
      <w:r w:rsidRPr="00BB7C0A">
        <w:rPr>
          <w:lang w:val="en-GB"/>
        </w:rPr>
        <w:t>Søren Orm</w:t>
      </w:r>
      <w:r w:rsidR="00A0654B" w:rsidRPr="00BB7C0A">
        <w:rPr>
          <w:lang w:val="en-GB"/>
        </w:rPr>
        <w:t xml:space="preserve"> is a</w:t>
      </w:r>
      <w:r w:rsidRPr="00BB7C0A">
        <w:rPr>
          <w:lang w:val="en-GB"/>
        </w:rPr>
        <w:t xml:space="preserve">ffiliated with </w:t>
      </w:r>
      <w:r w:rsidR="00CD05E7" w:rsidRPr="00BB7C0A">
        <w:rPr>
          <w:lang w:val="en-GB"/>
        </w:rPr>
        <w:t xml:space="preserve">the </w:t>
      </w:r>
      <w:r w:rsidRPr="00BB7C0A">
        <w:rPr>
          <w:lang w:val="en-GB"/>
        </w:rPr>
        <w:t>Aarhus Cognitive Science program</w:t>
      </w:r>
      <w:r w:rsidR="00A0654B" w:rsidRPr="00BB7C0A">
        <w:rPr>
          <w:lang w:val="en-GB"/>
        </w:rPr>
        <w:t xml:space="preserve"> and </w:t>
      </w:r>
      <w:r w:rsidR="00CD05E7" w:rsidRPr="00BB7C0A">
        <w:rPr>
          <w:lang w:val="en-GB"/>
        </w:rPr>
        <w:t>is interested in cognitive neuroscience and human behaviour</w:t>
      </w:r>
      <w:r w:rsidRPr="00BB7C0A">
        <w:rPr>
          <w:lang w:val="en-GB"/>
        </w:rPr>
        <w:t>.</w:t>
      </w:r>
    </w:p>
    <w:p w14:paraId="11752130" w14:textId="564B3DC3" w:rsidR="00AE5D04" w:rsidRPr="00BB7C0A" w:rsidRDefault="00AE5D04" w:rsidP="00A26BEF">
      <w:pPr>
        <w:rPr>
          <w:lang w:val="en-GB"/>
        </w:rPr>
      </w:pPr>
      <w:r w:rsidRPr="00BB7C0A">
        <w:rPr>
          <w:lang w:val="en-GB"/>
        </w:rPr>
        <w:t>Esben Kran</w:t>
      </w:r>
      <w:r w:rsidR="00A0654B" w:rsidRPr="00BB7C0A">
        <w:rPr>
          <w:lang w:val="en-GB"/>
        </w:rPr>
        <w:t xml:space="preserve"> is</w:t>
      </w:r>
      <w:r w:rsidRPr="00BB7C0A">
        <w:rPr>
          <w:lang w:val="en-GB"/>
        </w:rPr>
        <w:t xml:space="preserve"> </w:t>
      </w:r>
      <w:r w:rsidR="00A0654B" w:rsidRPr="00BB7C0A">
        <w:rPr>
          <w:lang w:val="en-GB"/>
        </w:rPr>
        <w:t>a</w:t>
      </w:r>
      <w:r w:rsidRPr="00BB7C0A">
        <w:rPr>
          <w:lang w:val="en-GB"/>
        </w:rPr>
        <w:t xml:space="preserve">ffiliated with </w:t>
      </w:r>
      <w:r w:rsidR="00CD05E7" w:rsidRPr="00BB7C0A">
        <w:rPr>
          <w:lang w:val="en-GB"/>
        </w:rPr>
        <w:t xml:space="preserve">the </w:t>
      </w:r>
      <w:r w:rsidRPr="00BB7C0A">
        <w:rPr>
          <w:lang w:val="en-GB"/>
        </w:rPr>
        <w:t>Aarhus Cognitive Science program</w:t>
      </w:r>
      <w:r w:rsidR="00A0654B" w:rsidRPr="00BB7C0A">
        <w:rPr>
          <w:lang w:val="en-GB"/>
        </w:rPr>
        <w:t xml:space="preserve"> and </w:t>
      </w:r>
      <w:r w:rsidRPr="00BB7C0A">
        <w:rPr>
          <w:lang w:val="en-GB"/>
        </w:rPr>
        <w:t xml:space="preserve">is interested in utilizing machine learning </w:t>
      </w:r>
      <w:r w:rsidR="0052296F" w:rsidRPr="00BB7C0A">
        <w:rPr>
          <w:lang w:val="en-GB"/>
        </w:rPr>
        <w:t xml:space="preserve">and computational neuroscience </w:t>
      </w:r>
      <w:r w:rsidRPr="00BB7C0A">
        <w:rPr>
          <w:lang w:val="en-GB"/>
        </w:rPr>
        <w:t>technologies</w:t>
      </w:r>
      <w:r w:rsidR="00CD05E7" w:rsidRPr="00BB7C0A">
        <w:rPr>
          <w:lang w:val="en-GB"/>
        </w:rPr>
        <w:t xml:space="preserve"> to better the world</w:t>
      </w:r>
      <w:r w:rsidRPr="00BB7C0A">
        <w:rPr>
          <w:lang w:val="en-GB"/>
        </w:rPr>
        <w:t>.</w:t>
      </w:r>
    </w:p>
    <w:p w14:paraId="1FA317F7" w14:textId="77777777" w:rsidR="00A26BEF" w:rsidRDefault="00A26BEF" w:rsidP="00994B8A">
      <w:pPr>
        <w:pStyle w:val="Heading1"/>
      </w:pPr>
      <w:bookmarkStart w:id="207" w:name="_Toc33298942"/>
      <w:bookmarkStart w:id="208" w:name="_Toc34300600"/>
      <w:r>
        <w:t>Acknowledgments</w:t>
      </w:r>
      <w:bookmarkEnd w:id="207"/>
      <w:bookmarkEnd w:id="208"/>
    </w:p>
    <w:p w14:paraId="4EDB18F3" w14:textId="60A4ED36" w:rsidR="00A26BEF" w:rsidRPr="00BB7C0A" w:rsidRDefault="00A26BEF" w:rsidP="00A26BEF">
      <w:pPr>
        <w:rPr>
          <w:lang w:val="en-GB"/>
        </w:rPr>
      </w:pPr>
      <w:r w:rsidRPr="00BB7C0A">
        <w:rPr>
          <w:lang w:val="en-GB"/>
        </w:rPr>
        <w:t xml:space="preserve">We would like to thank </w:t>
      </w:r>
      <w:r w:rsidR="00636B69" w:rsidRPr="00BB7C0A">
        <w:rPr>
          <w:lang w:val="en-GB"/>
        </w:rPr>
        <w:t xml:space="preserve">Fabio Trecca for the invaluable feedback and </w:t>
      </w:r>
      <w:r w:rsidRPr="00BB7C0A">
        <w:rPr>
          <w:lang w:val="en-GB"/>
        </w:rPr>
        <w:t>the team behind SENTIDA for helpful discussions and inspiration.</w:t>
      </w:r>
    </w:p>
    <w:p w14:paraId="46590149" w14:textId="77777777" w:rsidR="00A26BEF" w:rsidRPr="002A2DDD" w:rsidRDefault="00A26BEF" w:rsidP="00994B8A">
      <w:pPr>
        <w:pStyle w:val="Heading1"/>
      </w:pPr>
      <w:bookmarkStart w:id="209" w:name="_Toc33298943"/>
      <w:bookmarkStart w:id="210" w:name="_Toc34300601"/>
      <w:r>
        <w:t>Public Access</w:t>
      </w:r>
      <w:bookmarkEnd w:id="209"/>
      <w:bookmarkEnd w:id="210"/>
    </w:p>
    <w:p w14:paraId="5F9333A5" w14:textId="77777777" w:rsidR="00A26BEF" w:rsidRPr="00BB7C0A" w:rsidRDefault="00A26BEF" w:rsidP="00A26BEF">
      <w:pPr>
        <w:rPr>
          <w:lang w:val="en-GB"/>
        </w:rPr>
      </w:pPr>
      <w:r w:rsidRPr="00BB7C0A">
        <w:rPr>
          <w:lang w:val="en-GB"/>
        </w:rPr>
        <w:t>SentidaV2 and the Emma validation dataset can be accessed through:</w:t>
      </w:r>
    </w:p>
    <w:p w14:paraId="6E06EC88" w14:textId="156EB81D" w:rsidR="00C55DEF" w:rsidRPr="005D5B95" w:rsidRDefault="00D02190" w:rsidP="005D5B95">
      <w:hyperlink r:id="rId19" w:history="1">
        <w:r w:rsidR="00A26BEF">
          <w:rPr>
            <w:rStyle w:val="Hyperlink"/>
          </w:rPr>
          <w:t>https://github.com/esbenkc/emma</w:t>
        </w:r>
      </w:hyperlink>
      <w:r w:rsidR="00CE2974" w:rsidRPr="001E7B7E">
        <w:t xml:space="preserve"> </w:t>
      </w:r>
      <w:bookmarkStart w:id="211" w:name="_Toc34300602"/>
    </w:p>
    <w:p w14:paraId="16CA7A62" w14:textId="0A6F5A4E" w:rsidR="00935E72" w:rsidRDefault="00935E72" w:rsidP="00CE2974">
      <w:pPr>
        <w:pStyle w:val="Heading1"/>
      </w:pPr>
      <w:r>
        <w:t>References</w:t>
      </w:r>
      <w:bookmarkEnd w:id="211"/>
    </w:p>
    <w:p w14:paraId="1AE9CEEC" w14:textId="77777777" w:rsidR="00E82139" w:rsidRPr="00BB7C0A" w:rsidRDefault="00935E72" w:rsidP="00C55DEF">
      <w:pPr>
        <w:pStyle w:val="Bibliography"/>
        <w:spacing w:line="276" w:lineRule="auto"/>
        <w:rPr>
          <w:lang w:val="en-GB"/>
        </w:rPr>
      </w:pPr>
      <w:r>
        <w:fldChar w:fldCharType="begin"/>
      </w:r>
      <w:r w:rsidRPr="00BB7C0A">
        <w:rPr>
          <w:lang w:val="en-GB"/>
        </w:rPr>
        <w:instrText xml:space="preserve"> ADDIN ZOTERO_BIBL {"uncited":[],"omitted":[],"custom":[]} CSL_BIBLIOGRAPHY </w:instrText>
      </w:r>
      <w:r>
        <w:fldChar w:fldCharType="separate"/>
      </w:r>
      <w:r w:rsidR="00E82139" w:rsidRPr="00BB7C0A">
        <w:rPr>
          <w:lang w:val="en-GB"/>
        </w:rPr>
        <w:t xml:space="preserve">Bojanowski, P., Grave, E., Joulin, A., &amp; Mikolov, T. (2017). Enriching Word Vectors with Subword Information. </w:t>
      </w:r>
      <w:r w:rsidR="00E82139" w:rsidRPr="00BB7C0A">
        <w:rPr>
          <w:i/>
          <w:iCs/>
          <w:lang w:val="en-GB"/>
        </w:rPr>
        <w:t>ArXiv:1607.04606 [Cs]</w:t>
      </w:r>
      <w:r w:rsidR="00E82139" w:rsidRPr="00BB7C0A">
        <w:rPr>
          <w:lang w:val="en-GB"/>
        </w:rPr>
        <w:t>. http://arxiv.org/abs/1607.04606</w:t>
      </w:r>
    </w:p>
    <w:p w14:paraId="16B3FF1D" w14:textId="77777777" w:rsidR="00E82139" w:rsidRPr="00BB7C0A" w:rsidRDefault="00E82139" w:rsidP="00C55DEF">
      <w:pPr>
        <w:pStyle w:val="Bibliography"/>
        <w:spacing w:line="276" w:lineRule="auto"/>
        <w:rPr>
          <w:lang w:val="en-GB"/>
        </w:rPr>
      </w:pPr>
      <w:r w:rsidRPr="00BB7C0A">
        <w:rPr>
          <w:lang w:val="en-GB"/>
        </w:rPr>
        <w:lastRenderedPageBreak/>
        <w:t xml:space="preserve">Cicchetti, D. V. (1994). Guidelines, criteria, and rules of thumb for evaluating normed and standardized assessment instruments in psychology. </w:t>
      </w:r>
      <w:r w:rsidRPr="00BB7C0A">
        <w:rPr>
          <w:i/>
          <w:iCs/>
          <w:lang w:val="en-GB"/>
        </w:rPr>
        <w:t>Psychological Assessment</w:t>
      </w:r>
      <w:r w:rsidRPr="00BB7C0A">
        <w:rPr>
          <w:lang w:val="en-GB"/>
        </w:rPr>
        <w:t xml:space="preserve">, </w:t>
      </w:r>
      <w:r w:rsidRPr="00BB7C0A">
        <w:rPr>
          <w:i/>
          <w:iCs/>
          <w:lang w:val="en-GB"/>
        </w:rPr>
        <w:t>6</w:t>
      </w:r>
      <w:r w:rsidRPr="00BB7C0A">
        <w:rPr>
          <w:lang w:val="en-GB"/>
        </w:rPr>
        <w:t>(4), 284.</w:t>
      </w:r>
    </w:p>
    <w:p w14:paraId="124ECB0A" w14:textId="77777777" w:rsidR="00E82139" w:rsidRPr="00BB7C0A" w:rsidRDefault="00E82139" w:rsidP="00C55DEF">
      <w:pPr>
        <w:pStyle w:val="Bibliography"/>
        <w:spacing w:line="276" w:lineRule="auto"/>
        <w:rPr>
          <w:lang w:val="en-GB"/>
        </w:rPr>
      </w:pPr>
      <w:r w:rsidRPr="00BB7C0A">
        <w:rPr>
          <w:lang w:val="en-GB"/>
        </w:rPr>
        <w:t xml:space="preserve">Devlin, J., Chang, M.-W., Lee, K., &amp; Toutanova, K. (2019). BERT: Pre-training of Deep Bidirectional Transformers for Language Understanding. </w:t>
      </w:r>
      <w:r w:rsidRPr="00BB7C0A">
        <w:rPr>
          <w:i/>
          <w:iCs/>
          <w:lang w:val="en-GB"/>
        </w:rPr>
        <w:t>ArXiv:1810.04805 [Cs]</w:t>
      </w:r>
      <w:r w:rsidRPr="00BB7C0A">
        <w:rPr>
          <w:lang w:val="en-GB"/>
        </w:rPr>
        <w:t>. http://arxiv.org/abs/1810.04805</w:t>
      </w:r>
    </w:p>
    <w:p w14:paraId="73CFE764" w14:textId="77777777" w:rsidR="00E82139" w:rsidRPr="00BB7C0A" w:rsidRDefault="00E82139" w:rsidP="00C55DEF">
      <w:pPr>
        <w:pStyle w:val="Bibliography"/>
        <w:spacing w:line="276" w:lineRule="auto"/>
        <w:rPr>
          <w:lang w:val="en-GB"/>
        </w:rPr>
      </w:pPr>
      <w:r w:rsidRPr="00BB7C0A">
        <w:rPr>
          <w:lang w:val="en-GB"/>
        </w:rPr>
        <w:t xml:space="preserve">Ekman, P. (1992). An argument for basic emotions. </w:t>
      </w:r>
      <w:r w:rsidRPr="00BB7C0A">
        <w:rPr>
          <w:i/>
          <w:iCs/>
          <w:lang w:val="en-GB"/>
        </w:rPr>
        <w:t>Cognition and Emotion</w:t>
      </w:r>
      <w:r w:rsidRPr="00BB7C0A">
        <w:rPr>
          <w:lang w:val="en-GB"/>
        </w:rPr>
        <w:t xml:space="preserve">, </w:t>
      </w:r>
      <w:r w:rsidRPr="00BB7C0A">
        <w:rPr>
          <w:i/>
          <w:iCs/>
          <w:lang w:val="en-GB"/>
        </w:rPr>
        <w:t>6</w:t>
      </w:r>
      <w:r w:rsidRPr="00BB7C0A">
        <w:rPr>
          <w:lang w:val="en-GB"/>
        </w:rPr>
        <w:t>(3–4), 169–200. https://doi.org/10.1080/02699939208411068</w:t>
      </w:r>
    </w:p>
    <w:p w14:paraId="09ECE057" w14:textId="77777777" w:rsidR="00E82139" w:rsidRPr="00BB7C0A" w:rsidRDefault="00E82139" w:rsidP="00C55DEF">
      <w:pPr>
        <w:pStyle w:val="Bibliography"/>
        <w:spacing w:line="276" w:lineRule="auto"/>
        <w:rPr>
          <w:lang w:val="en-GB"/>
        </w:rPr>
      </w:pPr>
      <w:r w:rsidRPr="00BB7C0A">
        <w:rPr>
          <w:lang w:val="en-GB"/>
        </w:rPr>
        <w:t xml:space="preserve">Fleiss, J. L., &amp; Cohen, J. (1973). The Equivalence of Weighted Kappa and the Intraclass Correlation Coefficient as Measures of Reliability. </w:t>
      </w:r>
      <w:r w:rsidRPr="00BB7C0A">
        <w:rPr>
          <w:i/>
          <w:iCs/>
          <w:lang w:val="en-GB"/>
        </w:rPr>
        <w:t>Educational and Psychological Measurement</w:t>
      </w:r>
      <w:r w:rsidRPr="00BB7C0A">
        <w:rPr>
          <w:lang w:val="en-GB"/>
        </w:rPr>
        <w:t xml:space="preserve">, </w:t>
      </w:r>
      <w:r w:rsidRPr="00BB7C0A">
        <w:rPr>
          <w:i/>
          <w:iCs/>
          <w:lang w:val="en-GB"/>
        </w:rPr>
        <w:t>33</w:t>
      </w:r>
      <w:r w:rsidRPr="00BB7C0A">
        <w:rPr>
          <w:lang w:val="en-GB"/>
        </w:rPr>
        <w:t>(3), 613–619. https://doi.org/10.1177/001316447303300309</w:t>
      </w:r>
    </w:p>
    <w:p w14:paraId="5F672A91" w14:textId="77777777" w:rsidR="00E82139" w:rsidRPr="00BB7C0A" w:rsidRDefault="00E82139" w:rsidP="00C55DEF">
      <w:pPr>
        <w:pStyle w:val="Bibliography"/>
        <w:spacing w:line="276" w:lineRule="auto"/>
        <w:rPr>
          <w:lang w:val="en-GB"/>
        </w:rPr>
      </w:pPr>
      <w:r w:rsidRPr="00BB7C0A">
        <w:rPr>
          <w:lang w:val="en-GB"/>
        </w:rPr>
        <w:t xml:space="preserve">Gamer, M., Lemon, J., &amp; Singh, I. F. P. (2019). </w:t>
      </w:r>
      <w:r w:rsidRPr="00BB7C0A">
        <w:rPr>
          <w:i/>
          <w:iCs/>
          <w:lang w:val="en-GB"/>
        </w:rPr>
        <w:t>irr: Various Coefficients of Interrater Reliability and Agreement</w:t>
      </w:r>
      <w:r w:rsidRPr="00BB7C0A">
        <w:rPr>
          <w:lang w:val="en-GB"/>
        </w:rPr>
        <w:t xml:space="preserve"> (Version 0.84.1) [Computer software]. https://CRAN.R-project.org/package=irr</w:t>
      </w:r>
    </w:p>
    <w:p w14:paraId="13D8E906" w14:textId="77777777" w:rsidR="00E82139" w:rsidRPr="00BB7C0A" w:rsidRDefault="00E82139" w:rsidP="00C55DEF">
      <w:pPr>
        <w:pStyle w:val="Bibliography"/>
        <w:spacing w:line="276" w:lineRule="auto"/>
        <w:rPr>
          <w:lang w:val="en-GB"/>
        </w:rPr>
      </w:pPr>
      <w:r w:rsidRPr="00BB7C0A">
        <w:rPr>
          <w:lang w:val="en-GB"/>
        </w:rPr>
        <w:t xml:space="preserve">Goldberg, Y., &amp; Levy, O. (2014). word2vec Explained: Deriving Mikolov et al.’s negative-sampling word-embedding method. </w:t>
      </w:r>
      <w:r w:rsidRPr="00BB7C0A">
        <w:rPr>
          <w:i/>
          <w:iCs/>
          <w:lang w:val="en-GB"/>
        </w:rPr>
        <w:t>ArXiv:1402.3722 [Cs, Stat]</w:t>
      </w:r>
      <w:r w:rsidRPr="00BB7C0A">
        <w:rPr>
          <w:lang w:val="en-GB"/>
        </w:rPr>
        <w:t>. http://arxiv.org/abs/1402.3722</w:t>
      </w:r>
    </w:p>
    <w:p w14:paraId="037057AF" w14:textId="77777777" w:rsidR="00E82139" w:rsidRPr="00BB7C0A" w:rsidRDefault="00E82139" w:rsidP="00C55DEF">
      <w:pPr>
        <w:pStyle w:val="Bibliography"/>
        <w:spacing w:line="276" w:lineRule="auto"/>
        <w:rPr>
          <w:lang w:val="en-GB"/>
        </w:rPr>
      </w:pPr>
      <w:r w:rsidRPr="00BB7C0A">
        <w:rPr>
          <w:lang w:val="en-GB"/>
        </w:rPr>
        <w:t xml:space="preserve">Grave, E., Bojanowski, P., Gupta, P., Joulin, A., &amp; Mikolov, T. (2017). </w:t>
      </w:r>
      <w:r w:rsidRPr="00BB7C0A">
        <w:rPr>
          <w:i/>
          <w:iCs/>
          <w:lang w:val="en-GB"/>
        </w:rPr>
        <w:t>Learning Word Vectors for 157 Languages</w:t>
      </w:r>
      <w:r w:rsidRPr="00BB7C0A">
        <w:rPr>
          <w:lang w:val="en-GB"/>
        </w:rPr>
        <w:t>. 5.</w:t>
      </w:r>
    </w:p>
    <w:p w14:paraId="07E09983" w14:textId="77777777" w:rsidR="00E82139" w:rsidRPr="00BB7C0A" w:rsidRDefault="00E82139" w:rsidP="00C55DEF">
      <w:pPr>
        <w:pStyle w:val="Bibliography"/>
        <w:spacing w:line="276" w:lineRule="auto"/>
        <w:rPr>
          <w:lang w:val="en-GB"/>
        </w:rPr>
      </w:pPr>
      <w:r w:rsidRPr="00BB7C0A">
        <w:rPr>
          <w:lang w:val="en-GB"/>
        </w:rPr>
        <w:t xml:space="preserve">Heck, R., Vuculescu, O., Sørensen, J. J., Zoller, J., Andreasen, M. G., Bason, M. G., Ejlertsen, P., Elíasson, O., Haikka, P., Laustsen, J. S., Nielsen, L. L., Mao, A., Müller, R., Napolitano, M., Pedersen, M. K., Thorsen, A. R., Bergenholtz, C., Calarco, T., Montangero, S., &amp; Sherson, J. F. (2018). Remote optimization of an ultracold atoms experiment by experts and citizen scientists. </w:t>
      </w:r>
      <w:r w:rsidRPr="00BB7C0A">
        <w:rPr>
          <w:i/>
          <w:iCs/>
          <w:lang w:val="en-GB"/>
        </w:rPr>
        <w:t>Proceedings of the National Academy of Sciences</w:t>
      </w:r>
      <w:r w:rsidRPr="00BB7C0A">
        <w:rPr>
          <w:lang w:val="en-GB"/>
        </w:rPr>
        <w:t xml:space="preserve">, </w:t>
      </w:r>
      <w:r w:rsidRPr="00BB7C0A">
        <w:rPr>
          <w:i/>
          <w:iCs/>
          <w:lang w:val="en-GB"/>
        </w:rPr>
        <w:t>115</w:t>
      </w:r>
      <w:r w:rsidRPr="00BB7C0A">
        <w:rPr>
          <w:lang w:val="en-GB"/>
        </w:rPr>
        <w:t>(48), E11231–E11237. https://doi.org/10.1073/pnas.1716869115</w:t>
      </w:r>
    </w:p>
    <w:p w14:paraId="4E6DEE43" w14:textId="77777777" w:rsidR="00E82139" w:rsidRPr="00BB7C0A" w:rsidRDefault="00E82139" w:rsidP="00C55DEF">
      <w:pPr>
        <w:pStyle w:val="Bibliography"/>
        <w:spacing w:line="276" w:lineRule="auto"/>
        <w:rPr>
          <w:lang w:val="en-GB"/>
        </w:rPr>
      </w:pPr>
      <w:r w:rsidRPr="00BB7C0A">
        <w:rPr>
          <w:lang w:val="en-GB"/>
        </w:rPr>
        <w:t xml:space="preserve">Howard, J., &amp; Ruder, S. (2018). Universal Language Model Fine-tuning for Text Classification. </w:t>
      </w:r>
      <w:r w:rsidRPr="00BB7C0A">
        <w:rPr>
          <w:i/>
          <w:iCs/>
          <w:lang w:val="en-GB"/>
        </w:rPr>
        <w:t>Proceedings of the 56th Annual Meeting of the Association for Computational Linguistics (Volume 1: Long Papers)</w:t>
      </w:r>
      <w:r w:rsidRPr="00BB7C0A">
        <w:rPr>
          <w:lang w:val="en-GB"/>
        </w:rPr>
        <w:t>, 328–339. https://doi.org/10.18653/v1/P18-1031</w:t>
      </w:r>
    </w:p>
    <w:p w14:paraId="6A5A589A" w14:textId="77777777" w:rsidR="00E82139" w:rsidRPr="00BB7C0A" w:rsidRDefault="00E82139" w:rsidP="00C55DEF">
      <w:pPr>
        <w:pStyle w:val="Bibliography"/>
        <w:spacing w:line="276" w:lineRule="auto"/>
        <w:rPr>
          <w:lang w:val="en-GB"/>
        </w:rPr>
      </w:pPr>
      <w:r w:rsidRPr="00BB7C0A">
        <w:rPr>
          <w:lang w:val="en-GB"/>
        </w:rPr>
        <w:t xml:space="preserve">Hutto, C. J. (2019). </w:t>
      </w:r>
      <w:r w:rsidRPr="00BB7C0A">
        <w:rPr>
          <w:i/>
          <w:iCs/>
          <w:lang w:val="en-GB"/>
        </w:rPr>
        <w:t>Cjhutto/vaderSentiment</w:t>
      </w:r>
      <w:r w:rsidRPr="00BB7C0A">
        <w:rPr>
          <w:lang w:val="en-GB"/>
        </w:rPr>
        <w:t xml:space="preserve"> [Python]. https://github.com/cjhutto/vaderSentiment (Original work published 2014)</w:t>
      </w:r>
    </w:p>
    <w:p w14:paraId="27060B1A" w14:textId="77777777" w:rsidR="00E82139" w:rsidRPr="00BB7C0A" w:rsidRDefault="00E82139" w:rsidP="00C55DEF">
      <w:pPr>
        <w:pStyle w:val="Bibliography"/>
        <w:spacing w:line="276" w:lineRule="auto"/>
        <w:rPr>
          <w:lang w:val="en-GB"/>
        </w:rPr>
      </w:pPr>
      <w:r w:rsidRPr="00BB7C0A">
        <w:rPr>
          <w:lang w:val="en-GB"/>
        </w:rPr>
        <w:t xml:space="preserve">Hutto, C. J., &amp; Gilbert, E. (2014, May 16). VADER: A Parsimonious Rule-Based Model for Sentiment Analysis of Social Media Text. </w:t>
      </w:r>
      <w:r w:rsidRPr="00BB7C0A">
        <w:rPr>
          <w:i/>
          <w:iCs/>
          <w:lang w:val="en-GB"/>
        </w:rPr>
        <w:t>Eighth International AAAI Conference on Weblogs and Social Media</w:t>
      </w:r>
      <w:r w:rsidRPr="00BB7C0A">
        <w:rPr>
          <w:lang w:val="en-GB"/>
        </w:rPr>
        <w:t>. Eighth International AAAI Conference on Weblogs and Social Media. https://www.aaai.org/ocs/index.php/ICWSM/ICWSM14/paper/view/8109</w:t>
      </w:r>
    </w:p>
    <w:p w14:paraId="2DE4A14A" w14:textId="77777777" w:rsidR="00E82139" w:rsidRPr="00BB7C0A" w:rsidRDefault="00E82139" w:rsidP="00C55DEF">
      <w:pPr>
        <w:pStyle w:val="Bibliography"/>
        <w:spacing w:line="276" w:lineRule="auto"/>
        <w:rPr>
          <w:lang w:val="en-GB"/>
        </w:rPr>
      </w:pPr>
      <w:r w:rsidRPr="00BB7C0A">
        <w:rPr>
          <w:lang w:val="en-GB"/>
        </w:rPr>
        <w:t xml:space="preserve">Joulin, A., Grave, E., Bojanowski, P., &amp; Mikolov, T. (2016). Bag of Tricks for Efficient Text Classification. </w:t>
      </w:r>
      <w:r w:rsidRPr="00BB7C0A">
        <w:rPr>
          <w:i/>
          <w:iCs/>
          <w:lang w:val="en-GB"/>
        </w:rPr>
        <w:t>ArXiv:1607.01759 [Cs]</w:t>
      </w:r>
      <w:r w:rsidRPr="00BB7C0A">
        <w:rPr>
          <w:lang w:val="en-GB"/>
        </w:rPr>
        <w:t>. http://arxiv.org/abs/1607.01759</w:t>
      </w:r>
    </w:p>
    <w:p w14:paraId="370C5A3E" w14:textId="77777777" w:rsidR="00E82139" w:rsidRPr="00BB7C0A" w:rsidRDefault="00E82139" w:rsidP="00C55DEF">
      <w:pPr>
        <w:pStyle w:val="Bibliography"/>
        <w:spacing w:line="276" w:lineRule="auto"/>
        <w:rPr>
          <w:lang w:val="en-GB"/>
        </w:rPr>
      </w:pPr>
      <w:r w:rsidRPr="00BB7C0A">
        <w:rPr>
          <w:lang w:val="en-GB"/>
        </w:rPr>
        <w:t xml:space="preserve">Koo, T. K., &amp; Li, M. Y. (2016). A Guideline of Selecting and Reporting Intraclass Correlation Coefficients for Reliability Research. </w:t>
      </w:r>
      <w:r w:rsidRPr="00BB7C0A">
        <w:rPr>
          <w:i/>
          <w:iCs/>
          <w:lang w:val="en-GB"/>
        </w:rPr>
        <w:t>Journal of Chiropractic Medicine</w:t>
      </w:r>
      <w:r w:rsidRPr="00BB7C0A">
        <w:rPr>
          <w:lang w:val="en-GB"/>
        </w:rPr>
        <w:t xml:space="preserve">, </w:t>
      </w:r>
      <w:r w:rsidRPr="00BB7C0A">
        <w:rPr>
          <w:i/>
          <w:iCs/>
          <w:lang w:val="en-GB"/>
        </w:rPr>
        <w:t>15</w:t>
      </w:r>
      <w:r w:rsidRPr="00BB7C0A">
        <w:rPr>
          <w:lang w:val="en-GB"/>
        </w:rPr>
        <w:t>(2), 155–163. https://doi.org/10.1016/j.jcm.2016.02.012</w:t>
      </w:r>
    </w:p>
    <w:p w14:paraId="6FEEC580" w14:textId="77777777" w:rsidR="00E82139" w:rsidRPr="00E82139" w:rsidRDefault="00E82139" w:rsidP="00C55DEF">
      <w:pPr>
        <w:pStyle w:val="Bibliography"/>
        <w:spacing w:line="276" w:lineRule="auto"/>
      </w:pPr>
      <w:r w:rsidRPr="00BB7C0A">
        <w:rPr>
          <w:lang w:val="en-GB"/>
        </w:rPr>
        <w:t xml:space="preserve">Krippendorff, K. (2004). Content analysis: An introduction to its methodology Thousand Oaks. </w:t>
      </w:r>
      <w:r w:rsidRPr="00E82139">
        <w:rPr>
          <w:i/>
          <w:iCs/>
        </w:rPr>
        <w:t>Calif.: Sage</w:t>
      </w:r>
      <w:r w:rsidRPr="00E82139">
        <w:t>.</w:t>
      </w:r>
    </w:p>
    <w:p w14:paraId="361BBC8E" w14:textId="77777777" w:rsidR="00E82139" w:rsidRPr="00BB7C0A" w:rsidRDefault="00E82139" w:rsidP="00C55DEF">
      <w:pPr>
        <w:pStyle w:val="Bibliography"/>
        <w:spacing w:line="276" w:lineRule="auto"/>
        <w:rPr>
          <w:lang w:val="en-GB"/>
        </w:rPr>
      </w:pPr>
      <w:r w:rsidRPr="00E82139">
        <w:t xml:space="preserve">Lauridsen, G. A., Dalsgaard, J. A., &amp; Svendsen, L. K. B. (2019). </w:t>
      </w:r>
      <w:r w:rsidRPr="00BB7C0A">
        <w:rPr>
          <w:lang w:val="en-GB"/>
        </w:rPr>
        <w:t xml:space="preserve">SENTIDA: A New Tool for Sentiment Analysis in Danish. </w:t>
      </w:r>
      <w:r w:rsidRPr="00BB7C0A">
        <w:rPr>
          <w:i/>
          <w:iCs/>
          <w:lang w:val="en-GB"/>
        </w:rPr>
        <w:t>Journal of Language Works - Sprogvidenskabeligt Studentertidsskrift</w:t>
      </w:r>
      <w:r w:rsidRPr="00BB7C0A">
        <w:rPr>
          <w:lang w:val="en-GB"/>
        </w:rPr>
        <w:t xml:space="preserve">, </w:t>
      </w:r>
      <w:r w:rsidRPr="00BB7C0A">
        <w:rPr>
          <w:i/>
          <w:iCs/>
          <w:lang w:val="en-GB"/>
        </w:rPr>
        <w:t>4</w:t>
      </w:r>
      <w:r w:rsidRPr="00BB7C0A">
        <w:rPr>
          <w:lang w:val="en-GB"/>
        </w:rPr>
        <w:t>(1), 38–53.</w:t>
      </w:r>
    </w:p>
    <w:p w14:paraId="611D7391" w14:textId="77777777" w:rsidR="00E82139" w:rsidRPr="00BB7C0A" w:rsidRDefault="00E82139" w:rsidP="00C55DEF">
      <w:pPr>
        <w:pStyle w:val="Bibliography"/>
        <w:spacing w:line="276" w:lineRule="auto"/>
        <w:rPr>
          <w:lang w:val="en-GB"/>
        </w:rPr>
      </w:pPr>
      <w:r w:rsidRPr="00BB7C0A">
        <w:rPr>
          <w:lang w:val="en-GB"/>
        </w:rPr>
        <w:t xml:space="preserve">Mehrabian, A. (1980). </w:t>
      </w:r>
      <w:r w:rsidRPr="00BB7C0A">
        <w:rPr>
          <w:i/>
          <w:iCs/>
          <w:lang w:val="en-GB"/>
        </w:rPr>
        <w:t>Basic dimensions for a general psychological theory: Implications for personality, social, environmental, and developmental studies</w:t>
      </w:r>
      <w:r w:rsidRPr="00BB7C0A">
        <w:rPr>
          <w:lang w:val="en-GB"/>
        </w:rPr>
        <w:t>. Cambridge : Oelgeschlager, Gunn &amp; Hain. http://archive.org/details/basicdimensionsf0000mehr</w:t>
      </w:r>
    </w:p>
    <w:p w14:paraId="41E775AA" w14:textId="77777777" w:rsidR="00E82139" w:rsidRPr="00BB7C0A" w:rsidRDefault="00E82139" w:rsidP="00C55DEF">
      <w:pPr>
        <w:pStyle w:val="Bibliography"/>
        <w:spacing w:line="276" w:lineRule="auto"/>
        <w:rPr>
          <w:lang w:val="en-GB"/>
        </w:rPr>
      </w:pPr>
      <w:r w:rsidRPr="00BB7C0A">
        <w:rPr>
          <w:lang w:val="en-GB"/>
        </w:rPr>
        <w:t xml:space="preserve">Mikolov, T., Chen, K., Corrado, G., &amp; Dean, J. (2013). Efficient Estimation of Word Representations in Vector Space. </w:t>
      </w:r>
      <w:r w:rsidRPr="00BB7C0A">
        <w:rPr>
          <w:i/>
          <w:iCs/>
          <w:lang w:val="en-GB"/>
        </w:rPr>
        <w:t>ArXiv:1301.3781 [Cs]</w:t>
      </w:r>
      <w:r w:rsidRPr="00BB7C0A">
        <w:rPr>
          <w:lang w:val="en-GB"/>
        </w:rPr>
        <w:t>. http://arxiv.org/abs/1301.3781</w:t>
      </w:r>
    </w:p>
    <w:p w14:paraId="6799DB7D" w14:textId="77777777" w:rsidR="00E82139" w:rsidRPr="00BB7C0A" w:rsidRDefault="00E82139" w:rsidP="00C55DEF">
      <w:pPr>
        <w:pStyle w:val="Bibliography"/>
        <w:spacing w:line="276" w:lineRule="auto"/>
        <w:rPr>
          <w:lang w:val="en-GB"/>
        </w:rPr>
      </w:pPr>
      <w:r w:rsidRPr="00BB7C0A">
        <w:rPr>
          <w:lang w:val="en-GB"/>
        </w:rPr>
        <w:t xml:space="preserve">Mikolov, T., Sutskever, I., Chen, K., Corrado, G. S., &amp; Dean, J. (2013). Distributed Representations of Words and Phrases and their Compositionality. In C. J. C. Burges, L. Bottou, M. Welling, Z. </w:t>
      </w:r>
      <w:r w:rsidRPr="00BB7C0A">
        <w:rPr>
          <w:lang w:val="en-GB"/>
        </w:rPr>
        <w:lastRenderedPageBreak/>
        <w:t xml:space="preserve">Ghahramani, &amp; K. Q. Weinberger (Eds.), </w:t>
      </w:r>
      <w:r w:rsidRPr="00BB7C0A">
        <w:rPr>
          <w:i/>
          <w:iCs/>
          <w:lang w:val="en-GB"/>
        </w:rPr>
        <w:t>Advances in Neural Information Processing Systems 26</w:t>
      </w:r>
      <w:r w:rsidRPr="00BB7C0A">
        <w:rPr>
          <w:lang w:val="en-GB"/>
        </w:rPr>
        <w:t xml:space="preserve"> (pp. 3111–3119). Curran Associates, Inc. http://papers.nips.cc/paper/5021-distributed-representations-of-words-and-phrases-and-their-compositionality.pdf</w:t>
      </w:r>
    </w:p>
    <w:p w14:paraId="1486375C" w14:textId="77777777" w:rsidR="00E82139" w:rsidRPr="00BB7C0A" w:rsidRDefault="00E82139" w:rsidP="00C55DEF">
      <w:pPr>
        <w:pStyle w:val="Bibliography"/>
        <w:spacing w:line="276" w:lineRule="auto"/>
        <w:rPr>
          <w:lang w:val="en-GB"/>
        </w:rPr>
      </w:pPr>
      <w:r w:rsidRPr="00BB7C0A">
        <w:rPr>
          <w:lang w:val="en-GB"/>
        </w:rPr>
        <w:t xml:space="preserve">Munikar, M., Shakya, S., &amp; Shrestha, A. (2019). </w:t>
      </w:r>
      <w:r w:rsidRPr="00BB7C0A">
        <w:rPr>
          <w:i/>
          <w:iCs/>
          <w:lang w:val="en-GB"/>
        </w:rPr>
        <w:t>Fine-grained Sentiment Classi</w:t>
      </w:r>
      <w:r w:rsidRPr="00E82139">
        <w:rPr>
          <w:i/>
          <w:iCs/>
        </w:rPr>
        <w:t>ﬁ</w:t>
      </w:r>
      <w:r w:rsidRPr="00BB7C0A">
        <w:rPr>
          <w:i/>
          <w:iCs/>
          <w:lang w:val="en-GB"/>
        </w:rPr>
        <w:t>cation using BERT</w:t>
      </w:r>
      <w:r w:rsidRPr="00BB7C0A">
        <w:rPr>
          <w:lang w:val="en-GB"/>
        </w:rPr>
        <w:t>. 5.</w:t>
      </w:r>
    </w:p>
    <w:p w14:paraId="7C067BF1" w14:textId="77777777" w:rsidR="00E82139" w:rsidRPr="00E82139" w:rsidRDefault="00E82139" w:rsidP="00C55DEF">
      <w:pPr>
        <w:pStyle w:val="Bibliography"/>
        <w:spacing w:line="276" w:lineRule="auto"/>
      </w:pPr>
      <w:r w:rsidRPr="00E82139">
        <w:t xml:space="preserve">Nielsen, F. Å. (2017, April 28). </w:t>
      </w:r>
      <w:r w:rsidRPr="00E82139">
        <w:rPr>
          <w:i/>
          <w:iCs/>
        </w:rPr>
        <w:t>AFINN</w:t>
      </w:r>
      <w:r w:rsidRPr="00E82139">
        <w:t>. AFINN. http://www2.compute.dtu.dk/pubdb/views/edoc_download.php/6975/pdf/imm6975.pdf</w:t>
      </w:r>
    </w:p>
    <w:p w14:paraId="1FCDBD3F" w14:textId="77777777" w:rsidR="00E82139" w:rsidRPr="00BB7C0A" w:rsidRDefault="00E82139" w:rsidP="00C55DEF">
      <w:pPr>
        <w:pStyle w:val="Bibliography"/>
        <w:spacing w:line="276" w:lineRule="auto"/>
        <w:rPr>
          <w:lang w:val="en-GB"/>
        </w:rPr>
      </w:pPr>
      <w:r w:rsidRPr="00BB7C0A">
        <w:rPr>
          <w:lang w:val="en-GB"/>
        </w:rPr>
        <w:t xml:space="preserve">Osgood, C. E., Suci, G. J., &amp; Tannenbaum, P. H. (1957). </w:t>
      </w:r>
      <w:r w:rsidRPr="00BB7C0A">
        <w:rPr>
          <w:i/>
          <w:iCs/>
          <w:lang w:val="en-GB"/>
        </w:rPr>
        <w:t>The measurement of meaning</w:t>
      </w:r>
      <w:r w:rsidRPr="00BB7C0A">
        <w:rPr>
          <w:lang w:val="en-GB"/>
        </w:rPr>
        <w:t>. University of Illinois press.</w:t>
      </w:r>
    </w:p>
    <w:p w14:paraId="32E1D48F" w14:textId="77777777" w:rsidR="00E82139" w:rsidRPr="00BB7C0A" w:rsidRDefault="00E82139" w:rsidP="00C55DEF">
      <w:pPr>
        <w:pStyle w:val="Bibliography"/>
        <w:spacing w:line="276" w:lineRule="auto"/>
        <w:rPr>
          <w:lang w:val="en-GB"/>
        </w:rPr>
      </w:pPr>
      <w:r w:rsidRPr="00BB7C0A">
        <w:rPr>
          <w:lang w:val="en-GB"/>
        </w:rPr>
        <w:t xml:space="preserve">Pedersen, M. K., Rasmussen, N. R., Sherson, J. F., &amp; Basaiawmoit, R. V. (2017). </w:t>
      </w:r>
      <w:r w:rsidRPr="00BB7C0A">
        <w:rPr>
          <w:i/>
          <w:iCs/>
          <w:lang w:val="en-GB"/>
        </w:rPr>
        <w:t>Leaderboard Effects on Player Performance in a Citizen Science Game</w:t>
      </w:r>
      <w:r w:rsidRPr="00BB7C0A">
        <w:rPr>
          <w:lang w:val="en-GB"/>
        </w:rPr>
        <w:t>. 8.</w:t>
      </w:r>
    </w:p>
    <w:p w14:paraId="1CA42E0B" w14:textId="77777777" w:rsidR="00E82139" w:rsidRPr="00BB7C0A" w:rsidRDefault="00E82139" w:rsidP="00C55DEF">
      <w:pPr>
        <w:pStyle w:val="Bibliography"/>
        <w:spacing w:line="276" w:lineRule="auto"/>
        <w:rPr>
          <w:lang w:val="en-GB"/>
        </w:rPr>
      </w:pPr>
      <w:r w:rsidRPr="00BB7C0A">
        <w:rPr>
          <w:lang w:val="en-GB"/>
        </w:rPr>
        <w:t xml:space="preserve">Peters, M. E., Neumann, M., Iyyer, M., Gardner, M., Clark, C., Lee, K., &amp; Zettlemoyer, L. (2018). Deep contextualized word representations. </w:t>
      </w:r>
      <w:r w:rsidRPr="00BB7C0A">
        <w:rPr>
          <w:i/>
          <w:iCs/>
          <w:lang w:val="en-GB"/>
        </w:rPr>
        <w:t>ArXiv:1802.05365 [Cs]</w:t>
      </w:r>
      <w:r w:rsidRPr="00BB7C0A">
        <w:rPr>
          <w:lang w:val="en-GB"/>
        </w:rPr>
        <w:t>. http://arxiv.org/abs/1802.05365</w:t>
      </w:r>
    </w:p>
    <w:p w14:paraId="61872965" w14:textId="77777777" w:rsidR="00E82139" w:rsidRPr="00BB7C0A" w:rsidRDefault="00E82139" w:rsidP="00C55DEF">
      <w:pPr>
        <w:pStyle w:val="Bibliography"/>
        <w:spacing w:line="276" w:lineRule="auto"/>
        <w:rPr>
          <w:lang w:val="en-GB"/>
        </w:rPr>
      </w:pPr>
      <w:r w:rsidRPr="00BB7C0A">
        <w:rPr>
          <w:lang w:val="en-GB"/>
        </w:rPr>
        <w:t xml:space="preserve">Plutchik, R. (2001). The Nature of Emotions: Human emotions have deep evolutionary roots, a fact that may explain their complexity and provide tools for clinical practice. </w:t>
      </w:r>
      <w:r w:rsidRPr="00BB7C0A">
        <w:rPr>
          <w:i/>
          <w:iCs/>
          <w:lang w:val="en-GB"/>
        </w:rPr>
        <w:t>American Scientist</w:t>
      </w:r>
      <w:r w:rsidRPr="00BB7C0A">
        <w:rPr>
          <w:lang w:val="en-GB"/>
        </w:rPr>
        <w:t xml:space="preserve">, </w:t>
      </w:r>
      <w:r w:rsidRPr="00BB7C0A">
        <w:rPr>
          <w:i/>
          <w:iCs/>
          <w:lang w:val="en-GB"/>
        </w:rPr>
        <w:t>89</w:t>
      </w:r>
      <w:r w:rsidRPr="00BB7C0A">
        <w:rPr>
          <w:lang w:val="en-GB"/>
        </w:rPr>
        <w:t>(4), 344–350. JSTOR.</w:t>
      </w:r>
    </w:p>
    <w:p w14:paraId="194BF9E3" w14:textId="77777777" w:rsidR="00E82139" w:rsidRPr="00BB7C0A" w:rsidRDefault="00E82139" w:rsidP="00C55DEF">
      <w:pPr>
        <w:pStyle w:val="Bibliography"/>
        <w:spacing w:line="276" w:lineRule="auto"/>
        <w:rPr>
          <w:lang w:val="en-GB"/>
        </w:rPr>
      </w:pPr>
      <w:r w:rsidRPr="00BB7C0A">
        <w:rPr>
          <w:lang w:val="en-GB"/>
        </w:rPr>
        <w:t xml:space="preserve">R Core Team. (2013). </w:t>
      </w:r>
      <w:r w:rsidRPr="00BB7C0A">
        <w:rPr>
          <w:i/>
          <w:iCs/>
          <w:lang w:val="en-GB"/>
        </w:rPr>
        <w:t>R: A language and environment for statistical computing</w:t>
      </w:r>
      <w:r w:rsidRPr="00BB7C0A">
        <w:rPr>
          <w:lang w:val="en-GB"/>
        </w:rPr>
        <w:t xml:space="preserve"> [R]. R Foundation for Statistical Computing. http://www.R-project.org/</w:t>
      </w:r>
    </w:p>
    <w:p w14:paraId="12BE260D" w14:textId="77777777" w:rsidR="00E82139" w:rsidRPr="00BB7C0A" w:rsidRDefault="00E82139" w:rsidP="00C55DEF">
      <w:pPr>
        <w:pStyle w:val="Bibliography"/>
        <w:spacing w:line="276" w:lineRule="auto"/>
        <w:rPr>
          <w:lang w:val="en-GB"/>
        </w:rPr>
      </w:pPr>
      <w:r w:rsidRPr="00BB7C0A">
        <w:rPr>
          <w:lang w:val="en-GB"/>
        </w:rPr>
        <w:t xml:space="preserve">Russell, J. A. (1980). A circumplex model of affect. </w:t>
      </w:r>
      <w:r w:rsidRPr="00BB7C0A">
        <w:rPr>
          <w:i/>
          <w:iCs/>
          <w:lang w:val="en-GB"/>
        </w:rPr>
        <w:t>Journal of Personality and Social Psychology</w:t>
      </w:r>
      <w:r w:rsidRPr="00BB7C0A">
        <w:rPr>
          <w:lang w:val="en-GB"/>
        </w:rPr>
        <w:t xml:space="preserve">, </w:t>
      </w:r>
      <w:r w:rsidRPr="00BB7C0A">
        <w:rPr>
          <w:i/>
          <w:iCs/>
          <w:lang w:val="en-GB"/>
        </w:rPr>
        <w:t>39</w:t>
      </w:r>
      <w:r w:rsidRPr="00BB7C0A">
        <w:rPr>
          <w:lang w:val="en-GB"/>
        </w:rPr>
        <w:t>(6), 1161–1178. https://doi.org/10.1037/h0077714</w:t>
      </w:r>
    </w:p>
    <w:p w14:paraId="23C6771F" w14:textId="77777777" w:rsidR="00E82139" w:rsidRPr="00BB7C0A" w:rsidRDefault="00E82139" w:rsidP="00C55DEF">
      <w:pPr>
        <w:pStyle w:val="Bibliography"/>
        <w:spacing w:line="276" w:lineRule="auto"/>
        <w:rPr>
          <w:lang w:val="en-GB"/>
        </w:rPr>
      </w:pPr>
      <w:r w:rsidRPr="00E82139">
        <w:t xml:space="preserve">Trnka, R., Lačev, A., Balcar, K., Kuška, M., &amp; Tavel, P. (2016). </w:t>
      </w:r>
      <w:r w:rsidRPr="00BB7C0A">
        <w:rPr>
          <w:lang w:val="en-GB"/>
        </w:rPr>
        <w:t xml:space="preserve">Modeling Semantic Emotion Space Using a 3D Hypercube-Projection: An Innovative Analytical Approach for the Psychology of Emotions. </w:t>
      </w:r>
      <w:r w:rsidRPr="00BB7C0A">
        <w:rPr>
          <w:i/>
          <w:iCs/>
          <w:lang w:val="en-GB"/>
        </w:rPr>
        <w:t>Frontiers in Psychology</w:t>
      </w:r>
      <w:r w:rsidRPr="00BB7C0A">
        <w:rPr>
          <w:lang w:val="en-GB"/>
        </w:rPr>
        <w:t xml:space="preserve">, </w:t>
      </w:r>
      <w:r w:rsidRPr="00BB7C0A">
        <w:rPr>
          <w:i/>
          <w:iCs/>
          <w:lang w:val="en-GB"/>
        </w:rPr>
        <w:t>7</w:t>
      </w:r>
      <w:r w:rsidRPr="00BB7C0A">
        <w:rPr>
          <w:lang w:val="en-GB"/>
        </w:rPr>
        <w:t>. https://doi.org/10.3389/fpsyg.2016.00522</w:t>
      </w:r>
    </w:p>
    <w:p w14:paraId="0FD4B529" w14:textId="77777777" w:rsidR="00E82139" w:rsidRPr="00BB7C0A" w:rsidRDefault="00E82139" w:rsidP="00C55DEF">
      <w:pPr>
        <w:pStyle w:val="Bibliography"/>
        <w:spacing w:line="276" w:lineRule="auto"/>
        <w:rPr>
          <w:lang w:val="en-GB"/>
        </w:rPr>
      </w:pPr>
      <w:r w:rsidRPr="00BB7C0A">
        <w:rPr>
          <w:lang w:val="en-GB"/>
        </w:rPr>
        <w:t xml:space="preserve">Wang, J., Yu, L.-C., Lai, K. R., &amp; Zhang, X. (2016). Dimensional Sentiment Analysis Using a Regional CNN-LSTM Model. </w:t>
      </w:r>
      <w:r w:rsidRPr="00BB7C0A">
        <w:rPr>
          <w:i/>
          <w:iCs/>
          <w:lang w:val="en-GB"/>
        </w:rPr>
        <w:t>Proceedings of the 54th Annual Meeting of the Association for Computational Linguistics (Volume 2: Short Papers)</w:t>
      </w:r>
      <w:r w:rsidRPr="00BB7C0A">
        <w:rPr>
          <w:lang w:val="en-GB"/>
        </w:rPr>
        <w:t>, 225–230. https://doi.org/10.18653/v1/P16-2037</w:t>
      </w:r>
    </w:p>
    <w:p w14:paraId="6E3691A6" w14:textId="77777777" w:rsidR="00E82139" w:rsidRPr="00BB7C0A" w:rsidRDefault="00E82139" w:rsidP="00C55DEF">
      <w:pPr>
        <w:pStyle w:val="Bibliography"/>
        <w:spacing w:line="276" w:lineRule="auto"/>
        <w:rPr>
          <w:lang w:val="en-GB"/>
        </w:rPr>
      </w:pPr>
      <w:r w:rsidRPr="00BB7C0A">
        <w:rPr>
          <w:lang w:val="en-GB"/>
        </w:rPr>
        <w:t xml:space="preserve">Watson, D., &amp; Tellegen, A. (1985). Toward a Consensual Structure of Mood. </w:t>
      </w:r>
      <w:r w:rsidRPr="00BB7C0A">
        <w:rPr>
          <w:i/>
          <w:iCs/>
          <w:lang w:val="en-GB"/>
        </w:rPr>
        <w:t>Psychological Bulletin</w:t>
      </w:r>
      <w:r w:rsidRPr="00BB7C0A">
        <w:rPr>
          <w:lang w:val="en-GB"/>
        </w:rPr>
        <w:t xml:space="preserve">, </w:t>
      </w:r>
      <w:r w:rsidRPr="00BB7C0A">
        <w:rPr>
          <w:i/>
          <w:iCs/>
          <w:lang w:val="en-GB"/>
        </w:rPr>
        <w:t>98</w:t>
      </w:r>
      <w:r w:rsidRPr="00BB7C0A">
        <w:rPr>
          <w:lang w:val="en-GB"/>
        </w:rPr>
        <w:t>(2), 219–235. https://doi.org/10.1037/0033-2909.98.2.219</w:t>
      </w:r>
    </w:p>
    <w:p w14:paraId="3E7E9081" w14:textId="77777777" w:rsidR="00E82139" w:rsidRPr="00E82139" w:rsidRDefault="00E82139" w:rsidP="00C55DEF">
      <w:pPr>
        <w:pStyle w:val="Bibliography"/>
        <w:spacing w:line="276" w:lineRule="auto"/>
      </w:pPr>
      <w:r w:rsidRPr="00BB7C0A">
        <w:rPr>
          <w:lang w:val="en-GB"/>
        </w:rPr>
        <w:t xml:space="preserve">Weir, J. P. (2005). Quantifying test-retest reliability using the intraclass correlation coefficient and the SEM. </w:t>
      </w:r>
      <w:r w:rsidRPr="00E82139">
        <w:rPr>
          <w:i/>
          <w:iCs/>
        </w:rPr>
        <w:t>Journal of Strength and Conditioning Research</w:t>
      </w:r>
      <w:r w:rsidRPr="00E82139">
        <w:t xml:space="preserve">, </w:t>
      </w:r>
      <w:r w:rsidRPr="00E82139">
        <w:rPr>
          <w:i/>
          <w:iCs/>
        </w:rPr>
        <w:t>19</w:t>
      </w:r>
      <w:r w:rsidRPr="00E82139">
        <w:t>(1), 231–240. https://doi.org/10.1519/15184.1</w:t>
      </w:r>
    </w:p>
    <w:p w14:paraId="386CF768" w14:textId="187A80CE" w:rsidR="007B7CA8" w:rsidRPr="001E7B7E" w:rsidRDefault="00935E72" w:rsidP="00C55DEF">
      <w:pPr>
        <w:spacing w:line="276" w:lineRule="auto"/>
        <w:sectPr w:rsidR="007B7CA8" w:rsidRPr="001E7B7E" w:rsidSect="00E37FBE">
          <w:type w:val="continuous"/>
          <w:pgSz w:w="11906" w:h="16838"/>
          <w:pgMar w:top="1440" w:right="1440" w:bottom="1440" w:left="1440" w:header="708" w:footer="708" w:gutter="0"/>
          <w:cols w:space="708"/>
          <w:docGrid w:linePitch="360"/>
        </w:sectPr>
      </w:pPr>
      <w:r>
        <w:fldChar w:fldCharType="end"/>
      </w:r>
    </w:p>
    <w:p w14:paraId="1823EC39" w14:textId="238C9E1D" w:rsidR="00CE2974" w:rsidRDefault="00CE2974" w:rsidP="00C55DEF">
      <w:pPr>
        <w:spacing w:line="276" w:lineRule="auto"/>
      </w:pPr>
    </w:p>
    <w:sectPr w:rsidR="00CE2974" w:rsidSect="00E37FBE">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acob Thøgersen" w:date="2020-04-20T09:56:00Z" w:initials="JT">
    <w:p w14:paraId="2924758B" w14:textId="14511EAA" w:rsidR="00FA7A00" w:rsidRDefault="00FA7A00">
      <w:pPr>
        <w:pStyle w:val="CommentText"/>
      </w:pPr>
      <w:r>
        <w:rPr>
          <w:rStyle w:val="CommentReference"/>
        </w:rPr>
        <w:annotationRef/>
      </w:r>
      <w:r>
        <w:t>(Vi bruger ikke spalteopsætning, og det er lettere at overskue kommentarer hvis det ikke står I spalter, så jeg har fjernet spalterne. Lad i det hele taget være med at gøre noget ved typografi. Jo simplere tekst-layout des bedre. Vi kommer alligevel til at sætte det om, så al formatering som I indfører, skal vi fjerne igen).</w:t>
      </w:r>
    </w:p>
  </w:comment>
  <w:comment w:id="4" w:author="Jacob Thøgersen" w:date="2020-04-20T09:50:00Z" w:initials="JT">
    <w:p w14:paraId="46C0C9FB" w14:textId="215B84A9" w:rsidR="00FA7A00" w:rsidRPr="00BB7C0A" w:rsidRDefault="00FA7A00">
      <w:pPr>
        <w:pStyle w:val="CommentText"/>
        <w:rPr>
          <w:lang w:val="en-GB"/>
        </w:rPr>
      </w:pPr>
      <w:r>
        <w:rPr>
          <w:rStyle w:val="CommentReference"/>
        </w:rPr>
        <w:annotationRef/>
      </w:r>
      <w:r>
        <w:t xml:space="preserve">Jeg </w:t>
      </w:r>
      <w:r>
        <w:t xml:space="preserve">synes I skal starte med en sætning der forklarer hvad SA er. Forestil jer en læser der aldrig har hørt om det før. </w:t>
      </w:r>
      <w:proofErr w:type="spellStart"/>
      <w:r w:rsidRPr="00BB7C0A">
        <w:rPr>
          <w:lang w:val="en-GB"/>
        </w:rPr>
        <w:t>Måske</w:t>
      </w:r>
      <w:proofErr w:type="spellEnd"/>
      <w:r w:rsidRPr="00BB7C0A">
        <w:rPr>
          <w:lang w:val="en-GB"/>
        </w:rPr>
        <w:t xml:space="preserve"> </w:t>
      </w:r>
      <w:proofErr w:type="spellStart"/>
      <w:r w:rsidRPr="00BB7C0A">
        <w:rPr>
          <w:lang w:val="en-GB"/>
        </w:rPr>
        <w:t>nogt</w:t>
      </w:r>
      <w:proofErr w:type="spellEnd"/>
      <w:r w:rsidRPr="00BB7C0A">
        <w:rPr>
          <w:lang w:val="en-GB"/>
        </w:rPr>
        <w:t xml:space="preserve"> a la: “Within the field of sentiment analysis, researchers and developers attempt to… In this paper we add to this work by reporting on…”</w:t>
      </w:r>
    </w:p>
  </w:comment>
  <w:comment w:id="7" w:author="Jacob Thøgersen" w:date="2020-04-20T09:49:00Z" w:initials="JT">
    <w:p w14:paraId="210DFBD0" w14:textId="55D29EDB" w:rsidR="00FA7A00" w:rsidRPr="00BB7C0A" w:rsidRDefault="00FA7A00">
      <w:pPr>
        <w:pStyle w:val="CommentText"/>
        <w:rPr>
          <w:lang w:val="en-GB"/>
        </w:rPr>
      </w:pPr>
      <w:r>
        <w:rPr>
          <w:rStyle w:val="CommentReference"/>
        </w:rPr>
        <w:annotationRef/>
      </w:r>
      <w:r w:rsidRPr="00BB7C0A">
        <w:rPr>
          <w:lang w:val="en-GB"/>
        </w:rPr>
        <w:t xml:space="preserve">Reference </w:t>
      </w:r>
      <w:proofErr w:type="spellStart"/>
      <w:r w:rsidRPr="00BB7C0A">
        <w:rPr>
          <w:lang w:val="en-GB"/>
        </w:rPr>
        <w:t>til</w:t>
      </w:r>
      <w:proofErr w:type="spellEnd"/>
      <w:r w:rsidRPr="00BB7C0A">
        <w:rPr>
          <w:lang w:val="en-GB"/>
        </w:rPr>
        <w:t xml:space="preserve"> den </w:t>
      </w:r>
      <w:proofErr w:type="spellStart"/>
      <w:r w:rsidRPr="00BB7C0A">
        <w:rPr>
          <w:lang w:val="en-GB"/>
        </w:rPr>
        <w:t>og</w:t>
      </w:r>
      <w:proofErr w:type="spellEnd"/>
      <w:r w:rsidRPr="00BB7C0A">
        <w:rPr>
          <w:lang w:val="en-GB"/>
        </w:rPr>
        <w:t xml:space="preserve"> </w:t>
      </w:r>
      <w:proofErr w:type="spellStart"/>
      <w:r w:rsidRPr="00BB7C0A">
        <w:rPr>
          <w:lang w:val="en-GB"/>
        </w:rPr>
        <w:t>gerne</w:t>
      </w:r>
      <w:proofErr w:type="spellEnd"/>
      <w:r w:rsidRPr="00BB7C0A">
        <w:rPr>
          <w:lang w:val="en-GB"/>
        </w:rPr>
        <w:t xml:space="preserve"> </w:t>
      </w:r>
      <w:proofErr w:type="spellStart"/>
      <w:r w:rsidRPr="00BB7C0A">
        <w:rPr>
          <w:lang w:val="en-GB"/>
        </w:rPr>
        <w:t>en</w:t>
      </w:r>
      <w:proofErr w:type="spellEnd"/>
      <w:r w:rsidRPr="00BB7C0A">
        <w:rPr>
          <w:lang w:val="en-GB"/>
        </w:rPr>
        <w:t xml:space="preserve"> </w:t>
      </w:r>
      <w:proofErr w:type="spellStart"/>
      <w:r w:rsidRPr="00BB7C0A">
        <w:rPr>
          <w:lang w:val="en-GB"/>
        </w:rPr>
        <w:t>kort</w:t>
      </w:r>
      <w:proofErr w:type="spellEnd"/>
      <w:r w:rsidRPr="00BB7C0A">
        <w:rPr>
          <w:lang w:val="en-GB"/>
        </w:rPr>
        <w:t xml:space="preserve"> </w:t>
      </w:r>
      <w:proofErr w:type="spellStart"/>
      <w:r w:rsidRPr="00BB7C0A">
        <w:rPr>
          <w:lang w:val="en-GB"/>
        </w:rPr>
        <w:t>beskrivelse</w:t>
      </w:r>
      <w:proofErr w:type="spellEnd"/>
      <w:r w:rsidRPr="00BB7C0A">
        <w:rPr>
          <w:lang w:val="en-GB"/>
        </w:rPr>
        <w:t xml:space="preserve"> </w:t>
      </w:r>
      <w:proofErr w:type="spellStart"/>
      <w:r w:rsidRPr="00BB7C0A">
        <w:rPr>
          <w:lang w:val="en-GB"/>
        </w:rPr>
        <w:t>af</w:t>
      </w:r>
      <w:proofErr w:type="spellEnd"/>
      <w:r w:rsidRPr="00BB7C0A">
        <w:rPr>
          <w:lang w:val="en-GB"/>
        </w:rPr>
        <w:t xml:space="preserve"> den: “…SENTIDA which was developed to…/…which has proven successful in… but less so when…” </w:t>
      </w:r>
      <w:proofErr w:type="spellStart"/>
      <w:r w:rsidRPr="00BB7C0A">
        <w:rPr>
          <w:lang w:val="en-GB"/>
        </w:rPr>
        <w:t>eller</w:t>
      </w:r>
      <w:proofErr w:type="spellEnd"/>
      <w:r w:rsidRPr="00BB7C0A">
        <w:rPr>
          <w:lang w:val="en-GB"/>
        </w:rPr>
        <w:t xml:space="preserve"> </w:t>
      </w:r>
      <w:proofErr w:type="spellStart"/>
      <w:r w:rsidRPr="00BB7C0A">
        <w:rPr>
          <w:lang w:val="en-GB"/>
        </w:rPr>
        <w:t>sådan</w:t>
      </w:r>
      <w:proofErr w:type="spellEnd"/>
      <w:r w:rsidRPr="00BB7C0A">
        <w:rPr>
          <w:lang w:val="en-GB"/>
        </w:rPr>
        <w:t xml:space="preserve"> </w:t>
      </w:r>
      <w:proofErr w:type="spellStart"/>
      <w:r w:rsidRPr="00BB7C0A">
        <w:rPr>
          <w:lang w:val="en-GB"/>
        </w:rPr>
        <w:t>noget</w:t>
      </w:r>
      <w:proofErr w:type="spellEnd"/>
      <w:r w:rsidRPr="00BB7C0A">
        <w:rPr>
          <w:lang w:val="en-GB"/>
        </w:rPr>
        <w:t>.</w:t>
      </w:r>
    </w:p>
  </w:comment>
  <w:comment w:id="8" w:author="Jacob Thøgersen" w:date="2020-04-20T09:53:00Z" w:initials="JT">
    <w:p w14:paraId="3A013E78" w14:textId="362E3F2D" w:rsidR="00FA7A00" w:rsidRDefault="00FA7A00">
      <w:pPr>
        <w:pStyle w:val="CommentText"/>
      </w:pPr>
      <w:r>
        <w:rPr>
          <w:rStyle w:val="CommentReference"/>
        </w:rPr>
        <w:annotationRef/>
      </w:r>
      <w:r>
        <w:t xml:space="preserve">Jeg kan sagtens acceptere hvad I gør, men hvis det var mig, ville jeg starte med at skrive lidt om det nye ved SentidaV2 inden jeg beskrev sammenligningen med SENTIDA. Husk på at jeres læsere primært er interesseret I sprog, så de vil gerne vide hvad der er sprogligt relevant. </w:t>
      </w:r>
      <w:proofErr w:type="spellStart"/>
      <w:r w:rsidRPr="00BB7C0A">
        <w:rPr>
          <w:lang w:val="en-GB"/>
        </w:rPr>
        <w:t>Måske</w:t>
      </w:r>
      <w:proofErr w:type="spellEnd"/>
      <w:r w:rsidRPr="00BB7C0A">
        <w:rPr>
          <w:lang w:val="en-GB"/>
        </w:rPr>
        <w:t xml:space="preserve">: “In SentidaV2 we incorporate knowledge about…” </w:t>
      </w:r>
      <w:proofErr w:type="spellStart"/>
      <w:r w:rsidRPr="00BB7C0A">
        <w:rPr>
          <w:lang w:val="en-GB"/>
        </w:rPr>
        <w:t>eller</w:t>
      </w:r>
      <w:proofErr w:type="spellEnd"/>
      <w:r w:rsidRPr="00BB7C0A">
        <w:rPr>
          <w:lang w:val="en-GB"/>
        </w:rPr>
        <w:t xml:space="preserve"> “the innovation in SentidaV2 is…” </w:t>
      </w:r>
      <w:proofErr w:type="spellStart"/>
      <w:r w:rsidRPr="00BB7C0A">
        <w:rPr>
          <w:lang w:val="en-GB"/>
        </w:rPr>
        <w:t>eller</w:t>
      </w:r>
      <w:proofErr w:type="spellEnd"/>
      <w:r w:rsidRPr="00BB7C0A">
        <w:rPr>
          <w:lang w:val="en-GB"/>
        </w:rPr>
        <w:t xml:space="preserve"> “the original SENTIDA was insensitive to…”. </w:t>
      </w:r>
      <w:r>
        <w:t>SÅ kan I gå til forbedringen.</w:t>
      </w:r>
    </w:p>
  </w:comment>
  <w:comment w:id="14" w:author="Jacob Thøgersen" w:date="2020-04-20T09:58:00Z" w:initials="JT">
    <w:p w14:paraId="227BDF48" w14:textId="3AAB0FB3" w:rsidR="00FA7A00" w:rsidRPr="00BB7C0A" w:rsidRDefault="00FA7A00">
      <w:pPr>
        <w:pStyle w:val="CommentText"/>
        <w:rPr>
          <w:lang w:val="en-GB"/>
        </w:rPr>
      </w:pPr>
      <w:r>
        <w:rPr>
          <w:rStyle w:val="CommentReference"/>
        </w:rPr>
        <w:annotationRef/>
      </w:r>
      <w:r>
        <w:t xml:space="preserve">Igen vil jeg gerne vide noget om </w:t>
      </w:r>
      <w:r>
        <w:rPr>
          <w:i/>
        </w:rPr>
        <w:t>hvad</w:t>
      </w:r>
      <w:r>
        <w:t xml:space="preserve"> I har gjort, og ikke bare at det I har gjort er bedre. </w:t>
      </w:r>
      <w:r w:rsidRPr="00BB7C0A">
        <w:rPr>
          <w:lang w:val="en-GB"/>
        </w:rPr>
        <w:t xml:space="preserve">“The novelty in EMMA is the inclusion of…” </w:t>
      </w:r>
      <w:proofErr w:type="spellStart"/>
      <w:r w:rsidRPr="00BB7C0A">
        <w:rPr>
          <w:lang w:val="en-GB"/>
        </w:rPr>
        <w:t>eller</w:t>
      </w:r>
      <w:proofErr w:type="spellEnd"/>
      <w:r w:rsidRPr="00BB7C0A">
        <w:rPr>
          <w:lang w:val="en-GB"/>
        </w:rPr>
        <w:t xml:space="preserve"> </w:t>
      </w:r>
      <w:proofErr w:type="spellStart"/>
      <w:r w:rsidRPr="00BB7C0A">
        <w:rPr>
          <w:lang w:val="en-GB"/>
        </w:rPr>
        <w:t>sådan</w:t>
      </w:r>
      <w:proofErr w:type="spellEnd"/>
      <w:r w:rsidRPr="00BB7C0A">
        <w:rPr>
          <w:lang w:val="en-GB"/>
        </w:rPr>
        <w:t xml:space="preserve"> </w:t>
      </w:r>
      <w:proofErr w:type="spellStart"/>
      <w:r w:rsidRPr="00BB7C0A">
        <w:rPr>
          <w:lang w:val="en-GB"/>
        </w:rPr>
        <w:t>noget</w:t>
      </w:r>
      <w:proofErr w:type="spellEnd"/>
      <w:r w:rsidRPr="00BB7C0A">
        <w:rPr>
          <w:lang w:val="en-GB"/>
        </w:rPr>
        <w:t>.</w:t>
      </w:r>
    </w:p>
  </w:comment>
  <w:comment w:id="18" w:author="Jacob Thøgersen" w:date="2020-04-20T09:59:00Z" w:initials="JT">
    <w:p w14:paraId="585953C6" w14:textId="4D0ED35C" w:rsidR="00FA7A00" w:rsidRDefault="00FA7A00">
      <w:pPr>
        <w:pStyle w:val="CommentText"/>
      </w:pPr>
      <w:r>
        <w:rPr>
          <w:rStyle w:val="CommentReference"/>
        </w:rPr>
        <w:annotationRef/>
      </w:r>
      <w:r>
        <w:t>Hvilket tool?</w:t>
      </w:r>
    </w:p>
  </w:comment>
  <w:comment w:id="23" w:author="Jacob Thøgersen" w:date="2020-04-20T10:02:00Z" w:initials="JT">
    <w:p w14:paraId="241BAAE5" w14:textId="03103C70" w:rsidR="00FA7A00" w:rsidRDefault="00FA7A00">
      <w:pPr>
        <w:pStyle w:val="CommentText"/>
      </w:pPr>
      <w:r>
        <w:rPr>
          <w:rStyle w:val="CommentReference"/>
        </w:rPr>
        <w:annotationRef/>
      </w:r>
      <w:r>
        <w:t xml:space="preserve">Det </w:t>
      </w:r>
      <w:r>
        <w:t xml:space="preserve">er en detalje, men der er en non-sequitur her: I siger at vi har brug for ”tools” for at skabe mening i data, men det er ikke nødvendigvis ”computational” tools før i sidste linje. </w:t>
      </w:r>
      <w:r w:rsidRPr="00BB7C0A">
        <w:rPr>
          <w:lang w:val="en-GB"/>
        </w:rPr>
        <w:t xml:space="preserve">I </w:t>
      </w:r>
      <w:proofErr w:type="spellStart"/>
      <w:r w:rsidRPr="00BB7C0A">
        <w:rPr>
          <w:lang w:val="en-GB"/>
        </w:rPr>
        <w:t>kunne</w:t>
      </w:r>
      <w:proofErr w:type="spellEnd"/>
      <w:r w:rsidRPr="00BB7C0A">
        <w:rPr>
          <w:lang w:val="en-GB"/>
        </w:rPr>
        <w:t xml:space="preserve"> </w:t>
      </w:r>
      <w:proofErr w:type="spellStart"/>
      <w:r w:rsidRPr="00BB7C0A">
        <w:rPr>
          <w:lang w:val="en-GB"/>
        </w:rPr>
        <w:t>overveje</w:t>
      </w:r>
      <w:proofErr w:type="spellEnd"/>
      <w:proofErr w:type="gramStart"/>
      <w:r w:rsidRPr="00BB7C0A">
        <w:rPr>
          <w:lang w:val="en-GB"/>
        </w:rPr>
        <w:t>: ”</w:t>
      </w:r>
      <w:proofErr w:type="gramEnd"/>
      <w:r w:rsidRPr="00BB7C0A">
        <w:rPr>
          <w:lang w:val="en-GB"/>
        </w:rPr>
        <w:t xml:space="preserve">… digital age, we need new tools for analysing this information. *Computers have proven remarkably efficient in processing data and discovering patterns. </w:t>
      </w:r>
      <w:r>
        <w:t>A problem, however, is that* a considerable part…”</w:t>
      </w:r>
    </w:p>
  </w:comment>
  <w:comment w:id="27" w:author="Jacob Thøgersen" w:date="2020-04-20T10:05:00Z" w:initials="JT">
    <w:p w14:paraId="23D8E6F5" w14:textId="59AD69A7" w:rsidR="00FA7A00" w:rsidRPr="00BB7C0A" w:rsidRDefault="00FA7A00">
      <w:pPr>
        <w:pStyle w:val="CommentText"/>
        <w:rPr>
          <w:lang w:val="en-GB"/>
        </w:rPr>
      </w:pPr>
      <w:r>
        <w:rPr>
          <w:rStyle w:val="CommentReference"/>
        </w:rPr>
        <w:annotationRef/>
      </w:r>
      <w:r>
        <w:rPr>
          <w:rStyle w:val="CommentReference"/>
        </w:rPr>
        <w:t xml:space="preserve">”Sentiment” </w:t>
      </w:r>
      <w:r>
        <w:rPr>
          <w:rStyle w:val="CommentReference"/>
        </w:rPr>
        <w:t xml:space="preserve">kræver en forklaring som først kommer i næste afsnit. </w:t>
      </w:r>
      <w:r w:rsidRPr="00BB7C0A">
        <w:rPr>
          <w:rStyle w:val="CommentReference"/>
          <w:lang w:val="en-GB"/>
        </w:rPr>
        <w:t xml:space="preserve">Kan I </w:t>
      </w:r>
      <w:proofErr w:type="spellStart"/>
      <w:r w:rsidRPr="00BB7C0A">
        <w:rPr>
          <w:rStyle w:val="CommentReference"/>
          <w:lang w:val="en-GB"/>
        </w:rPr>
        <w:t>bruge</w:t>
      </w:r>
      <w:proofErr w:type="spellEnd"/>
      <w:r w:rsidRPr="00BB7C0A">
        <w:rPr>
          <w:rStyle w:val="CommentReference"/>
          <w:lang w:val="en-GB"/>
        </w:rPr>
        <w:t xml:space="preserve"> give </w:t>
      </w:r>
      <w:proofErr w:type="spellStart"/>
      <w:r w:rsidRPr="00BB7C0A">
        <w:rPr>
          <w:rStyle w:val="CommentReference"/>
          <w:lang w:val="en-GB"/>
        </w:rPr>
        <w:t>en</w:t>
      </w:r>
      <w:proofErr w:type="spellEnd"/>
      <w:r w:rsidRPr="00BB7C0A">
        <w:rPr>
          <w:rStyle w:val="CommentReference"/>
          <w:lang w:val="en-GB"/>
        </w:rPr>
        <w:t xml:space="preserve"> ’</w:t>
      </w:r>
      <w:proofErr w:type="spellStart"/>
      <w:r w:rsidRPr="00BB7C0A">
        <w:rPr>
          <w:rStyle w:val="CommentReference"/>
          <w:lang w:val="en-GB"/>
        </w:rPr>
        <w:t>uformel</w:t>
      </w:r>
      <w:proofErr w:type="spellEnd"/>
      <w:r w:rsidRPr="00BB7C0A">
        <w:rPr>
          <w:rStyle w:val="CommentReference"/>
          <w:lang w:val="en-GB"/>
        </w:rPr>
        <w:t>’ definition</w:t>
      </w:r>
      <w:proofErr w:type="gramStart"/>
      <w:r w:rsidRPr="00BB7C0A">
        <w:rPr>
          <w:rStyle w:val="CommentReference"/>
          <w:lang w:val="en-GB"/>
        </w:rPr>
        <w:t>: ”to</w:t>
      </w:r>
      <w:proofErr w:type="gramEnd"/>
      <w:r w:rsidRPr="00BB7C0A">
        <w:rPr>
          <w:rStyle w:val="CommentReference"/>
          <w:lang w:val="en-GB"/>
        </w:rPr>
        <w:t xml:space="preserve"> assess the sentiment, e.g. whether a text is positive or negative towards the topic it describes” </w:t>
      </w:r>
      <w:proofErr w:type="spellStart"/>
      <w:r w:rsidRPr="00BB7C0A">
        <w:rPr>
          <w:rStyle w:val="CommentReference"/>
          <w:lang w:val="en-GB"/>
        </w:rPr>
        <w:t>eller</w:t>
      </w:r>
      <w:proofErr w:type="spellEnd"/>
      <w:r w:rsidRPr="00BB7C0A">
        <w:rPr>
          <w:rStyle w:val="CommentReference"/>
          <w:lang w:val="en-GB"/>
        </w:rPr>
        <w:t xml:space="preserve"> </w:t>
      </w:r>
      <w:proofErr w:type="spellStart"/>
      <w:r w:rsidRPr="00BB7C0A">
        <w:rPr>
          <w:rStyle w:val="CommentReference"/>
          <w:lang w:val="en-GB"/>
        </w:rPr>
        <w:t>sådan</w:t>
      </w:r>
      <w:proofErr w:type="spellEnd"/>
      <w:r w:rsidRPr="00BB7C0A">
        <w:rPr>
          <w:rStyle w:val="CommentReference"/>
          <w:lang w:val="en-GB"/>
        </w:rPr>
        <w:t xml:space="preserve"> </w:t>
      </w:r>
      <w:proofErr w:type="spellStart"/>
      <w:r w:rsidRPr="00BB7C0A">
        <w:rPr>
          <w:rStyle w:val="CommentReference"/>
          <w:lang w:val="en-GB"/>
        </w:rPr>
        <w:t>noget</w:t>
      </w:r>
      <w:proofErr w:type="spellEnd"/>
      <w:r w:rsidRPr="00BB7C0A">
        <w:rPr>
          <w:rStyle w:val="CommentReference"/>
          <w:lang w:val="en-GB"/>
        </w:rPr>
        <w:t>?</w:t>
      </w:r>
    </w:p>
  </w:comment>
  <w:comment w:id="37" w:author="Jacob Thøgersen" w:date="2020-04-20T10:10:00Z" w:initials="JT">
    <w:p w14:paraId="4BCFFF21" w14:textId="6CAF69AF" w:rsidR="00FA7A00" w:rsidRDefault="00FA7A00">
      <w:pPr>
        <w:pStyle w:val="CommentText"/>
      </w:pPr>
      <w:r>
        <w:rPr>
          <w:rStyle w:val="CommentReference"/>
        </w:rPr>
        <w:annotationRef/>
      </w:r>
      <w:r>
        <w:t>Jeg kan ikke se at ”experience” er relevant. Det er kun ”express in (written) language” som kan undersøges med SA. Slet det for at gøre teksten mere to-the-point</w:t>
      </w:r>
    </w:p>
  </w:comment>
  <w:comment w:id="41" w:author="Jacob Thøgersen" w:date="2020-04-20T10:11:00Z" w:initials="JT">
    <w:p w14:paraId="27119987" w14:textId="2F75A050" w:rsidR="00FA7A00" w:rsidRDefault="00FA7A00">
      <w:pPr>
        <w:pStyle w:val="CommentText"/>
      </w:pPr>
      <w:r>
        <w:rPr>
          <w:rStyle w:val="CommentReference"/>
        </w:rPr>
        <w:annotationRef/>
      </w:r>
      <w:r>
        <w:t xml:space="preserve">Det </w:t>
      </w:r>
      <w:r>
        <w:t>har I ikke defineret endnu, så skriv det mere ”hverdagsagtigt”, måske? ”The degree to which the SA’s results match native readers’ interpretation of the sentiment of the text” eller sådan noget?</w:t>
      </w:r>
    </w:p>
  </w:comment>
  <w:comment w:id="44" w:author="Jacob Thøgersen" w:date="2020-04-20T10:13:00Z" w:initials="JT">
    <w:p w14:paraId="309197D4" w14:textId="2C593CF2" w:rsidR="00FA7A00" w:rsidRDefault="00FA7A00">
      <w:pPr>
        <w:pStyle w:val="CommentText"/>
      </w:pPr>
      <w:r>
        <w:rPr>
          <w:rStyle w:val="CommentReference"/>
        </w:rPr>
        <w:annotationRef/>
      </w:r>
      <w:r>
        <w:t xml:space="preserve">Husk </w:t>
      </w:r>
      <w:r>
        <w:t>at SENTIDA ikke er ”defined in this scope”. Teksten skal kunne læses uden at man har læst abstractet, så I skal lige genintroducere SENTIDA.</w:t>
      </w:r>
    </w:p>
  </w:comment>
  <w:comment w:id="39" w:author="Jacob Thøgersen" w:date="2020-04-20T10:17:00Z" w:initials="JT">
    <w:p w14:paraId="71FC36FF" w14:textId="093A11AF" w:rsidR="00FA7A00" w:rsidRDefault="00FA7A00">
      <w:pPr>
        <w:pStyle w:val="CommentText"/>
      </w:pPr>
      <w:r>
        <w:rPr>
          <w:rStyle w:val="CommentReference"/>
        </w:rPr>
        <w:annotationRef/>
      </w:r>
      <w:r>
        <w:t xml:space="preserve">Jeg </w:t>
      </w:r>
      <w:r>
        <w:t>håber jeg rammer det I mente. Sætningen skal deles op.</w:t>
      </w:r>
    </w:p>
  </w:comment>
  <w:comment w:id="55" w:author="Jacob Thøgersen" w:date="2020-04-20T10:50:00Z" w:initials="JT">
    <w:p w14:paraId="1E817AA6" w14:textId="6A78EF79" w:rsidR="00FA7A00" w:rsidRDefault="00FA7A00">
      <w:pPr>
        <w:pStyle w:val="CommentText"/>
      </w:pPr>
      <w:r>
        <w:rPr>
          <w:rStyle w:val="CommentReference"/>
        </w:rPr>
        <w:annotationRef/>
      </w:r>
      <w:r>
        <w:t xml:space="preserve">Afsnittet </w:t>
      </w:r>
      <w:r>
        <w:t>præsenterer nogle rigtig spændende tanker som bør interessere studerende som er interesseret i sprog. Men I skal bruge mere plads på at forklare begreber og antagelser sådan at folk kan følge med.</w:t>
      </w:r>
    </w:p>
    <w:p w14:paraId="3C87D949" w14:textId="735593B5" w:rsidR="00FA7A00" w:rsidRDefault="00FA7A00">
      <w:pPr>
        <w:pStyle w:val="CommentText"/>
      </w:pPr>
      <w:r>
        <w:t>Det er helt sikkert fint skrevet til en konference for eksperter, men de fleste af jeres læsere har aldrig hørt om datalingvistisk og SA før, og de skal også kunne læse jeres artikel.</w:t>
      </w:r>
    </w:p>
    <w:p w14:paraId="35107CFE" w14:textId="067D9642" w:rsidR="00FA7A00" w:rsidRDefault="00FA7A00">
      <w:pPr>
        <w:pStyle w:val="CommentText"/>
      </w:pPr>
      <w:r>
        <w:t>Jeg synes I skal rykke kritikkerne fra afsnit 4.2 herop, så bliver det lettere at illustrere forskellene på de forskellige modeller.</w:t>
      </w:r>
    </w:p>
  </w:comment>
  <w:comment w:id="56" w:author="Jacob Thøgersen" w:date="2020-04-20T10:19:00Z" w:initials="JT">
    <w:p w14:paraId="5E59AC90" w14:textId="2B7CB149" w:rsidR="00FA7A00" w:rsidRDefault="00FA7A00">
      <w:pPr>
        <w:pStyle w:val="CommentText"/>
      </w:pPr>
      <w:r>
        <w:rPr>
          <w:rStyle w:val="CommentReference"/>
        </w:rPr>
        <w:annotationRef/>
      </w:r>
      <w:r>
        <w:t xml:space="preserve">Er </w:t>
      </w:r>
      <w:r>
        <w:t xml:space="preserve">I sikre på at I ikke mener ”applied </w:t>
      </w:r>
      <w:r w:rsidRPr="00E97559">
        <w:rPr>
          <w:u w:val="single"/>
        </w:rPr>
        <w:t>computational</w:t>
      </w:r>
      <w:r>
        <w:t xml:space="preserve"> linguistics” eller sådan noget?</w:t>
      </w:r>
    </w:p>
  </w:comment>
  <w:comment w:id="57" w:author="Jacob Thøgersen" w:date="2020-04-20T10:20:00Z" w:initials="JT">
    <w:p w14:paraId="0C8EBDAE" w14:textId="07EF1493" w:rsidR="00FA7A00" w:rsidRPr="00BB7C0A" w:rsidRDefault="00FA7A00">
      <w:pPr>
        <w:pStyle w:val="CommentText"/>
        <w:rPr>
          <w:lang w:val="en-GB"/>
        </w:rPr>
      </w:pPr>
      <w:r>
        <w:rPr>
          <w:rStyle w:val="CommentReference"/>
        </w:rPr>
        <w:annotationRef/>
      </w:r>
      <w:r>
        <w:t xml:space="preserve">Hm, </w:t>
      </w:r>
      <w:r>
        <w:t xml:space="preserve">vel ikke kun ”positivity”. </w:t>
      </w:r>
      <w:proofErr w:type="spellStart"/>
      <w:r w:rsidRPr="00BB7C0A">
        <w:rPr>
          <w:lang w:val="en-GB"/>
        </w:rPr>
        <w:t>Hvad</w:t>
      </w:r>
      <w:proofErr w:type="spellEnd"/>
      <w:r w:rsidRPr="00BB7C0A">
        <w:rPr>
          <w:lang w:val="en-GB"/>
        </w:rPr>
        <w:t xml:space="preserve"> </w:t>
      </w:r>
      <w:proofErr w:type="gramStart"/>
      <w:r w:rsidRPr="00BB7C0A">
        <w:rPr>
          <w:lang w:val="en-GB"/>
        </w:rPr>
        <w:t>med ”bias</w:t>
      </w:r>
      <w:proofErr w:type="gramEnd"/>
      <w:r w:rsidRPr="00BB7C0A">
        <w:rPr>
          <w:lang w:val="en-GB"/>
        </w:rPr>
        <w:t>”, ”emotionality”, ”attitude”, ”positivity and negativity”…?</w:t>
      </w:r>
    </w:p>
  </w:comment>
  <w:comment w:id="58" w:author="Jacob Thøgersen" w:date="2020-04-20T10:21:00Z" w:initials="JT">
    <w:p w14:paraId="0DB9E43C" w14:textId="0ABBC97A" w:rsidR="00FA7A00" w:rsidRDefault="00FA7A00">
      <w:pPr>
        <w:pStyle w:val="CommentText"/>
      </w:pPr>
      <w:r>
        <w:rPr>
          <w:rStyle w:val="CommentReference"/>
        </w:rPr>
        <w:annotationRef/>
      </w:r>
      <w:r>
        <w:t>Jeg synes I skal intoducere ”written”. Til gengæld er ”natural” ikke nødvendigt. Der er ingen læsere der vil tænke på sprog som andet end ”natural”. Der er ingen der arbejder med formelle sprog.</w:t>
      </w:r>
    </w:p>
  </w:comment>
  <w:comment w:id="59" w:author="Jacob Thøgersen" w:date="2020-04-20T10:22:00Z" w:initials="JT">
    <w:p w14:paraId="39ABB3ED" w14:textId="77777777" w:rsidR="00FA7A00" w:rsidRDefault="00FA7A00">
      <w:pPr>
        <w:pStyle w:val="CommentText"/>
      </w:pPr>
      <w:r>
        <w:rPr>
          <w:rStyle w:val="CommentReference"/>
        </w:rPr>
        <w:annotationRef/>
      </w:r>
      <w:r>
        <w:t xml:space="preserve">Hvad </w:t>
      </w:r>
      <w:r>
        <w:t xml:space="preserve">med at referere til </w:t>
      </w:r>
      <w:r w:rsidR="00D02190">
        <w:fldChar w:fldCharType="begin"/>
      </w:r>
      <w:r w:rsidR="00D02190">
        <w:instrText xml:space="preserve"> HYPERLINK "https://tidsskrift.dk/lwo/article/view/96014" </w:instrText>
      </w:r>
      <w:r w:rsidR="00D02190">
        <w:fldChar w:fldCharType="separate"/>
      </w:r>
      <w:r w:rsidRPr="00FE7629">
        <w:rPr>
          <w:rStyle w:val="Hyperlink"/>
        </w:rPr>
        <w:t>https://tidsskrift.dk/lwo/article/view/96014</w:t>
      </w:r>
      <w:r w:rsidR="00D02190">
        <w:rPr>
          <w:rStyle w:val="Hyperlink"/>
        </w:rPr>
        <w:fldChar w:fldCharType="end"/>
      </w:r>
      <w:r>
        <w:t xml:space="preserve"> for en use case? De bruger (som I sikkert ved) SA til at analysere politisk bias. Man kunne altså fx bruge SA for at vurdere en kildes politiske standpunkt, validitet osv. (Det er igen det hed med at hook’e dem som ikke forstår datalingvistik og få dem til at se at det er interessant for dem også).</w:t>
      </w:r>
    </w:p>
    <w:p w14:paraId="1AC7D05E" w14:textId="77777777" w:rsidR="00FA7A00" w:rsidRDefault="00FA7A00">
      <w:pPr>
        <w:pStyle w:val="CommentText"/>
      </w:pPr>
    </w:p>
    <w:p w14:paraId="7B4FDE7F" w14:textId="60D3A427" w:rsidR="00FA7A00" w:rsidRDefault="00FA7A00">
      <w:pPr>
        <w:pStyle w:val="CommentText"/>
      </w:pPr>
      <w:r>
        <w:t>Hvis I vil bruge et eksempel, kunne I så bruge et der er mere entydigt positivt/negativt: ”min ferie var fantastisk” eller ”jeg har aldrig fået så dårlig betjening” eller sådan noget? I kunne fx bruge TrustPilot-eksempler når nu I nævner TrustPilot i afsnit 5.2?</w:t>
      </w:r>
    </w:p>
  </w:comment>
  <w:comment w:id="60" w:author="Jacob Thøgersen" w:date="2020-04-20T10:27:00Z" w:initials="JT">
    <w:p w14:paraId="1F4464B4" w14:textId="77777777" w:rsidR="00FA7A00" w:rsidRDefault="00FA7A00">
      <w:pPr>
        <w:pStyle w:val="CommentText"/>
      </w:pPr>
      <w:r>
        <w:rPr>
          <w:rStyle w:val="CommentReference"/>
        </w:rPr>
        <w:annotationRef/>
      </w:r>
      <w:r>
        <w:t xml:space="preserve">I </w:t>
      </w:r>
      <w:r>
        <w:t>har allerede brugt forkortelsen tidligere, så den skal være introduceret før.</w:t>
      </w:r>
    </w:p>
    <w:p w14:paraId="165C58F7" w14:textId="22D28118" w:rsidR="00FA7A00" w:rsidRDefault="00FA7A00">
      <w:pPr>
        <w:pStyle w:val="CommentText"/>
      </w:pPr>
      <w:r>
        <w:t>Og jeg ville bytte om på dette afsnit og det forrige. Det her er en god introduction, synes jeg.</w:t>
      </w:r>
    </w:p>
  </w:comment>
  <w:comment w:id="63" w:author="Jacob Thøgersen" w:date="2020-04-20T10:33:00Z" w:initials="JT">
    <w:p w14:paraId="39DAF357" w14:textId="3622DF54" w:rsidR="00FA7A00" w:rsidRPr="00BB7C0A" w:rsidRDefault="00FA7A00">
      <w:pPr>
        <w:pStyle w:val="CommentText"/>
        <w:rPr>
          <w:lang w:val="en-GB"/>
        </w:rPr>
      </w:pPr>
      <w:r>
        <w:rPr>
          <w:rStyle w:val="CommentReference"/>
        </w:rPr>
        <w:annotationRef/>
      </w:r>
      <w:r>
        <w:t xml:space="preserve">Der </w:t>
      </w:r>
      <w:r>
        <w:t xml:space="preserve">er noget uklart her. I siger ”unidimensional…” og i næste sætning ”only one or two dimension”; og jeg forstå ikke hvad ”these” i anden sætning. </w:t>
      </w:r>
      <w:proofErr w:type="spellStart"/>
      <w:r w:rsidRPr="00BB7C0A">
        <w:rPr>
          <w:lang w:val="en-GB"/>
        </w:rPr>
        <w:t>Er</w:t>
      </w:r>
      <w:proofErr w:type="spellEnd"/>
      <w:r w:rsidRPr="00BB7C0A">
        <w:rPr>
          <w:lang w:val="en-GB"/>
        </w:rPr>
        <w:t xml:space="preserve"> </w:t>
      </w:r>
      <w:proofErr w:type="gramStart"/>
      <w:r w:rsidRPr="00BB7C0A">
        <w:rPr>
          <w:lang w:val="en-GB"/>
        </w:rPr>
        <w:t>det ”</w:t>
      </w:r>
      <w:proofErr w:type="spellStart"/>
      <w:r w:rsidRPr="00BB7C0A">
        <w:rPr>
          <w:lang w:val="en-GB"/>
        </w:rPr>
        <w:t>BoW</w:t>
      </w:r>
      <w:proofErr w:type="spellEnd"/>
      <w:proofErr w:type="gramEnd"/>
      <w:r w:rsidRPr="00BB7C0A">
        <w:rPr>
          <w:lang w:val="en-GB"/>
        </w:rPr>
        <w:t xml:space="preserve"> approaches typically operate with only one of two…”?</w:t>
      </w:r>
    </w:p>
  </w:comment>
  <w:comment w:id="64" w:author="Jacob Thøgersen" w:date="2020-04-20T10:35:00Z" w:initials="JT">
    <w:p w14:paraId="4EF40223" w14:textId="695A5BF2" w:rsidR="00FA7A00" w:rsidRDefault="00FA7A00">
      <w:pPr>
        <w:pStyle w:val="CommentText"/>
      </w:pPr>
      <w:r>
        <w:rPr>
          <w:rStyle w:val="CommentReference"/>
        </w:rPr>
        <w:annotationRef/>
      </w:r>
      <w:r>
        <w:t xml:space="preserve">Alt det her skal forklares. Det virker spændende, men det vil være sort snak for 99 % af jeres læsere. (Og I skriver for at gøre læseren klogere, jo, ikke for at imponere en censor som allerede ved hvad I taler om </w:t>
      </w:r>
      <w:r>
        <w:sym w:font="Wingdings" w:char="F04A"/>
      </w:r>
      <w:r>
        <w:t>).</w:t>
      </w:r>
    </w:p>
  </w:comment>
  <w:comment w:id="62" w:author="Jacob Thøgersen" w:date="2020-04-20T10:32:00Z" w:initials="JT">
    <w:p w14:paraId="25F975AE" w14:textId="77777777" w:rsidR="00FA7A00" w:rsidRDefault="00FA7A00">
      <w:pPr>
        <w:pStyle w:val="CommentText"/>
      </w:pPr>
      <w:r>
        <w:rPr>
          <w:rStyle w:val="CommentReference"/>
        </w:rPr>
        <w:annotationRef/>
      </w:r>
      <w:r>
        <w:t>Ryk det her ned til afsnit 4.1. (I beder folk om at huske noget information – ”SENTIDA er BoW” som de endnu ikke har fået værktøjerne til at forstå.</w:t>
      </w:r>
    </w:p>
    <w:p w14:paraId="459C0D27" w14:textId="77777777" w:rsidR="00FA7A00" w:rsidRDefault="00FA7A00">
      <w:pPr>
        <w:pStyle w:val="CommentText"/>
      </w:pPr>
    </w:p>
    <w:p w14:paraId="4A027E10" w14:textId="222E3CA2" w:rsidR="00FA7A00" w:rsidRDefault="00FA7A00">
      <w:pPr>
        <w:pStyle w:val="CommentText"/>
      </w:pPr>
      <w:r>
        <w:t>Husk at definere/forklare ”circumplex model of affect”.</w:t>
      </w:r>
    </w:p>
  </w:comment>
  <w:comment w:id="67" w:author="Jacob Thøgersen" w:date="2020-04-20T10:45:00Z" w:initials="JT">
    <w:p w14:paraId="5A0BC890" w14:textId="23402589" w:rsidR="00FA7A00" w:rsidRDefault="00FA7A00">
      <w:pPr>
        <w:pStyle w:val="CommentText"/>
      </w:pPr>
      <w:r>
        <w:rPr>
          <w:rStyle w:val="CommentReference"/>
        </w:rPr>
        <w:annotationRef/>
      </w:r>
      <w:r>
        <w:t xml:space="preserve">Afsnit </w:t>
      </w:r>
      <w:r>
        <w:t>3.1, ikke?</w:t>
      </w:r>
    </w:p>
  </w:comment>
  <w:comment w:id="75" w:author="Jacob Thøgersen" w:date="2020-04-20T10:38:00Z" w:initials="JT">
    <w:p w14:paraId="1320DFFC" w14:textId="4F2B2196" w:rsidR="00FA7A00" w:rsidRDefault="00FA7A00">
      <w:pPr>
        <w:pStyle w:val="CommentText"/>
      </w:pPr>
      <w:r>
        <w:rPr>
          <w:rStyle w:val="CommentReference"/>
        </w:rPr>
        <w:annotationRef/>
      </w:r>
      <w:r>
        <w:t xml:space="preserve">Skal </w:t>
      </w:r>
      <w:r>
        <w:t>I tilføje noget med ”the main problem of the BoW approach is its insentitivity to context, e.g. negations” og så give et eksempel?</w:t>
      </w:r>
    </w:p>
    <w:p w14:paraId="44B4565A" w14:textId="77777777" w:rsidR="00FA7A00" w:rsidRDefault="00FA7A00">
      <w:pPr>
        <w:pStyle w:val="CommentText"/>
      </w:pPr>
    </w:p>
    <w:p w14:paraId="6A36FD20" w14:textId="0A7944ED" w:rsidR="00FA7A00" w:rsidRDefault="00FA7A00">
      <w:pPr>
        <w:pStyle w:val="CommentText"/>
      </w:pPr>
      <w:r>
        <w:t>Jeg forstår godt at det er trivielt for jer, men det er det ikke for jeres læser, og det giver en god anledning til at fortælle om den slags problemer som SA arbejder med.</w:t>
      </w:r>
    </w:p>
  </w:comment>
  <w:comment w:id="79" w:author="Jacob Thøgersen" w:date="2020-04-20T10:46:00Z" w:initials="JT">
    <w:p w14:paraId="5DF97641" w14:textId="779E6CC7" w:rsidR="00FA7A00" w:rsidRDefault="00FA7A00">
      <w:pPr>
        <w:pStyle w:val="CommentText"/>
      </w:pPr>
      <w:r>
        <w:rPr>
          <w:rStyle w:val="CommentReference"/>
        </w:rPr>
        <w:annotationRef/>
      </w:r>
      <w:r>
        <w:t xml:space="preserve">Afsnit </w:t>
      </w:r>
      <w:r>
        <w:t>3.2?</w:t>
      </w:r>
    </w:p>
  </w:comment>
  <w:comment w:id="80" w:author="Jacob Thøgersen" w:date="2020-04-20T10:40:00Z" w:initials="JT">
    <w:p w14:paraId="78A3BA96" w14:textId="77777777" w:rsidR="00FA7A00" w:rsidRDefault="00FA7A00">
      <w:pPr>
        <w:pStyle w:val="CommentText"/>
      </w:pPr>
      <w:r>
        <w:rPr>
          <w:rStyle w:val="CommentReference"/>
        </w:rPr>
        <w:annotationRef/>
      </w:r>
      <w:r>
        <w:t xml:space="preserve">Ryd </w:t>
      </w:r>
      <w:r>
        <w:t xml:space="preserve">lige op i sætningen, den er en tautologisk som den står: ”Contemporary NN models… represent the state-of-the-art of NN SA”. </w:t>
      </w:r>
    </w:p>
    <w:p w14:paraId="55A2764D" w14:textId="77777777" w:rsidR="00FA7A00" w:rsidRPr="00BB7C0A" w:rsidRDefault="00FA7A00">
      <w:pPr>
        <w:pStyle w:val="CommentText"/>
        <w:rPr>
          <w:lang w:val="en-GB"/>
        </w:rPr>
      </w:pPr>
      <w:proofErr w:type="spellStart"/>
      <w:proofErr w:type="gramStart"/>
      <w:r w:rsidRPr="00BB7C0A">
        <w:rPr>
          <w:lang w:val="en-GB"/>
        </w:rPr>
        <w:t>Måske</w:t>
      </w:r>
      <w:proofErr w:type="spellEnd"/>
      <w:r w:rsidRPr="00BB7C0A">
        <w:rPr>
          <w:lang w:val="en-GB"/>
        </w:rPr>
        <w:t xml:space="preserve"> ”Some</w:t>
      </w:r>
      <w:proofErr w:type="gramEnd"/>
      <w:r w:rsidRPr="00BB7C0A">
        <w:rPr>
          <w:lang w:val="en-GB"/>
        </w:rPr>
        <w:t xml:space="preserve"> more sophisticated SA models use an NN approach. Word2vec… represent some of the state-of-the-art NNs…”</w:t>
      </w:r>
    </w:p>
    <w:p w14:paraId="3DDB6058" w14:textId="77777777" w:rsidR="00FA7A00" w:rsidRPr="00BB7C0A" w:rsidRDefault="00FA7A00">
      <w:pPr>
        <w:pStyle w:val="CommentText"/>
        <w:rPr>
          <w:lang w:val="en-GB"/>
        </w:rPr>
      </w:pPr>
    </w:p>
    <w:p w14:paraId="24306550" w14:textId="57FC37CB" w:rsidR="00FA7A00" w:rsidRDefault="00FA7A00">
      <w:pPr>
        <w:pStyle w:val="CommentText"/>
      </w:pPr>
      <w:r>
        <w:t>Husk at pointen med at nævne NN-modeller er at introducere hvilken lingvistisk kontekst de bruger og hvordan. Forklar det! Og giv eksempler på hvordan de giver en mere troværdig fortolkning af en sætning som BoW ville fejlfortolke.</w:t>
      </w:r>
    </w:p>
  </w:comment>
  <w:comment w:id="81" w:author="Jacob Thøgersen" w:date="2020-04-20T10:44:00Z" w:initials="JT">
    <w:p w14:paraId="6936D18D" w14:textId="4527EB59" w:rsidR="00FA7A00" w:rsidRDefault="00FA7A00">
      <w:pPr>
        <w:pStyle w:val="CommentText"/>
      </w:pPr>
      <w:r>
        <w:rPr>
          <w:rStyle w:val="CommentReference"/>
        </w:rPr>
        <w:annotationRef/>
      </w:r>
      <w:r>
        <w:t xml:space="preserve">You </w:t>
      </w:r>
      <w:r>
        <w:t>know the drill: Forklar og giv eksempler</w:t>
      </w:r>
    </w:p>
  </w:comment>
  <w:comment w:id="82" w:author="Jacob Thøgersen" w:date="2020-04-20T10:45:00Z" w:initials="JT">
    <w:p w14:paraId="1F54216E" w14:textId="272FEDF1" w:rsidR="00FA7A00" w:rsidRDefault="00FA7A00">
      <w:pPr>
        <w:pStyle w:val="CommentText"/>
      </w:pPr>
      <w:r>
        <w:rPr>
          <w:rStyle w:val="CommentReference"/>
        </w:rPr>
        <w:annotationRef/>
      </w:r>
      <w:r>
        <w:t xml:space="preserve">Hvis </w:t>
      </w:r>
      <w:r>
        <w:t>I følger logikken fra afsnit 3, burde det her vel være afsnit 3.3?</w:t>
      </w:r>
    </w:p>
  </w:comment>
  <w:comment w:id="83" w:author="Jacob Thøgersen" w:date="2020-04-20T10:47:00Z" w:initials="JT">
    <w:p w14:paraId="267CB83C" w14:textId="30F029E0" w:rsidR="00FA7A00" w:rsidRDefault="00FA7A00" w:rsidP="0032604D">
      <w:pPr>
        <w:pStyle w:val="CommentText"/>
      </w:pPr>
      <w:r>
        <w:rPr>
          <w:rStyle w:val="CommentReference"/>
        </w:rPr>
        <w:annotationRef/>
      </w:r>
      <w:r>
        <w:t xml:space="preserve">Forklar </w:t>
      </w:r>
      <w:r>
        <w:t>”dimensional valence…”. Hvorfor er det bedre end 1-dimensionel? Hvorfor har man brug for flere dimensioner?</w:t>
      </w:r>
    </w:p>
    <w:p w14:paraId="1C1DAB89" w14:textId="77777777" w:rsidR="00FA7A00" w:rsidRDefault="00FA7A00" w:rsidP="0032604D">
      <w:pPr>
        <w:pStyle w:val="CommentText"/>
      </w:pPr>
    </w:p>
    <w:p w14:paraId="7602E222" w14:textId="232D4E32" w:rsidR="00FA7A00" w:rsidRDefault="00FA7A00" w:rsidP="0032604D">
      <w:pPr>
        <w:pStyle w:val="CommentText"/>
      </w:pPr>
      <w:r>
        <w:t>og forklar hvordan det virker. Det her er black box – også for sådan en som mig.</w:t>
      </w:r>
    </w:p>
  </w:comment>
  <w:comment w:id="88" w:author="Jacob Thøgersen" w:date="2020-04-20T10:53:00Z" w:initials="JT">
    <w:p w14:paraId="6295F674" w14:textId="3918A0DB" w:rsidR="00FA7A00" w:rsidRDefault="00FA7A00">
      <w:pPr>
        <w:pStyle w:val="CommentText"/>
      </w:pPr>
      <w:r>
        <w:rPr>
          <w:rStyle w:val="CommentReference"/>
        </w:rPr>
        <w:annotationRef/>
      </w:r>
      <w:r>
        <w:t xml:space="preserve">I </w:t>
      </w:r>
      <w:r>
        <w:t>kunne overveje at fortælle noget om hvorfor jeg som læser skulle interessere mig for sentiment i tweets. Hvorfor vil vi gerne kunne det? (Hvordan ville I forklare det for onkel Poul?)</w:t>
      </w:r>
    </w:p>
  </w:comment>
  <w:comment w:id="89" w:author="Jacob Thøgersen" w:date="2020-04-20T10:55:00Z" w:initials="JT">
    <w:p w14:paraId="4D13BBCA" w14:textId="6B95EFCB" w:rsidR="00FA7A00" w:rsidRDefault="00FA7A00">
      <w:pPr>
        <w:pStyle w:val="CommentText"/>
      </w:pPr>
      <w:r>
        <w:rPr>
          <w:rStyle w:val="CommentReference"/>
        </w:rPr>
        <w:annotationRef/>
      </w:r>
      <w:r>
        <w:t xml:space="preserve">(Den </w:t>
      </w:r>
      <w:r>
        <w:t>hedder noget andet i referencerne)</w:t>
      </w:r>
    </w:p>
  </w:comment>
  <w:comment w:id="92" w:author="Jacob Thøgersen" w:date="2020-04-20T10:57:00Z" w:initials="JT">
    <w:p w14:paraId="6AB3044A" w14:textId="77777777" w:rsidR="00FA7A00" w:rsidRDefault="00FA7A00">
      <w:pPr>
        <w:pStyle w:val="CommentText"/>
      </w:pPr>
      <w:r>
        <w:rPr>
          <w:rStyle w:val="CommentReference"/>
        </w:rPr>
        <w:annotationRef/>
      </w:r>
      <w:r>
        <w:t xml:space="preserve">Gode </w:t>
      </w:r>
      <w:r>
        <w:t xml:space="preserve">pointer! </w:t>
      </w:r>
    </w:p>
    <w:p w14:paraId="033A0088" w14:textId="0609756B" w:rsidR="00FA7A00" w:rsidRDefault="00FA7A00">
      <w:pPr>
        <w:pStyle w:val="CommentText"/>
      </w:pPr>
      <w:r>
        <w:t>Skriv det sammen med afsnit 3 (og brug lidt mere plads på at forklare. Det er nærmest stikord/talenoter I har her…). Giv meget gerne nogle eksempler på hvordan de forskellige modeller ville tolke samme tekststykke forskelligt.</w:t>
      </w:r>
    </w:p>
  </w:comment>
  <w:comment w:id="95" w:author="Jacob Thøgersen" w:date="2020-04-20T10:59:00Z" w:initials="JT">
    <w:p w14:paraId="586FAC4D" w14:textId="4AE62773" w:rsidR="00FA7A00" w:rsidRDefault="00FA7A00">
      <w:pPr>
        <w:pStyle w:val="CommentText"/>
      </w:pPr>
      <w:r>
        <w:rPr>
          <w:rStyle w:val="CommentReference"/>
        </w:rPr>
        <w:annotationRef/>
      </w:r>
      <w:r>
        <w:t xml:space="preserve">Cool. </w:t>
      </w:r>
      <w:r>
        <w:t>Eksempler på det hele.</w:t>
      </w:r>
    </w:p>
  </w:comment>
  <w:comment w:id="100" w:author="Jacob Thøgersen" w:date="2020-04-20T11:00:00Z" w:initials="JT">
    <w:p w14:paraId="06D19CBF" w14:textId="68693DC7" w:rsidR="00FA7A00" w:rsidRDefault="00FA7A00">
      <w:pPr>
        <w:pStyle w:val="CommentText"/>
      </w:pPr>
      <w:r>
        <w:rPr>
          <w:rStyle w:val="CommentReference"/>
        </w:rPr>
        <w:annotationRef/>
      </w:r>
      <w:r>
        <w:t xml:space="preserve">Her </w:t>
      </w:r>
      <w:r>
        <w:t>argumenterer I så vidt jeg kan se for multidimensionaliteten. Men det er længe efter at I har præsenteret SA der bruger multidimensionalitet… Det er bagvendt.</w:t>
      </w:r>
    </w:p>
    <w:p w14:paraId="455CDEF4" w14:textId="77777777" w:rsidR="00FA7A00" w:rsidRDefault="00FA7A00">
      <w:pPr>
        <w:pStyle w:val="CommentText"/>
      </w:pPr>
    </w:p>
    <w:p w14:paraId="17927E1D" w14:textId="229C954C" w:rsidR="00FA7A00" w:rsidRDefault="00FA7A00">
      <w:pPr>
        <w:pStyle w:val="CommentText"/>
      </w:pPr>
      <w:r>
        <w:t>Hvad med at rykke det her op til afsnit 2 eller 3 og simpelthen starte med at præsentere to modeller for menneskelige emotioner, en en-dimensionel positiv-negativ og en mere kompleks mutidimentionel (og hvad disse er)</w:t>
      </w:r>
    </w:p>
  </w:comment>
  <w:comment w:id="101" w:author="Jacob Thøgersen" w:date="2020-04-20T11:03:00Z" w:initials="JT">
    <w:p w14:paraId="62FC79F1" w14:textId="2044F089" w:rsidR="00FA7A00" w:rsidRDefault="00FA7A00">
      <w:pPr>
        <w:pStyle w:val="CommentText"/>
      </w:pPr>
      <w:r>
        <w:rPr>
          <w:rStyle w:val="CommentReference"/>
        </w:rPr>
        <w:annotationRef/>
      </w:r>
      <w:r>
        <w:t>Forklar dem, eller hvis I vil gøre det simplere for jer selv, så præsenter bare unidimensionalitet og HSES/PAD</w:t>
      </w:r>
      <w:r w:rsidR="002D5B8E">
        <w:t>. Og I bruger ”hypercubic” senere, så husk at forklare det. (I kan ikke regne med at en BA-studerende fra fx Dansk kender det ord)</w:t>
      </w:r>
    </w:p>
  </w:comment>
  <w:comment w:id="102" w:author="Jacob Thøgersen" w:date="2020-04-20T11:05:00Z" w:initials="JT">
    <w:p w14:paraId="4F1BFE94" w14:textId="7120416A" w:rsidR="00FA7A00" w:rsidRDefault="00FA7A00">
      <w:pPr>
        <w:pStyle w:val="CommentText"/>
      </w:pPr>
      <w:r>
        <w:rPr>
          <w:rStyle w:val="CommentReference"/>
        </w:rPr>
        <w:annotationRef/>
      </w:r>
      <w:r>
        <w:t xml:space="preserve">Definer! </w:t>
      </w:r>
      <w:r>
        <w:t>Med eksempler. Der er basis for eksempler i afsnit 5.2, men det giver mere mening for mig at præsentere dem her hvor I taler om jeres model for sentiments, end der hvor I taler om korpussets opbygning.</w:t>
      </w:r>
    </w:p>
  </w:comment>
  <w:comment w:id="103" w:author="Jacob Thøgersen" w:date="2020-04-20T11:05:00Z" w:initials="JT">
    <w:p w14:paraId="6DEFBB78" w14:textId="3902DC40" w:rsidR="00FA7A00" w:rsidRDefault="00FA7A00">
      <w:pPr>
        <w:pStyle w:val="CommentText"/>
      </w:pPr>
      <w:r>
        <w:rPr>
          <w:rStyle w:val="CommentReference"/>
        </w:rPr>
        <w:annotationRef/>
      </w:r>
      <w:r>
        <w:t xml:space="preserve">Hvis </w:t>
      </w:r>
      <w:r>
        <w:t>det er værd at nævne, skal det forklares. Ellers er det måske bare name dropping..?</w:t>
      </w:r>
    </w:p>
  </w:comment>
  <w:comment w:id="104" w:author="Jacob Thøgersen" w:date="2020-04-20T11:06:00Z" w:initials="JT">
    <w:p w14:paraId="63A66064" w14:textId="7ADA7711" w:rsidR="00FA7A00" w:rsidRDefault="00FA7A00">
      <w:pPr>
        <w:pStyle w:val="CommentText"/>
      </w:pPr>
      <w:r>
        <w:rPr>
          <w:rStyle w:val="CommentReference"/>
        </w:rPr>
        <w:annotationRef/>
      </w:r>
      <w:r>
        <w:t xml:space="preserve">Det </w:t>
      </w:r>
      <w:r>
        <w:t>er vist noget sludder. 4 er ikke ”maximum”. Det er et (fornuftigt) praktisk valg (som I skal forklare).</w:t>
      </w:r>
    </w:p>
  </w:comment>
  <w:comment w:id="105" w:author="Jacob Thøgersen" w:date="2020-04-20T11:08:00Z" w:initials="JT">
    <w:p w14:paraId="16252BE5" w14:textId="0ED6F5B1" w:rsidR="00FA7A00" w:rsidRDefault="00FA7A00">
      <w:pPr>
        <w:pStyle w:val="CommentText"/>
      </w:pPr>
      <w:r>
        <w:rPr>
          <w:rStyle w:val="CommentReference"/>
        </w:rPr>
        <w:annotationRef/>
      </w:r>
      <w:r>
        <w:t xml:space="preserve">Der </w:t>
      </w:r>
      <w:r>
        <w:t>er noget galt med grammatikken her: ”by fine-tuning… will make…”</w:t>
      </w:r>
    </w:p>
  </w:comment>
  <w:comment w:id="107" w:author="Jacob Thøgersen" w:date="2020-04-20T11:09:00Z" w:initials="JT">
    <w:p w14:paraId="6802C1C4" w14:textId="0A97F7B4" w:rsidR="00FA7A00" w:rsidRDefault="00FA7A00">
      <w:pPr>
        <w:pStyle w:val="CommentText"/>
      </w:pPr>
      <w:r>
        <w:rPr>
          <w:rStyle w:val="CommentReference"/>
        </w:rPr>
        <w:annotationRef/>
      </w:r>
      <w:r>
        <w:t xml:space="preserve">I </w:t>
      </w:r>
      <w:r>
        <w:t>hate to say it, men I skal faktisk også forklare hvad Python er. (Ellers skal I vælge et andet publikum).</w:t>
      </w:r>
    </w:p>
  </w:comment>
  <w:comment w:id="109" w:author="Jacob Thøgersen" w:date="2020-04-20T11:10:00Z" w:initials="JT">
    <w:p w14:paraId="597F9BF3" w14:textId="00C09AA3" w:rsidR="00FA7A00" w:rsidRDefault="00FA7A00">
      <w:pPr>
        <w:pStyle w:val="CommentText"/>
      </w:pPr>
      <w:r>
        <w:rPr>
          <w:rStyle w:val="CommentReference"/>
        </w:rPr>
        <w:annotationRef/>
      </w:r>
      <w:r>
        <w:t xml:space="preserve">((En </w:t>
      </w:r>
      <w:r>
        <w:t>pointe I kan vænne tilbage til i diskussionen er at SentidaV2 er ’bag of sentences’, altså at den ikke ser ud over den enkelte sætning. Man kunne jo godt forestille sig at sætninger fik betydning ud af konteksten – fx at man læste dem som ironiske, som implicitte citater osv. hvis man havde hele teksten foran sig))</w:t>
      </w:r>
    </w:p>
  </w:comment>
  <w:comment w:id="106" w:author="Jacob Thøgersen" w:date="2020-04-20T11:13:00Z" w:initials="JT">
    <w:p w14:paraId="6D03A51E" w14:textId="4B9F40E6" w:rsidR="00FA7A00" w:rsidRDefault="00FA7A00">
      <w:pPr>
        <w:pStyle w:val="CommentText"/>
      </w:pPr>
      <w:r>
        <w:rPr>
          <w:rStyle w:val="CommentReference"/>
        </w:rPr>
        <w:annotationRef/>
      </w:r>
      <w:r>
        <w:t xml:space="preserve">I </w:t>
      </w:r>
      <w:r>
        <w:t>skal holde det her op imod jeres fire dimensioner, for AFINN/SENTIDA-scoren er jo en-dimensionel. Hvilken dimension får I fra denne score? (Formentlig ’valence’ og muligvis også noget ’intensity’, ikke?). Så skriv simpelthen: ”The valence score we obtain from…”</w:t>
      </w:r>
    </w:p>
    <w:p w14:paraId="3789A1BB" w14:textId="6D38B51C" w:rsidR="00FA7A00" w:rsidRDefault="00FA7A00">
      <w:pPr>
        <w:pStyle w:val="CommentText"/>
      </w:pPr>
    </w:p>
    <w:p w14:paraId="3388ECC8" w14:textId="7085BC92" w:rsidR="00FA7A00" w:rsidRDefault="00FA7A00">
      <w:pPr>
        <w:pStyle w:val="CommentText"/>
      </w:pPr>
      <w:r>
        <w:t>I nævner fire dimensioner ovenfor, men gennemgangen her, handler kun om én dimension.</w:t>
      </w:r>
    </w:p>
  </w:comment>
  <w:comment w:id="112" w:author="Jacob Thøgersen" w:date="2020-04-20T11:15:00Z" w:initials="JT">
    <w:p w14:paraId="789FAD2C" w14:textId="3A5E0637" w:rsidR="00FA7A00" w:rsidRDefault="00FA7A00">
      <w:pPr>
        <w:pStyle w:val="CommentText"/>
      </w:pPr>
      <w:r>
        <w:rPr>
          <w:rStyle w:val="CommentReference"/>
        </w:rPr>
        <w:annotationRef/>
      </w:r>
      <w:r>
        <w:t xml:space="preserve">Husk </w:t>
      </w:r>
      <w:r>
        <w:t xml:space="preserve">at forklare at det betyder at den samlede score er -2,3 (og giv evt. eksemplet ”det er godt” = 2,3 så man tydeligt kan se at ”aldrig” fungerer som et negativt fortegn. ((Jeg kan godt læse jeres formel, men det er jeg ikke sikker på at en ny læser vil kunne)). </w:t>
      </w:r>
    </w:p>
  </w:comment>
  <w:comment w:id="113" w:author="Jacob Thøgersen" w:date="2020-04-20T11:17:00Z" w:initials="JT">
    <w:p w14:paraId="0AF5DE24" w14:textId="2DEA1E7E" w:rsidR="00FA7A00" w:rsidRDefault="00FA7A00">
      <w:pPr>
        <w:pStyle w:val="CommentText"/>
      </w:pPr>
      <w:r>
        <w:rPr>
          <w:rStyle w:val="CommentReference"/>
        </w:rPr>
        <w:annotationRef/>
      </w:r>
      <w:r>
        <w:t xml:space="preserve">Det </w:t>
      </w:r>
      <w:r>
        <w:t>her giver kun mening hvis man ved hvordan SENTIDA håndterer negationer, så det bliver I nødt til at forklare (gør det i forbindelse med jeres gennemgang af BoW vs. NN-modeller)</w:t>
      </w:r>
    </w:p>
  </w:comment>
  <w:comment w:id="114" w:author="Jacob Thøgersen" w:date="2020-04-20T11:21:00Z" w:initials="JT">
    <w:p w14:paraId="3D0234CB" w14:textId="2214957F" w:rsidR="00FA7A00" w:rsidRPr="00BB7C0A" w:rsidRDefault="00FA7A00">
      <w:pPr>
        <w:pStyle w:val="CommentText"/>
        <w:rPr>
          <w:lang w:val="en-GB"/>
        </w:rPr>
      </w:pPr>
      <w:r>
        <w:rPr>
          <w:rStyle w:val="CommentReference"/>
        </w:rPr>
        <w:annotationRef/>
      </w:r>
      <w:r>
        <w:t xml:space="preserve">Superfin </w:t>
      </w:r>
      <w:r>
        <w:t xml:space="preserve">observation. Kunne I starte med at beskrive det mere ”sprogligt” altså noget med at ”some statements appear to present both positive and negative sentiments, e.g. ”maden var god…”. </w:t>
      </w:r>
      <w:r w:rsidRPr="00BB7C0A">
        <w:rPr>
          <w:lang w:val="en-GB"/>
        </w:rPr>
        <w:t xml:space="preserve">In these cases, it seems that the weightier sentiment is found in the second part of the sentence…” </w:t>
      </w:r>
    </w:p>
  </w:comment>
  <w:comment w:id="115" w:author="Jacob Thøgersen" w:date="2020-04-20T11:27:00Z" w:initials="JT">
    <w:p w14:paraId="3049A57E" w14:textId="77777777" w:rsidR="00FA7A00" w:rsidRPr="00BB7C0A" w:rsidRDefault="00FA7A00">
      <w:pPr>
        <w:pStyle w:val="CommentText"/>
        <w:rPr>
          <w:lang w:val="en-GB"/>
        </w:rPr>
      </w:pPr>
      <w:r>
        <w:rPr>
          <w:rStyle w:val="CommentReference"/>
        </w:rPr>
        <w:annotationRef/>
      </w:r>
      <w:proofErr w:type="spellStart"/>
      <w:r w:rsidRPr="00BB7C0A">
        <w:rPr>
          <w:lang w:val="en-GB"/>
        </w:rPr>
        <w:t>Igen</w:t>
      </w:r>
      <w:proofErr w:type="spellEnd"/>
      <w:r w:rsidRPr="00BB7C0A">
        <w:rPr>
          <w:lang w:val="en-GB"/>
        </w:rPr>
        <w:t xml:space="preserve"> </w:t>
      </w:r>
      <w:proofErr w:type="spellStart"/>
      <w:r w:rsidRPr="00BB7C0A">
        <w:rPr>
          <w:lang w:val="en-GB"/>
        </w:rPr>
        <w:t>kunne</w:t>
      </w:r>
      <w:proofErr w:type="spellEnd"/>
      <w:r w:rsidRPr="00BB7C0A">
        <w:rPr>
          <w:lang w:val="en-GB"/>
        </w:rPr>
        <w:t xml:space="preserve"> </w:t>
      </w:r>
      <w:proofErr w:type="spellStart"/>
      <w:r w:rsidRPr="00BB7C0A">
        <w:rPr>
          <w:lang w:val="en-GB"/>
        </w:rPr>
        <w:t>jeg</w:t>
      </w:r>
      <w:proofErr w:type="spellEnd"/>
      <w:r w:rsidRPr="00BB7C0A">
        <w:rPr>
          <w:lang w:val="en-GB"/>
        </w:rPr>
        <w:t xml:space="preserve"> </w:t>
      </w:r>
      <w:proofErr w:type="spellStart"/>
      <w:r w:rsidRPr="00BB7C0A">
        <w:rPr>
          <w:lang w:val="en-GB"/>
        </w:rPr>
        <w:t>godt</w:t>
      </w:r>
      <w:proofErr w:type="spellEnd"/>
      <w:r w:rsidRPr="00BB7C0A">
        <w:rPr>
          <w:lang w:val="en-GB"/>
        </w:rPr>
        <w:t xml:space="preserve"> </w:t>
      </w:r>
      <w:proofErr w:type="spellStart"/>
      <w:r w:rsidRPr="00BB7C0A">
        <w:rPr>
          <w:lang w:val="en-GB"/>
        </w:rPr>
        <w:t>tænke</w:t>
      </w:r>
      <w:proofErr w:type="spellEnd"/>
      <w:r w:rsidRPr="00BB7C0A">
        <w:rPr>
          <w:lang w:val="en-GB"/>
        </w:rPr>
        <w:t xml:space="preserve"> </w:t>
      </w:r>
      <w:proofErr w:type="spellStart"/>
      <w:r w:rsidRPr="00BB7C0A">
        <w:rPr>
          <w:lang w:val="en-GB"/>
        </w:rPr>
        <w:t>mig</w:t>
      </w:r>
      <w:proofErr w:type="spellEnd"/>
      <w:r w:rsidRPr="00BB7C0A">
        <w:rPr>
          <w:lang w:val="en-GB"/>
        </w:rPr>
        <w:t xml:space="preserve"> </w:t>
      </w:r>
      <w:proofErr w:type="spellStart"/>
      <w:r w:rsidRPr="00BB7C0A">
        <w:rPr>
          <w:lang w:val="en-GB"/>
        </w:rPr>
        <w:t>noget</w:t>
      </w:r>
      <w:proofErr w:type="spellEnd"/>
      <w:r w:rsidRPr="00BB7C0A">
        <w:rPr>
          <w:lang w:val="en-GB"/>
        </w:rPr>
        <w:t xml:space="preserve"> med</w:t>
      </w:r>
      <w:proofErr w:type="gramStart"/>
      <w:r w:rsidRPr="00BB7C0A">
        <w:rPr>
          <w:lang w:val="en-GB"/>
        </w:rPr>
        <w:t>: ”in</w:t>
      </w:r>
      <w:proofErr w:type="gramEnd"/>
      <w:r w:rsidRPr="00BB7C0A">
        <w:rPr>
          <w:lang w:val="en-GB"/>
        </w:rPr>
        <w:t xml:space="preserve"> writing, especially in informal writing, exclamation marks are often used as intensifiers…”</w:t>
      </w:r>
    </w:p>
    <w:p w14:paraId="5D4B6004" w14:textId="311E4A67" w:rsidR="00FA7A00" w:rsidRPr="0015069A" w:rsidRDefault="00FA7A00" w:rsidP="0015069A">
      <w:pPr>
        <w:pStyle w:val="CommentText"/>
        <w:jc w:val="left"/>
      </w:pPr>
      <w:r>
        <w:t xml:space="preserve">(Igen det her med at læseren er sproglig, ikke programmør, så argumenterne </w:t>
      </w:r>
      <w:r>
        <w:rPr>
          <w:i/>
        </w:rPr>
        <w:t>hvorfor</w:t>
      </w:r>
      <w:r>
        <w:t xml:space="preserve"> I gør hvad I gør, er næsten mere interessante for dem end </w:t>
      </w:r>
      <w:r>
        <w:rPr>
          <w:i/>
        </w:rPr>
        <w:t>hvad</w:t>
      </w:r>
      <w:r>
        <w:t xml:space="preserve"> I gør. De vil kunne få noget ud af jeres analyse af udråbstegn, også selvom de ikke forstår matematikken.)</w:t>
      </w:r>
    </w:p>
  </w:comment>
  <w:comment w:id="116" w:author="Jacob Thøgersen" w:date="2020-04-20T11:30:00Z" w:initials="JT">
    <w:p w14:paraId="23EF94A7" w14:textId="2DD5AD28" w:rsidR="00FA7A00" w:rsidRPr="00BB7C0A" w:rsidRDefault="00FA7A00">
      <w:pPr>
        <w:pStyle w:val="CommentText"/>
        <w:rPr>
          <w:lang w:val="en-GB"/>
        </w:rPr>
      </w:pPr>
      <w:r>
        <w:rPr>
          <w:rStyle w:val="CommentReference"/>
        </w:rPr>
        <w:annotationRef/>
      </w:r>
      <w:proofErr w:type="gramStart"/>
      <w:r w:rsidRPr="00BB7C0A">
        <w:rPr>
          <w:lang w:val="en-GB"/>
        </w:rPr>
        <w:t>”Capital</w:t>
      </w:r>
      <w:proofErr w:type="gramEnd"/>
      <w:r w:rsidRPr="00BB7C0A">
        <w:rPr>
          <w:lang w:val="en-GB"/>
        </w:rPr>
        <w:t xml:space="preserve"> letters can have a similar function to exclamation marks…” </w:t>
      </w:r>
      <w:proofErr w:type="spellStart"/>
      <w:r w:rsidRPr="00BB7C0A">
        <w:rPr>
          <w:lang w:val="en-GB"/>
        </w:rPr>
        <w:t>fx</w:t>
      </w:r>
      <w:proofErr w:type="spellEnd"/>
    </w:p>
  </w:comment>
  <w:comment w:id="117" w:author="Jacob Thøgersen" w:date="2020-04-20T11:31:00Z" w:initials="JT">
    <w:p w14:paraId="1C6076B7" w14:textId="5DCA4C34" w:rsidR="00FA7A00" w:rsidRDefault="00FA7A00">
      <w:pPr>
        <w:pStyle w:val="CommentText"/>
      </w:pPr>
      <w:r>
        <w:rPr>
          <w:rStyle w:val="CommentReference"/>
        </w:rPr>
        <w:annotationRef/>
      </w:r>
      <w:r>
        <w:t>((I kritiserede modeller som ikke tager højde for homografer. I kunne vænne tilbage i den her i diskussionen. Hvad ville SentidaV2 stille op med ”betjeningen var god, men kødet var SÅ SEJT at det var nærmest uspiseligt”..?))</w:t>
      </w:r>
    </w:p>
  </w:comment>
  <w:comment w:id="122" w:author="Jacob Thøgersen" w:date="2020-04-20T16:38:00Z" w:initials="JT">
    <w:p w14:paraId="481A9867" w14:textId="088050BF" w:rsidR="00FA7A00" w:rsidRDefault="00FA7A00">
      <w:pPr>
        <w:pStyle w:val="CommentText"/>
      </w:pPr>
      <w:r>
        <w:rPr>
          <w:rStyle w:val="CommentReference"/>
        </w:rPr>
        <w:annotationRef/>
      </w:r>
      <w:r>
        <w:t xml:space="preserve">Giv </w:t>
      </w:r>
      <w:r>
        <w:t>et eksempel, ”e.g. if a user accidentally…”.</w:t>
      </w:r>
    </w:p>
  </w:comment>
  <w:comment w:id="127" w:author="Jacob Thøgersen" w:date="2020-04-20T17:17:00Z" w:initials="JT">
    <w:p w14:paraId="42295CB1" w14:textId="7CFAF7C0" w:rsidR="00BD69ED" w:rsidRDefault="00BD69ED">
      <w:pPr>
        <w:pStyle w:val="CommentText"/>
      </w:pPr>
      <w:r>
        <w:rPr>
          <w:rStyle w:val="CommentReference"/>
        </w:rPr>
        <w:annotationRef/>
      </w:r>
      <w:r>
        <w:t xml:space="preserve">Det </w:t>
      </w:r>
      <w:r>
        <w:t xml:space="preserve">er supervigtigt for et sprogvidenskabeligt publikum at vide hvilken slags sætninger det var. Hvor kom de fra? Hvordan så de ud (vis gerne et eksempel). </w:t>
      </w:r>
    </w:p>
  </w:comment>
  <w:comment w:id="130" w:author="Jacob Thøgersen" w:date="2020-04-20T16:54:00Z" w:initials="JT">
    <w:p w14:paraId="1C6257C5" w14:textId="6BE48172" w:rsidR="00FA7A00" w:rsidRDefault="00FA7A00">
      <w:pPr>
        <w:pStyle w:val="CommentText"/>
      </w:pPr>
      <w:r>
        <w:rPr>
          <w:rStyle w:val="CommentReference"/>
        </w:rPr>
        <w:annotationRef/>
      </w:r>
      <w:r>
        <w:t xml:space="preserve">Husk </w:t>
      </w:r>
      <w:r>
        <w:t>at disse begreber skal være defineret tidligere.</w:t>
      </w:r>
    </w:p>
  </w:comment>
  <w:comment w:id="123" w:author="Jacob Thøgersen" w:date="2020-04-20T16:45:00Z" w:initials="JT">
    <w:p w14:paraId="79E3FCEC" w14:textId="77777777" w:rsidR="00FA7A00" w:rsidRDefault="00FA7A00">
      <w:pPr>
        <w:pStyle w:val="CommentText"/>
        <w:rPr>
          <w:rStyle w:val="CommentReference"/>
        </w:rPr>
      </w:pPr>
      <w:r>
        <w:rPr>
          <w:rStyle w:val="CommentReference"/>
        </w:rPr>
        <w:annotationRef/>
      </w:r>
      <w:r>
        <w:rPr>
          <w:rStyle w:val="CommentReference"/>
        </w:rPr>
        <w:t xml:space="preserve">Dette </w:t>
      </w:r>
      <w:r>
        <w:rPr>
          <w:rStyle w:val="CommentReference"/>
        </w:rPr>
        <w:t>afsnit står underligt umotiveret nu: I taler om uni- og multidimensionelle modeller i 4.3, så taler I kun om unidimensionelle modeller i 5.1 og 5.2. Så rejser I problemet med usikre kodninger i 5.2 og så (gen)introducerer I multidimensionelle modeller. Men multidimensionalitet er jo ikke løsning på problemet med usikre kodninger – det er derimod den kontrollerede kodning.</w:t>
      </w:r>
    </w:p>
    <w:p w14:paraId="3588CDC3" w14:textId="77777777" w:rsidR="00FA7A00" w:rsidRDefault="00FA7A00">
      <w:pPr>
        <w:pStyle w:val="CommentText"/>
      </w:pPr>
      <w:r>
        <w:t>Problemet som I løser med multidimensionaliteten skal være præsenteret tidligere.</w:t>
      </w:r>
    </w:p>
    <w:p w14:paraId="75A6FB28" w14:textId="77777777" w:rsidR="00FA7A00" w:rsidRDefault="00FA7A00">
      <w:pPr>
        <w:pStyle w:val="CommentText"/>
      </w:pPr>
    </w:p>
    <w:p w14:paraId="698243C9" w14:textId="5A41AD58" w:rsidR="00FA7A00" w:rsidRDefault="00FA7A00">
      <w:pPr>
        <w:pStyle w:val="CommentText"/>
      </w:pPr>
      <w:r>
        <w:t>I må ikke misforstå: Jeg synes det er gode argumenter det hele; det er bare et spørgsmål om hvilke argumenter der skal præsenteres hvornår for at teksten bliver overbevisende og let at følge.</w:t>
      </w:r>
    </w:p>
  </w:comment>
  <w:comment w:id="133" w:author="Jacob Thøgersen" w:date="2020-04-20T16:56:00Z" w:initials="JT">
    <w:p w14:paraId="1BC33AE3" w14:textId="1CE05775" w:rsidR="00FA7A00" w:rsidRDefault="00FA7A00">
      <w:pPr>
        <w:pStyle w:val="CommentText"/>
      </w:pPr>
      <w:r>
        <w:rPr>
          <w:rStyle w:val="CommentReference"/>
        </w:rPr>
        <w:annotationRef/>
      </w:r>
      <w:r>
        <w:t xml:space="preserve">Kan </w:t>
      </w:r>
      <w:r>
        <w:t xml:space="preserve">I ikke vise det? </w:t>
      </w:r>
    </w:p>
  </w:comment>
  <w:comment w:id="134" w:author="Jacob Thøgersen" w:date="2020-04-20T16:57:00Z" w:initials="JT">
    <w:p w14:paraId="5AF98686" w14:textId="7D876EB9" w:rsidR="00FA7A00" w:rsidRDefault="00FA7A00">
      <w:pPr>
        <w:pStyle w:val="CommentText"/>
      </w:pPr>
      <w:r>
        <w:rPr>
          <w:rStyle w:val="CommentReference"/>
        </w:rPr>
        <w:annotationRef/>
      </w:r>
      <w:r>
        <w:t xml:space="preserve">Hvis </w:t>
      </w:r>
      <w:r>
        <w:t>I vil bruge det skal det forklares</w:t>
      </w:r>
    </w:p>
  </w:comment>
  <w:comment w:id="135" w:author="Jacob Thøgersen" w:date="2020-04-20T16:57:00Z" w:initials="JT">
    <w:p w14:paraId="6530D444" w14:textId="3B458B61" w:rsidR="002D5B8E" w:rsidRDefault="002D5B8E">
      <w:pPr>
        <w:pStyle w:val="CommentText"/>
      </w:pPr>
      <w:r>
        <w:rPr>
          <w:rStyle w:val="CommentReference"/>
        </w:rPr>
        <w:annotationRef/>
      </w:r>
      <w:r>
        <w:t xml:space="preserve">Det </w:t>
      </w:r>
      <w:r>
        <w:t>forstår jeg ikke. ”such as selecting a user name” måske?</w:t>
      </w:r>
    </w:p>
  </w:comment>
  <w:comment w:id="138" w:author="Jacob Thøgersen" w:date="2020-04-20T16:59:00Z" w:initials="JT">
    <w:p w14:paraId="0B159952" w14:textId="39B9A89F" w:rsidR="002D5B8E" w:rsidRPr="002D5B8E" w:rsidRDefault="002D5B8E">
      <w:pPr>
        <w:pStyle w:val="CommentText"/>
      </w:pPr>
      <w:r>
        <w:rPr>
          <w:rStyle w:val="CommentReference"/>
        </w:rPr>
        <w:annotationRef/>
      </w:r>
      <w:r>
        <w:t xml:space="preserve">Jeg </w:t>
      </w:r>
      <w:r>
        <w:t xml:space="preserve">kunne godt tænke mig at I indfører ”as wide a range *as possible*” eller tilsvarende. Med 30 deltagere er det begrænset </w:t>
      </w:r>
      <w:r>
        <w:rPr>
          <w:i/>
        </w:rPr>
        <w:t>hvor</w:t>
      </w:r>
      <w:r>
        <w:t xml:space="preserve"> stor variation man kan få. Men fedt at I har gjort forsøget!!</w:t>
      </w:r>
    </w:p>
  </w:comment>
  <w:comment w:id="141" w:author="Jacob Thøgersen" w:date="2020-04-20T17:00:00Z" w:initials="JT">
    <w:p w14:paraId="341FC692" w14:textId="154BB581" w:rsidR="002D5B8E" w:rsidRPr="002D5B8E" w:rsidRDefault="002D5B8E">
      <w:pPr>
        <w:pStyle w:val="CommentText"/>
      </w:pPr>
      <w:r>
        <w:rPr>
          <w:rStyle w:val="CommentReference"/>
        </w:rPr>
        <w:annotationRef/>
      </w:r>
      <w:r>
        <w:t xml:space="preserve">Prøv </w:t>
      </w:r>
      <w:r>
        <w:t xml:space="preserve">at fortælle hvorfor det er relevant at teste inter-coder reliability, og prøv at </w:t>
      </w:r>
      <w:r>
        <w:rPr>
          <w:i/>
        </w:rPr>
        <w:t>forklare</w:t>
      </w:r>
      <w:r>
        <w:t xml:space="preserve"> hvad resultatet viser i stedet for kun at give procedure og resultat. (Igen: Det vil være sort snak for de fleste læsere, men I kan godt forklare den sproglige relevans af at teste – nemlig at der </w:t>
      </w:r>
      <w:r w:rsidRPr="002D5B8E">
        <w:rPr>
          <w:i/>
        </w:rPr>
        <w:t>kunne</w:t>
      </w:r>
      <w:r>
        <w:t xml:space="preserve"> sociolektale, kronolektale eller idiolektale forskelle i vurderingen af ordene (fx at gamle tolkede et ord som ”sygt” anderledes end unge gjorde), men jeres resultater tyder på at det ikke er tilfældet. Der er en vigtig historie at fortælle, men som det står nu, får I ikke fortalt den for læsere som ikke allerede er med.)</w:t>
      </w:r>
    </w:p>
  </w:comment>
  <w:comment w:id="145" w:author="Jacob Thøgersen" w:date="2020-04-20T17:07:00Z" w:initials="JT">
    <w:p w14:paraId="65E928BC" w14:textId="4FB6A27F" w:rsidR="00BD69ED" w:rsidRDefault="00BD69ED">
      <w:pPr>
        <w:pStyle w:val="CommentText"/>
      </w:pPr>
      <w:r>
        <w:rPr>
          <w:rStyle w:val="CommentReference"/>
        </w:rPr>
        <w:annotationRef/>
      </w:r>
      <w:r w:rsidR="00F40F00">
        <w:t>3</w:t>
      </w:r>
      <w:r>
        <w:t xml:space="preserve"> </w:t>
      </w:r>
      <w:r>
        <w:t>ting:</w:t>
      </w:r>
    </w:p>
    <w:p w14:paraId="3651B1F0" w14:textId="48CA5823" w:rsidR="00F40F00" w:rsidRDefault="00BD69ED">
      <w:pPr>
        <w:pStyle w:val="CommentText"/>
      </w:pPr>
      <w:r>
        <w:t xml:space="preserve">1) </w:t>
      </w:r>
      <w:r w:rsidR="00F40F00">
        <w:t xml:space="preserve">Vigtigst: Jeg forstår ikke jeres implementering af kodningen: I gør et stort nummer ud af at I er multidimensionelle, men når det komme til testningen i afsnit 6, bliver Emma unidimensionel. Hvorfor gøre så meget ud af de tre dimensioner som I ikke bruger alligevel..? </w:t>
      </w:r>
    </w:p>
    <w:p w14:paraId="5148D8B4" w14:textId="77777777" w:rsidR="00F40F00" w:rsidRDefault="00F40F00">
      <w:pPr>
        <w:pStyle w:val="CommentText"/>
      </w:pPr>
    </w:p>
    <w:p w14:paraId="3654DF1B" w14:textId="591301FB" w:rsidR="00BD69ED" w:rsidRDefault="00F40F00">
      <w:pPr>
        <w:pStyle w:val="CommentText"/>
      </w:pPr>
      <w:r>
        <w:t>2) Vigtig</w:t>
      </w:r>
      <w:r w:rsidR="00BD69ED">
        <w:t xml:space="preserve">t: </w:t>
      </w:r>
      <w:r>
        <w:t xml:space="preserve">Hvis </w:t>
      </w:r>
      <w:r w:rsidR="00BD69ED">
        <w:t xml:space="preserve">I </w:t>
      </w:r>
      <w:r>
        <w:t xml:space="preserve">bevarer figuren </w:t>
      </w:r>
      <w:r w:rsidR="00BD69ED">
        <w:t xml:space="preserve">skal </w:t>
      </w:r>
      <w:r>
        <w:t xml:space="preserve">I </w:t>
      </w:r>
      <w:r w:rsidR="00BD69ED">
        <w:t>forklare hvad man ser. Hvad viser prikkerne? (Jeg forstår det godt, men vi skal have alle med).</w:t>
      </w:r>
    </w:p>
    <w:p w14:paraId="3387AB59" w14:textId="77777777" w:rsidR="00F40F00" w:rsidRDefault="00F40F00">
      <w:pPr>
        <w:pStyle w:val="CommentText"/>
      </w:pPr>
    </w:p>
    <w:p w14:paraId="345AE40B" w14:textId="33035E66" w:rsidR="00F40F00" w:rsidRDefault="00F40F00">
      <w:pPr>
        <w:pStyle w:val="CommentText"/>
      </w:pPr>
      <w:r>
        <w:t xml:space="preserve">3) </w:t>
      </w:r>
      <w:r w:rsidR="00BD69ED">
        <w:t xml:space="preserve">Mere bare af nysgerrighed: Det ser ud som om I har colinearitet mellem flere af variablerne, gør det ikke? Jeg har svært ved at læse et firedimensionelt plot, men umiddelbart ser det ud som om der er colinearitet mellem valence, controllability og utility. Har I tjekket for det? Hvis der er en høj grad af colinearitet, er der vel ingen grund til at plotte fire uafhængige dimensioner..? </w:t>
      </w:r>
      <w:r>
        <w:t>((Er det i virkeligheden derfor I kun bruger én dimension i testningen?))</w:t>
      </w:r>
    </w:p>
  </w:comment>
  <w:comment w:id="166" w:author="Jacob Thøgersen" w:date="2020-04-20T17:19:00Z" w:initials="JT">
    <w:p w14:paraId="2C754A36" w14:textId="77777777" w:rsidR="00B47A07" w:rsidRDefault="00B47A07">
      <w:pPr>
        <w:pStyle w:val="CommentText"/>
      </w:pPr>
      <w:r>
        <w:rPr>
          <w:rStyle w:val="CommentReference"/>
        </w:rPr>
        <w:annotationRef/>
      </w:r>
      <w:r>
        <w:t xml:space="preserve">Det </w:t>
      </w:r>
      <w:r>
        <w:t>her vil vi vide mere om (som sagt).</w:t>
      </w:r>
    </w:p>
    <w:p w14:paraId="5B29F27A" w14:textId="77777777" w:rsidR="00B47A07" w:rsidRDefault="00B47A07">
      <w:pPr>
        <w:pStyle w:val="CommentText"/>
      </w:pPr>
    </w:p>
    <w:p w14:paraId="3BE698CF" w14:textId="1B351007" w:rsidR="00B47A07" w:rsidRDefault="00B47A07">
      <w:pPr>
        <w:pStyle w:val="CommentText"/>
      </w:pPr>
      <w:r>
        <w:t>(Sådan helt generelt, så regn med at læsere er mere interesserede i de sproglige overvejelser – hvorfor introducere denne regel? – og mindre i jeres testprocedure. I skal naturligvis nævne begge dele og fremvise jeres succes; I skal bare også have folk med som ikke forstår den mere tekniske diskussion)</w:t>
      </w:r>
    </w:p>
  </w:comment>
  <w:comment w:id="170" w:author="Jacob Thøgersen" w:date="2020-04-20T17:23:00Z" w:initials="JT">
    <w:p w14:paraId="6A2D5BA8" w14:textId="737F69B5" w:rsidR="00B47A07" w:rsidRDefault="00B47A07">
      <w:pPr>
        <w:pStyle w:val="CommentText"/>
      </w:pPr>
      <w:r>
        <w:rPr>
          <w:rStyle w:val="CommentReference"/>
        </w:rPr>
        <w:annotationRef/>
      </w:r>
      <w:r>
        <w:t xml:space="preserve">Jeg </w:t>
      </w:r>
      <w:r>
        <w:t>er helt med, men igen skal I forklare for folk der ikke kan statistik: ”Vi forsøger ud fra teksten at forudsige om taleren har givet firmaet en dårlig rating (1-2 stjerner) eller en god rating (4-5 stjerner)” (eller sådan noget.</w:t>
      </w:r>
    </w:p>
    <w:p w14:paraId="7A072855" w14:textId="1D90342E" w:rsidR="00E16792" w:rsidRDefault="00E16792">
      <w:pPr>
        <w:pStyle w:val="CommentText"/>
      </w:pPr>
      <w:r>
        <w:t>Forklar også begrebet ”accuracy” som I bruger nedenfor. Noget med ”hvis det lykkes at gætte om scoren var positiv eller negativ, beskriver vi det som et ’rigtigt’ resultat, og en models ’accuracy’ er således procentdelen af rigtige gæt” (eller tilsvarende)</w:t>
      </w:r>
    </w:p>
  </w:comment>
  <w:comment w:id="174" w:author="Jacob Thøgersen" w:date="2020-04-20T17:43:00Z" w:initials="JT">
    <w:p w14:paraId="02ABC6E5" w14:textId="325557C3" w:rsidR="00F40F00" w:rsidRDefault="00F40F00">
      <w:pPr>
        <w:pStyle w:val="CommentText"/>
      </w:pPr>
      <w:r>
        <w:rPr>
          <w:rStyle w:val="CommentReference"/>
        </w:rPr>
        <w:annotationRef/>
      </w:r>
      <w:r>
        <w:t xml:space="preserve">Her </w:t>
      </w:r>
      <w:r>
        <w:t>bliver jeg sat af</w:t>
      </w:r>
    </w:p>
  </w:comment>
  <w:comment w:id="176" w:author="Jacob Thøgersen" w:date="2020-04-20T17:29:00Z" w:initials="JT">
    <w:p w14:paraId="04F66430" w14:textId="6A1752E9" w:rsidR="00E16792" w:rsidRDefault="00E16792">
      <w:pPr>
        <w:pStyle w:val="CommentText"/>
      </w:pPr>
      <w:r>
        <w:rPr>
          <w:rStyle w:val="CommentReference"/>
        </w:rPr>
        <w:annotationRef/>
      </w:r>
      <w:r>
        <w:t xml:space="preserve">Det </w:t>
      </w:r>
      <w:r>
        <w:t>her skal forklares. Desværre…</w:t>
      </w:r>
    </w:p>
  </w:comment>
  <w:comment w:id="180" w:author="Jacob Thøgersen" w:date="2020-04-20T17:36:00Z" w:initials="JT">
    <w:p w14:paraId="2BE33438" w14:textId="54F8F872" w:rsidR="00E16792" w:rsidRDefault="00E16792">
      <w:pPr>
        <w:pStyle w:val="CommentText"/>
      </w:pPr>
      <w:r>
        <w:rPr>
          <w:rStyle w:val="CommentReference"/>
        </w:rPr>
        <w:annotationRef/>
      </w:r>
      <w:r>
        <w:t xml:space="preserve">Forklar </w:t>
      </w:r>
      <w:r>
        <w:t>ordet (eller brug noget simplere).</w:t>
      </w:r>
    </w:p>
  </w:comment>
  <w:comment w:id="181" w:author="Jacob Thøgersen" w:date="2020-04-20T17:20:00Z" w:initials="JT">
    <w:p w14:paraId="223D04CA" w14:textId="1867CE8D" w:rsidR="00E16792" w:rsidRDefault="00E16792" w:rsidP="00E16792">
      <w:pPr>
        <w:pStyle w:val="CommentText"/>
      </w:pPr>
      <w:r>
        <w:rPr>
          <w:rStyle w:val="CommentReference"/>
        </w:rPr>
        <w:annotationRef/>
      </w:r>
      <w:r>
        <w:t xml:space="preserve">Hvad </w:t>
      </w:r>
      <w:r>
        <w:t xml:space="preserve">viser tallene hvis I skal forklare dem for sprogfolk? </w:t>
      </w:r>
    </w:p>
    <w:p w14:paraId="6A1B3B69" w14:textId="4D8A32B5" w:rsidR="00E16792" w:rsidRDefault="00E16792" w:rsidP="00E16792">
      <w:pPr>
        <w:pStyle w:val="CommentText"/>
      </w:pPr>
      <w:r>
        <w:t>Forklar fx at SentidaV2 rammer rigtigt omkring 80 % af gangene på TP-data (mens chance ville være 50 %). Og i diskussionen må I meget gerne overveje hvorfor der er forskel på TP-data og Emma-data – igen er det næsten mere interessant for sprogfolk end hvor høj accuracy I opnår. (Jeg siger det ikke for at demotivere, men for at I ved hvem I skal sælge jer overfor).</w:t>
      </w:r>
    </w:p>
  </w:comment>
  <w:comment w:id="185" w:author="Jacob Thøgersen" w:date="2020-04-20T17:41:00Z" w:initials="JT">
    <w:p w14:paraId="5CE53A13" w14:textId="209DAF2B" w:rsidR="00F40F00" w:rsidRDefault="00F40F00">
      <w:pPr>
        <w:pStyle w:val="CommentText"/>
      </w:pPr>
      <w:r>
        <w:rPr>
          <w:rStyle w:val="CommentReference"/>
        </w:rPr>
        <w:annotationRef/>
      </w:r>
      <w:r>
        <w:t xml:space="preserve">Misser </w:t>
      </w:r>
      <w:r>
        <w:t>jeg noget, eller er det som om I gentager jer selv et par gange?</w:t>
      </w:r>
    </w:p>
  </w:comment>
  <w:comment w:id="191" w:author="Jacob Thøgersen" w:date="2020-04-20T17:42:00Z" w:initials="JT">
    <w:p w14:paraId="04BD0044" w14:textId="081990F0" w:rsidR="00F40F00" w:rsidRDefault="00F40F00">
      <w:pPr>
        <w:pStyle w:val="CommentText"/>
      </w:pPr>
      <w:r>
        <w:rPr>
          <w:rStyle w:val="CommentReference"/>
        </w:rPr>
        <w:annotationRef/>
      </w:r>
      <w:r>
        <w:t xml:space="preserve">Hvorfor </w:t>
      </w:r>
      <w:r>
        <w:t>sorterer I så ikke scorer omkring 0 fra? Det burde være rimelig let at lave beregningen igen..? (Og let at omskrive hvis I får bedre resultater)</w:t>
      </w:r>
    </w:p>
  </w:comment>
  <w:comment w:id="192" w:author="Jacob Thøgersen" w:date="2020-04-20T17:48:00Z" w:initials="JT">
    <w:p w14:paraId="15523204" w14:textId="3975621C" w:rsidR="00F40F00" w:rsidRDefault="00F40F00">
      <w:pPr>
        <w:pStyle w:val="CommentText"/>
      </w:pPr>
      <w:r>
        <w:rPr>
          <w:rStyle w:val="CommentReference"/>
        </w:rPr>
        <w:annotationRef/>
      </w:r>
      <w:r>
        <w:t xml:space="preserve">Det </w:t>
      </w:r>
      <w:r>
        <w:t xml:space="preserve">argument står meget stærkere når I har præsenteret nogle eksempler og fortalt </w:t>
      </w:r>
      <w:r w:rsidR="008123EE">
        <w:t>hvordan de er udvalgt.</w:t>
      </w:r>
    </w:p>
  </w:comment>
  <w:comment w:id="195" w:author="Jacob Thøgersen" w:date="2020-04-20T17:51:00Z" w:initials="JT">
    <w:p w14:paraId="4B01741F" w14:textId="0F5CDB57" w:rsidR="008123EE" w:rsidRDefault="008123EE">
      <w:pPr>
        <w:pStyle w:val="CommentText"/>
      </w:pPr>
      <w:r>
        <w:rPr>
          <w:rStyle w:val="CommentReference"/>
        </w:rPr>
        <w:annotationRef/>
      </w:r>
      <w:r>
        <w:t xml:space="preserve">(Jeg </w:t>
      </w:r>
      <w:r>
        <w:t>gentager pointen selvom I har forstået den). Det her – som jeg mere regner som en ’teknisk’ begrænsning – skal selvfølgelig med, men i det næste kommer I mere ind i nogle sproglige og ortografiske overvejelser, og jeg tror jeres læsere vil være mere umiddelbart lydhøre for det. Så prøv at booste det yderligere)</w:t>
      </w:r>
    </w:p>
  </w:comment>
  <w:comment w:id="196" w:author="Jacob Thøgersen" w:date="2020-04-20T17:53:00Z" w:initials="JT">
    <w:p w14:paraId="32772AB3" w14:textId="05453DF9" w:rsidR="008123EE" w:rsidRDefault="008123EE">
      <w:pPr>
        <w:pStyle w:val="CommentText"/>
      </w:pPr>
      <w:r>
        <w:rPr>
          <w:rStyle w:val="CommentReference"/>
        </w:rPr>
        <w:annotationRef/>
      </w:r>
      <w:r>
        <w:t xml:space="preserve">Det </w:t>
      </w:r>
      <w:r>
        <w:t>her fx er let at relatere sig til for andre der er interesserede i (uformelt) skriftsprog. Også selvom de aldrig har tænkt på datalingvistik før.</w:t>
      </w:r>
    </w:p>
  </w:comment>
  <w:comment w:id="197" w:author="Jacob Thøgersen" w:date="2020-04-20T17:54:00Z" w:initials="JT">
    <w:p w14:paraId="7605E52A" w14:textId="75546F95" w:rsidR="008123EE" w:rsidRDefault="008123EE">
      <w:pPr>
        <w:pStyle w:val="CommentText"/>
      </w:pPr>
      <w:r>
        <w:rPr>
          <w:rStyle w:val="CommentReference"/>
        </w:rPr>
        <w:annotationRef/>
      </w:r>
      <w:r>
        <w:t xml:space="preserve">Er </w:t>
      </w:r>
      <w:r>
        <w:t>det ikke mere oplagt at nævne dette i præsentationen af SentidaV2? Jeg mener det er vel ikke ”future research” når I allerede har gjort det..? Eller misforstå jeg noget?</w:t>
      </w:r>
    </w:p>
  </w:comment>
  <w:comment w:id="201" w:author="Jacob Thøgersen" w:date="2020-04-20T17:55:00Z" w:initials="JT">
    <w:p w14:paraId="30C961FE" w14:textId="77777777" w:rsidR="008123EE" w:rsidRDefault="008123EE">
      <w:pPr>
        <w:pStyle w:val="CommentText"/>
      </w:pPr>
      <w:r>
        <w:rPr>
          <w:rStyle w:val="CommentReference"/>
        </w:rPr>
        <w:annotationRef/>
      </w:r>
      <w:r>
        <w:t xml:space="preserve">Hm… </w:t>
      </w:r>
      <w:r>
        <w:t xml:space="preserve">Men er I så ikke tilbage ved det problem som der var med den oprindelige AFINN? Jeg ville være meget skeptisk over for at tro at sentiment er det samme på engelsk og dansk, og især hvis man tænker homografer med ind… </w:t>
      </w:r>
    </w:p>
    <w:p w14:paraId="4EE00210" w14:textId="3DE9510E" w:rsidR="008123EE" w:rsidRDefault="008123EE">
      <w:pPr>
        <w:pStyle w:val="CommentText"/>
      </w:pPr>
      <w:r>
        <w:t>(Just my 2 cents. Det er helt ok hvis I er uenige, selvfølgelig).</w:t>
      </w:r>
    </w:p>
  </w:comment>
  <w:comment w:id="202" w:author="Jacob Thøgersen" w:date="2020-04-20T17:57:00Z" w:initials="JT">
    <w:p w14:paraId="3FDBB38F" w14:textId="40006B31" w:rsidR="008123EE" w:rsidRDefault="008123EE">
      <w:pPr>
        <w:pStyle w:val="CommentText"/>
      </w:pPr>
      <w:r>
        <w:rPr>
          <w:rStyle w:val="CommentReference"/>
        </w:rPr>
        <w:annotationRef/>
      </w:r>
      <w:r>
        <w:t xml:space="preserve">(Igen) </w:t>
      </w:r>
      <w:r>
        <w:t>Hvorfor når I ikke bruger det?</w:t>
      </w:r>
    </w:p>
  </w:comment>
  <w:comment w:id="203" w:author="Jacob Thøgersen" w:date="2020-04-20T17:58:00Z" w:initials="JT">
    <w:p w14:paraId="516E8294" w14:textId="11E29104" w:rsidR="008123EE" w:rsidRDefault="008123EE">
      <w:pPr>
        <w:pStyle w:val="CommentText"/>
      </w:pPr>
      <w:r>
        <w:rPr>
          <w:rStyle w:val="CommentReference"/>
        </w:rPr>
        <w:annotationRef/>
      </w:r>
      <w:r>
        <w:t xml:space="preserve">Argumentet </w:t>
      </w:r>
      <w:r>
        <w:t>her skal præsenteres når I præsenterer fordelene ved en multidimensionel model (ikke i diskussionen). Men jeg kan ikke få logikken til at gå op. Det giver kun mening hvis man tænker binært. Hvis I har fire 5-punktskala som kan moduleres uafhængigt, har I da meget mere end 16 states..???</w:t>
      </w:r>
    </w:p>
  </w:comment>
  <w:comment w:id="206" w:author="Jacob Thøgersen" w:date="2020-04-20T18:01:00Z" w:initials="JT">
    <w:p w14:paraId="53809332" w14:textId="77777777" w:rsidR="00B8342E" w:rsidRDefault="00B8342E">
      <w:pPr>
        <w:pStyle w:val="CommentText"/>
      </w:pPr>
      <w:r>
        <w:rPr>
          <w:rStyle w:val="CommentReference"/>
        </w:rPr>
        <w:annotationRef/>
      </w:r>
      <w:r>
        <w:t xml:space="preserve">Ikke </w:t>
      </w:r>
      <w:r>
        <w:t>i det I har skrevet. Måske engang i fremtiden…</w:t>
      </w:r>
    </w:p>
    <w:p w14:paraId="666BEBCA" w14:textId="77777777" w:rsidR="00B8342E" w:rsidRDefault="00B8342E">
      <w:pPr>
        <w:pStyle w:val="CommentText"/>
      </w:pPr>
      <w:r>
        <w:t>Jeg tror jeg begynder at forstå: Med 4-dimensionel kodning har I lagt grunden til SA-arbejde som I ikke selv har lavet. I bruger kun én af de fire dimensioner her.</w:t>
      </w:r>
    </w:p>
    <w:p w14:paraId="1FC2A814" w14:textId="1F2810F2" w:rsidR="00B8342E" w:rsidRDefault="00B8342E">
      <w:pPr>
        <w:pStyle w:val="CommentText"/>
      </w:pPr>
      <w:r>
        <w:t>Det kan I skrive jer ud af: Præsenter Emma med den ene dimension I bruger, og tilføj derefter noget med at ”for at fremtidssikre Emma har vi derudover inkludere…, men de bliver ikke udnyttet i denne artikel”. Eller sådan noget.</w:t>
      </w:r>
    </w:p>
    <w:p w14:paraId="131EE532" w14:textId="66012BE9" w:rsidR="00B8342E" w:rsidRDefault="00B8342E">
      <w:pPr>
        <w:pStyle w:val="CommentText"/>
      </w:pPr>
      <w:r>
        <w:t>Andre læsere skal helst ikke sidde med samme forvirring som mig: ”hvorfor bliver de ved med at nævne fire dimensioner når de kun bruger den 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24758B" w15:done="0"/>
  <w15:commentEx w15:paraId="46C0C9FB" w15:done="0"/>
  <w15:commentEx w15:paraId="210DFBD0" w15:done="0"/>
  <w15:commentEx w15:paraId="3A013E78" w15:done="0"/>
  <w15:commentEx w15:paraId="227BDF48" w15:done="0"/>
  <w15:commentEx w15:paraId="585953C6" w15:done="0"/>
  <w15:commentEx w15:paraId="241BAAE5" w15:done="0"/>
  <w15:commentEx w15:paraId="23D8E6F5" w15:done="0"/>
  <w15:commentEx w15:paraId="4BCFFF21" w15:done="0"/>
  <w15:commentEx w15:paraId="27119987" w15:done="0"/>
  <w15:commentEx w15:paraId="309197D4" w15:done="0"/>
  <w15:commentEx w15:paraId="71FC36FF" w15:done="0"/>
  <w15:commentEx w15:paraId="35107CFE" w15:done="0"/>
  <w15:commentEx w15:paraId="5E59AC90" w15:done="0"/>
  <w15:commentEx w15:paraId="0C8EBDAE" w15:done="0"/>
  <w15:commentEx w15:paraId="0DB9E43C" w15:done="0"/>
  <w15:commentEx w15:paraId="7B4FDE7F" w15:done="0"/>
  <w15:commentEx w15:paraId="165C58F7" w15:done="0"/>
  <w15:commentEx w15:paraId="39DAF357" w15:done="0"/>
  <w15:commentEx w15:paraId="4EF40223" w15:done="0"/>
  <w15:commentEx w15:paraId="4A027E10" w15:done="0"/>
  <w15:commentEx w15:paraId="5A0BC890" w15:done="0"/>
  <w15:commentEx w15:paraId="6A36FD20" w15:done="0"/>
  <w15:commentEx w15:paraId="5DF97641" w15:done="0"/>
  <w15:commentEx w15:paraId="24306550" w15:done="0"/>
  <w15:commentEx w15:paraId="6936D18D" w15:done="0"/>
  <w15:commentEx w15:paraId="1F54216E" w15:done="0"/>
  <w15:commentEx w15:paraId="7602E222" w15:done="0"/>
  <w15:commentEx w15:paraId="6295F674" w15:done="0"/>
  <w15:commentEx w15:paraId="4D13BBCA" w15:done="0"/>
  <w15:commentEx w15:paraId="033A0088" w15:done="0"/>
  <w15:commentEx w15:paraId="586FAC4D" w15:done="0"/>
  <w15:commentEx w15:paraId="17927E1D" w15:done="0"/>
  <w15:commentEx w15:paraId="62FC79F1" w15:done="0"/>
  <w15:commentEx w15:paraId="4F1BFE94" w15:done="0"/>
  <w15:commentEx w15:paraId="6DEFBB78" w15:done="0"/>
  <w15:commentEx w15:paraId="63A66064" w15:done="0"/>
  <w15:commentEx w15:paraId="16252BE5" w15:done="0"/>
  <w15:commentEx w15:paraId="6802C1C4" w15:done="0"/>
  <w15:commentEx w15:paraId="597F9BF3" w15:done="0"/>
  <w15:commentEx w15:paraId="3388ECC8" w15:done="0"/>
  <w15:commentEx w15:paraId="789FAD2C" w15:done="0"/>
  <w15:commentEx w15:paraId="0AF5DE24" w15:done="0"/>
  <w15:commentEx w15:paraId="3D0234CB" w15:done="0"/>
  <w15:commentEx w15:paraId="5D4B6004" w15:done="0"/>
  <w15:commentEx w15:paraId="23EF94A7" w15:done="0"/>
  <w15:commentEx w15:paraId="1C6076B7" w15:done="0"/>
  <w15:commentEx w15:paraId="481A9867" w15:done="0"/>
  <w15:commentEx w15:paraId="42295CB1" w15:done="0"/>
  <w15:commentEx w15:paraId="1C6257C5" w15:done="0"/>
  <w15:commentEx w15:paraId="698243C9" w15:done="0"/>
  <w15:commentEx w15:paraId="1BC33AE3" w15:done="0"/>
  <w15:commentEx w15:paraId="5AF98686" w15:done="0"/>
  <w15:commentEx w15:paraId="6530D444" w15:done="0"/>
  <w15:commentEx w15:paraId="0B159952" w15:done="0"/>
  <w15:commentEx w15:paraId="341FC692" w15:done="0"/>
  <w15:commentEx w15:paraId="345AE40B" w15:done="0"/>
  <w15:commentEx w15:paraId="3BE698CF" w15:done="0"/>
  <w15:commentEx w15:paraId="7A072855" w15:done="0"/>
  <w15:commentEx w15:paraId="02ABC6E5" w15:done="0"/>
  <w15:commentEx w15:paraId="04F66430" w15:done="0"/>
  <w15:commentEx w15:paraId="2BE33438" w15:done="0"/>
  <w15:commentEx w15:paraId="6A1B3B69" w15:done="0"/>
  <w15:commentEx w15:paraId="5CE53A13" w15:done="0"/>
  <w15:commentEx w15:paraId="04BD0044" w15:done="0"/>
  <w15:commentEx w15:paraId="15523204" w15:done="0"/>
  <w15:commentEx w15:paraId="4B01741F" w15:done="0"/>
  <w15:commentEx w15:paraId="32772AB3" w15:done="0"/>
  <w15:commentEx w15:paraId="7605E52A" w15:done="0"/>
  <w15:commentEx w15:paraId="4EE00210" w15:done="0"/>
  <w15:commentEx w15:paraId="3FDBB38F" w15:done="0"/>
  <w15:commentEx w15:paraId="516E8294" w15:done="0"/>
  <w15:commentEx w15:paraId="131EE5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24758B" w16cid:durableId="224DD586"/>
  <w16cid:commentId w16cid:paraId="46C0C9FB" w16cid:durableId="224DD587"/>
  <w16cid:commentId w16cid:paraId="210DFBD0" w16cid:durableId="224DD588"/>
  <w16cid:commentId w16cid:paraId="3A013E78" w16cid:durableId="224DD589"/>
  <w16cid:commentId w16cid:paraId="227BDF48" w16cid:durableId="224DD58A"/>
  <w16cid:commentId w16cid:paraId="585953C6" w16cid:durableId="224DD58B"/>
  <w16cid:commentId w16cid:paraId="241BAAE5" w16cid:durableId="224DD58C"/>
  <w16cid:commentId w16cid:paraId="23D8E6F5" w16cid:durableId="224DD58D"/>
  <w16cid:commentId w16cid:paraId="4BCFFF21" w16cid:durableId="224DD58E"/>
  <w16cid:commentId w16cid:paraId="27119987" w16cid:durableId="224DD58F"/>
  <w16cid:commentId w16cid:paraId="309197D4" w16cid:durableId="224DD590"/>
  <w16cid:commentId w16cid:paraId="71FC36FF" w16cid:durableId="224DD591"/>
  <w16cid:commentId w16cid:paraId="35107CFE" w16cid:durableId="224DD592"/>
  <w16cid:commentId w16cid:paraId="5E59AC90" w16cid:durableId="224DD593"/>
  <w16cid:commentId w16cid:paraId="0C8EBDAE" w16cid:durableId="224DD594"/>
  <w16cid:commentId w16cid:paraId="0DB9E43C" w16cid:durableId="224DD595"/>
  <w16cid:commentId w16cid:paraId="7B4FDE7F" w16cid:durableId="224DD596"/>
  <w16cid:commentId w16cid:paraId="165C58F7" w16cid:durableId="224DD597"/>
  <w16cid:commentId w16cid:paraId="39DAF357" w16cid:durableId="224DD598"/>
  <w16cid:commentId w16cid:paraId="4EF40223" w16cid:durableId="224DD599"/>
  <w16cid:commentId w16cid:paraId="4A027E10" w16cid:durableId="224DD59A"/>
  <w16cid:commentId w16cid:paraId="5A0BC890" w16cid:durableId="224DD59B"/>
  <w16cid:commentId w16cid:paraId="6A36FD20" w16cid:durableId="224DD59C"/>
  <w16cid:commentId w16cid:paraId="5DF97641" w16cid:durableId="224DD59D"/>
  <w16cid:commentId w16cid:paraId="24306550" w16cid:durableId="224DD59E"/>
  <w16cid:commentId w16cid:paraId="6936D18D" w16cid:durableId="224DD59F"/>
  <w16cid:commentId w16cid:paraId="1F54216E" w16cid:durableId="224DD5A0"/>
  <w16cid:commentId w16cid:paraId="7602E222" w16cid:durableId="224DD5A1"/>
  <w16cid:commentId w16cid:paraId="6295F674" w16cid:durableId="224DD5A2"/>
  <w16cid:commentId w16cid:paraId="4D13BBCA" w16cid:durableId="224DD5A3"/>
  <w16cid:commentId w16cid:paraId="033A0088" w16cid:durableId="224DD5A4"/>
  <w16cid:commentId w16cid:paraId="586FAC4D" w16cid:durableId="224DD5A5"/>
  <w16cid:commentId w16cid:paraId="17927E1D" w16cid:durableId="224DD5A6"/>
  <w16cid:commentId w16cid:paraId="62FC79F1" w16cid:durableId="224DD5A7"/>
  <w16cid:commentId w16cid:paraId="4F1BFE94" w16cid:durableId="224DD5A8"/>
  <w16cid:commentId w16cid:paraId="6DEFBB78" w16cid:durableId="224DD5A9"/>
  <w16cid:commentId w16cid:paraId="63A66064" w16cid:durableId="224DD5AA"/>
  <w16cid:commentId w16cid:paraId="16252BE5" w16cid:durableId="224DD5AB"/>
  <w16cid:commentId w16cid:paraId="6802C1C4" w16cid:durableId="224DD5AC"/>
  <w16cid:commentId w16cid:paraId="597F9BF3" w16cid:durableId="224DD5AD"/>
  <w16cid:commentId w16cid:paraId="3388ECC8" w16cid:durableId="224DD5AE"/>
  <w16cid:commentId w16cid:paraId="789FAD2C" w16cid:durableId="224DD5AF"/>
  <w16cid:commentId w16cid:paraId="0AF5DE24" w16cid:durableId="224DD5B0"/>
  <w16cid:commentId w16cid:paraId="3D0234CB" w16cid:durableId="224DD5B1"/>
  <w16cid:commentId w16cid:paraId="5D4B6004" w16cid:durableId="224DD5B2"/>
  <w16cid:commentId w16cid:paraId="23EF94A7" w16cid:durableId="224DD5B3"/>
  <w16cid:commentId w16cid:paraId="1C6076B7" w16cid:durableId="224DD5B4"/>
  <w16cid:commentId w16cid:paraId="481A9867" w16cid:durableId="224DD5B5"/>
  <w16cid:commentId w16cid:paraId="42295CB1" w16cid:durableId="224DD5B6"/>
  <w16cid:commentId w16cid:paraId="1C6257C5" w16cid:durableId="224DD5B7"/>
  <w16cid:commentId w16cid:paraId="698243C9" w16cid:durableId="224DD5B8"/>
  <w16cid:commentId w16cid:paraId="1BC33AE3" w16cid:durableId="224DD5B9"/>
  <w16cid:commentId w16cid:paraId="5AF98686" w16cid:durableId="224DD5BA"/>
  <w16cid:commentId w16cid:paraId="6530D444" w16cid:durableId="224DD5BB"/>
  <w16cid:commentId w16cid:paraId="0B159952" w16cid:durableId="224DD5BC"/>
  <w16cid:commentId w16cid:paraId="341FC692" w16cid:durableId="224DD5BD"/>
  <w16cid:commentId w16cid:paraId="345AE40B" w16cid:durableId="224DD5BE"/>
  <w16cid:commentId w16cid:paraId="3BE698CF" w16cid:durableId="224DD5BF"/>
  <w16cid:commentId w16cid:paraId="7A072855" w16cid:durableId="224DD5C0"/>
  <w16cid:commentId w16cid:paraId="02ABC6E5" w16cid:durableId="224DD5C1"/>
  <w16cid:commentId w16cid:paraId="04F66430" w16cid:durableId="224DD5C2"/>
  <w16cid:commentId w16cid:paraId="2BE33438" w16cid:durableId="224DD5C3"/>
  <w16cid:commentId w16cid:paraId="6A1B3B69" w16cid:durableId="224DD5C4"/>
  <w16cid:commentId w16cid:paraId="5CE53A13" w16cid:durableId="224DD5C5"/>
  <w16cid:commentId w16cid:paraId="04BD0044" w16cid:durableId="224DD5C6"/>
  <w16cid:commentId w16cid:paraId="15523204" w16cid:durableId="224DD5C7"/>
  <w16cid:commentId w16cid:paraId="4B01741F" w16cid:durableId="224DD5C8"/>
  <w16cid:commentId w16cid:paraId="32772AB3" w16cid:durableId="224DD5C9"/>
  <w16cid:commentId w16cid:paraId="7605E52A" w16cid:durableId="224DD5CA"/>
  <w16cid:commentId w16cid:paraId="4EE00210" w16cid:durableId="224DD5CB"/>
  <w16cid:commentId w16cid:paraId="3FDBB38F" w16cid:durableId="224DD5CC"/>
  <w16cid:commentId w16cid:paraId="516E8294" w16cid:durableId="224DD5CD"/>
  <w16cid:commentId w16cid:paraId="131EE532" w16cid:durableId="224DD5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B0803" w14:textId="77777777" w:rsidR="00D02190" w:rsidRDefault="00D02190" w:rsidP="00A968DF">
      <w:r>
        <w:separator/>
      </w:r>
    </w:p>
  </w:endnote>
  <w:endnote w:type="continuationSeparator" w:id="0">
    <w:p w14:paraId="75C16FC3" w14:textId="77777777" w:rsidR="00D02190" w:rsidRDefault="00D02190" w:rsidP="00A968DF">
      <w:r>
        <w:continuationSeparator/>
      </w:r>
    </w:p>
  </w:endnote>
  <w:endnote w:type="continuationNotice" w:id="1">
    <w:p w14:paraId="519A6028" w14:textId="77777777" w:rsidR="00D02190" w:rsidRDefault="00D02190" w:rsidP="00A968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LT Std 45 Book">
    <w:altName w:val="Century Gothic"/>
    <w:panose1 w:val="020B0502020203020204"/>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8057952"/>
      <w:docPartObj>
        <w:docPartGallery w:val="Page Numbers (Bottom of Page)"/>
        <w:docPartUnique/>
      </w:docPartObj>
    </w:sdtPr>
    <w:sdtEndPr/>
    <w:sdtContent>
      <w:sdt>
        <w:sdtPr>
          <w:id w:val="-1769616900"/>
          <w:docPartObj>
            <w:docPartGallery w:val="Page Numbers (Top of Page)"/>
            <w:docPartUnique/>
          </w:docPartObj>
        </w:sdtPr>
        <w:sdtEndPr/>
        <w:sdtContent>
          <w:p w14:paraId="7FBDEC99" w14:textId="00B2BB54" w:rsidR="00FA7A00" w:rsidRPr="00841AB8" w:rsidRDefault="00FA7A00" w:rsidP="00132D09">
            <w:pPr>
              <w:pStyle w:val="Footer"/>
              <w:jc w:val="right"/>
            </w:pPr>
            <w:r w:rsidRPr="00841AB8">
              <w:rPr>
                <w:sz w:val="24"/>
                <w:szCs w:val="24"/>
              </w:rPr>
              <w:fldChar w:fldCharType="begin"/>
            </w:r>
            <w:r w:rsidRPr="00841AB8">
              <w:instrText xml:space="preserve"> PAGE </w:instrText>
            </w:r>
            <w:r w:rsidRPr="00841AB8">
              <w:rPr>
                <w:sz w:val="24"/>
                <w:szCs w:val="24"/>
              </w:rPr>
              <w:fldChar w:fldCharType="separate"/>
            </w:r>
            <w:r w:rsidR="00B8342E">
              <w:rPr>
                <w:noProof/>
              </w:rPr>
              <w:t>9</w:t>
            </w:r>
            <w:r w:rsidRPr="00841AB8">
              <w:rPr>
                <w:sz w:val="24"/>
                <w:szCs w:val="24"/>
              </w:rPr>
              <w:fldChar w:fldCharType="end"/>
            </w:r>
            <w:r w:rsidRPr="00841AB8">
              <w:t xml:space="preserve">  |  </w:t>
            </w:r>
            <w:r w:rsidRPr="00841AB8">
              <w:rPr>
                <w:sz w:val="24"/>
                <w:szCs w:val="24"/>
              </w:rPr>
              <w:fldChar w:fldCharType="begin"/>
            </w:r>
            <w:r w:rsidRPr="00841AB8">
              <w:instrText xml:space="preserve"> NUMPAGES  </w:instrText>
            </w:r>
            <w:r w:rsidRPr="00841AB8">
              <w:rPr>
                <w:sz w:val="24"/>
                <w:szCs w:val="24"/>
              </w:rPr>
              <w:fldChar w:fldCharType="separate"/>
            </w:r>
            <w:r w:rsidR="00B8342E">
              <w:rPr>
                <w:noProof/>
              </w:rPr>
              <w:t>11</w:t>
            </w:r>
            <w:r w:rsidRPr="00841AB8">
              <w:rPr>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F888D" w14:textId="77777777" w:rsidR="00D02190" w:rsidRDefault="00D02190" w:rsidP="00A968DF">
      <w:r>
        <w:separator/>
      </w:r>
    </w:p>
  </w:footnote>
  <w:footnote w:type="continuationSeparator" w:id="0">
    <w:p w14:paraId="29F359FF" w14:textId="77777777" w:rsidR="00D02190" w:rsidRDefault="00D02190" w:rsidP="00A968DF">
      <w:r>
        <w:continuationSeparator/>
      </w:r>
    </w:p>
  </w:footnote>
  <w:footnote w:type="continuationNotice" w:id="1">
    <w:p w14:paraId="0E39C8DF" w14:textId="77777777" w:rsidR="00D02190" w:rsidRDefault="00D02190" w:rsidP="00A968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33B9A" w14:textId="77777777" w:rsidR="00FA7A00" w:rsidRDefault="00FA7A00" w:rsidP="00A968DF">
    <w:pPr>
      <w:pStyle w:val="Header"/>
    </w:pPr>
    <w:r>
      <w:t>EMMA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4C2E"/>
    <w:multiLevelType w:val="hybridMultilevel"/>
    <w:tmpl w:val="FFFFFFFF"/>
    <w:lvl w:ilvl="0" w:tplc="AFB07674">
      <w:start w:val="1"/>
      <w:numFmt w:val="decimal"/>
      <w:lvlText w:val="%1."/>
      <w:lvlJc w:val="left"/>
      <w:pPr>
        <w:ind w:left="720" w:hanging="360"/>
      </w:pPr>
    </w:lvl>
    <w:lvl w:ilvl="1" w:tplc="E66C62B4">
      <w:start w:val="1"/>
      <w:numFmt w:val="lowerLetter"/>
      <w:lvlText w:val="%2."/>
      <w:lvlJc w:val="left"/>
      <w:pPr>
        <w:ind w:left="1440" w:hanging="360"/>
      </w:pPr>
    </w:lvl>
    <w:lvl w:ilvl="2" w:tplc="E9621748">
      <w:start w:val="1"/>
      <w:numFmt w:val="lowerRoman"/>
      <w:lvlText w:val="%3."/>
      <w:lvlJc w:val="right"/>
      <w:pPr>
        <w:ind w:left="2160" w:hanging="180"/>
      </w:pPr>
    </w:lvl>
    <w:lvl w:ilvl="3" w:tplc="7CD2279C">
      <w:start w:val="1"/>
      <w:numFmt w:val="decimal"/>
      <w:lvlText w:val="%4."/>
      <w:lvlJc w:val="left"/>
      <w:pPr>
        <w:ind w:left="2880" w:hanging="360"/>
      </w:pPr>
    </w:lvl>
    <w:lvl w:ilvl="4" w:tplc="D7404F28">
      <w:start w:val="1"/>
      <w:numFmt w:val="lowerLetter"/>
      <w:lvlText w:val="%5."/>
      <w:lvlJc w:val="left"/>
      <w:pPr>
        <w:ind w:left="3600" w:hanging="360"/>
      </w:pPr>
    </w:lvl>
    <w:lvl w:ilvl="5" w:tplc="4A864AC4">
      <w:start w:val="1"/>
      <w:numFmt w:val="lowerRoman"/>
      <w:lvlText w:val="%6."/>
      <w:lvlJc w:val="right"/>
      <w:pPr>
        <w:ind w:left="4320" w:hanging="180"/>
      </w:pPr>
    </w:lvl>
    <w:lvl w:ilvl="6" w:tplc="B3E01B98">
      <w:start w:val="1"/>
      <w:numFmt w:val="decimal"/>
      <w:lvlText w:val="%7."/>
      <w:lvlJc w:val="left"/>
      <w:pPr>
        <w:ind w:left="5040" w:hanging="360"/>
      </w:pPr>
    </w:lvl>
    <w:lvl w:ilvl="7" w:tplc="F1A024B4">
      <w:start w:val="1"/>
      <w:numFmt w:val="lowerLetter"/>
      <w:lvlText w:val="%8."/>
      <w:lvlJc w:val="left"/>
      <w:pPr>
        <w:ind w:left="5760" w:hanging="360"/>
      </w:pPr>
    </w:lvl>
    <w:lvl w:ilvl="8" w:tplc="75EC7842">
      <w:start w:val="1"/>
      <w:numFmt w:val="lowerRoman"/>
      <w:lvlText w:val="%9."/>
      <w:lvlJc w:val="right"/>
      <w:pPr>
        <w:ind w:left="6480" w:hanging="180"/>
      </w:pPr>
    </w:lvl>
  </w:abstractNum>
  <w:abstractNum w:abstractNumId="1" w15:restartNumberingAfterBreak="0">
    <w:nsid w:val="09B46104"/>
    <w:multiLevelType w:val="hybridMultilevel"/>
    <w:tmpl w:val="FFFFFFFF"/>
    <w:lvl w:ilvl="0" w:tplc="33BACA16">
      <w:start w:val="1"/>
      <w:numFmt w:val="decimal"/>
      <w:lvlText w:val="%1."/>
      <w:lvlJc w:val="left"/>
      <w:pPr>
        <w:ind w:left="720" w:hanging="360"/>
      </w:pPr>
    </w:lvl>
    <w:lvl w:ilvl="1" w:tplc="6902DA9E">
      <w:start w:val="1"/>
      <w:numFmt w:val="lowerLetter"/>
      <w:lvlText w:val="%2."/>
      <w:lvlJc w:val="left"/>
      <w:pPr>
        <w:ind w:left="1440" w:hanging="360"/>
      </w:pPr>
    </w:lvl>
    <w:lvl w:ilvl="2" w:tplc="6136E7DA">
      <w:start w:val="1"/>
      <w:numFmt w:val="lowerRoman"/>
      <w:lvlText w:val="%3."/>
      <w:lvlJc w:val="right"/>
      <w:pPr>
        <w:ind w:left="2160" w:hanging="180"/>
      </w:pPr>
    </w:lvl>
    <w:lvl w:ilvl="3" w:tplc="411C49EC">
      <w:start w:val="1"/>
      <w:numFmt w:val="decimal"/>
      <w:lvlText w:val="%4."/>
      <w:lvlJc w:val="left"/>
      <w:pPr>
        <w:ind w:left="2880" w:hanging="360"/>
      </w:pPr>
    </w:lvl>
    <w:lvl w:ilvl="4" w:tplc="6E264738">
      <w:start w:val="1"/>
      <w:numFmt w:val="lowerLetter"/>
      <w:lvlText w:val="%5."/>
      <w:lvlJc w:val="left"/>
      <w:pPr>
        <w:ind w:left="3600" w:hanging="360"/>
      </w:pPr>
    </w:lvl>
    <w:lvl w:ilvl="5" w:tplc="B226EF88">
      <w:start w:val="1"/>
      <w:numFmt w:val="lowerRoman"/>
      <w:lvlText w:val="%6."/>
      <w:lvlJc w:val="right"/>
      <w:pPr>
        <w:ind w:left="4320" w:hanging="180"/>
      </w:pPr>
    </w:lvl>
    <w:lvl w:ilvl="6" w:tplc="BBCC0094">
      <w:start w:val="1"/>
      <w:numFmt w:val="decimal"/>
      <w:lvlText w:val="%7."/>
      <w:lvlJc w:val="left"/>
      <w:pPr>
        <w:ind w:left="5040" w:hanging="360"/>
      </w:pPr>
    </w:lvl>
    <w:lvl w:ilvl="7" w:tplc="6C0EB9B8">
      <w:start w:val="1"/>
      <w:numFmt w:val="lowerLetter"/>
      <w:lvlText w:val="%8."/>
      <w:lvlJc w:val="left"/>
      <w:pPr>
        <w:ind w:left="5760" w:hanging="360"/>
      </w:pPr>
    </w:lvl>
    <w:lvl w:ilvl="8" w:tplc="655AB57A">
      <w:start w:val="1"/>
      <w:numFmt w:val="lowerRoman"/>
      <w:lvlText w:val="%9."/>
      <w:lvlJc w:val="right"/>
      <w:pPr>
        <w:ind w:left="6480" w:hanging="180"/>
      </w:pPr>
    </w:lvl>
  </w:abstractNum>
  <w:abstractNum w:abstractNumId="2" w15:restartNumberingAfterBreak="0">
    <w:nsid w:val="0DD83CAE"/>
    <w:multiLevelType w:val="hybridMultilevel"/>
    <w:tmpl w:val="FFFFFFFF"/>
    <w:lvl w:ilvl="0" w:tplc="4B7AE150">
      <w:start w:val="1"/>
      <w:numFmt w:val="decimal"/>
      <w:lvlText w:val="%1."/>
      <w:lvlJc w:val="left"/>
      <w:pPr>
        <w:ind w:left="720" w:hanging="360"/>
      </w:pPr>
    </w:lvl>
    <w:lvl w:ilvl="1" w:tplc="74B01C8E">
      <w:start w:val="1"/>
      <w:numFmt w:val="lowerLetter"/>
      <w:lvlText w:val="%2."/>
      <w:lvlJc w:val="left"/>
      <w:pPr>
        <w:ind w:left="1440" w:hanging="360"/>
      </w:pPr>
    </w:lvl>
    <w:lvl w:ilvl="2" w:tplc="C3A4253E">
      <w:start w:val="1"/>
      <w:numFmt w:val="lowerRoman"/>
      <w:lvlText w:val="%3."/>
      <w:lvlJc w:val="right"/>
      <w:pPr>
        <w:ind w:left="2160" w:hanging="180"/>
      </w:pPr>
    </w:lvl>
    <w:lvl w:ilvl="3" w:tplc="3E4AF57A">
      <w:start w:val="1"/>
      <w:numFmt w:val="decimal"/>
      <w:lvlText w:val="%4."/>
      <w:lvlJc w:val="left"/>
      <w:pPr>
        <w:ind w:left="2880" w:hanging="360"/>
      </w:pPr>
    </w:lvl>
    <w:lvl w:ilvl="4" w:tplc="F402AAD6">
      <w:start w:val="1"/>
      <w:numFmt w:val="lowerLetter"/>
      <w:lvlText w:val="%5."/>
      <w:lvlJc w:val="left"/>
      <w:pPr>
        <w:ind w:left="3600" w:hanging="360"/>
      </w:pPr>
    </w:lvl>
    <w:lvl w:ilvl="5" w:tplc="690680E2">
      <w:start w:val="1"/>
      <w:numFmt w:val="lowerRoman"/>
      <w:lvlText w:val="%6."/>
      <w:lvlJc w:val="right"/>
      <w:pPr>
        <w:ind w:left="4320" w:hanging="180"/>
      </w:pPr>
    </w:lvl>
    <w:lvl w:ilvl="6" w:tplc="FE26A304">
      <w:start w:val="1"/>
      <w:numFmt w:val="decimal"/>
      <w:lvlText w:val="%7."/>
      <w:lvlJc w:val="left"/>
      <w:pPr>
        <w:ind w:left="5040" w:hanging="360"/>
      </w:pPr>
    </w:lvl>
    <w:lvl w:ilvl="7" w:tplc="7A14BE8A">
      <w:start w:val="1"/>
      <w:numFmt w:val="lowerLetter"/>
      <w:lvlText w:val="%8."/>
      <w:lvlJc w:val="left"/>
      <w:pPr>
        <w:ind w:left="5760" w:hanging="360"/>
      </w:pPr>
    </w:lvl>
    <w:lvl w:ilvl="8" w:tplc="635C45DA">
      <w:start w:val="1"/>
      <w:numFmt w:val="lowerRoman"/>
      <w:lvlText w:val="%9."/>
      <w:lvlJc w:val="right"/>
      <w:pPr>
        <w:ind w:left="6480" w:hanging="180"/>
      </w:pPr>
    </w:lvl>
  </w:abstractNum>
  <w:abstractNum w:abstractNumId="3" w15:restartNumberingAfterBreak="0">
    <w:nsid w:val="0F567A7E"/>
    <w:multiLevelType w:val="hybridMultilevel"/>
    <w:tmpl w:val="FFFFFFFF"/>
    <w:lvl w:ilvl="0" w:tplc="ECD692B8">
      <w:start w:val="1"/>
      <w:numFmt w:val="decimal"/>
      <w:lvlText w:val="%1."/>
      <w:lvlJc w:val="left"/>
      <w:pPr>
        <w:ind w:left="720" w:hanging="360"/>
      </w:pPr>
    </w:lvl>
    <w:lvl w:ilvl="1" w:tplc="2634E13C">
      <w:start w:val="1"/>
      <w:numFmt w:val="lowerLetter"/>
      <w:lvlText w:val="%2."/>
      <w:lvlJc w:val="left"/>
      <w:pPr>
        <w:ind w:left="1440" w:hanging="360"/>
      </w:pPr>
    </w:lvl>
    <w:lvl w:ilvl="2" w:tplc="525ABDBC">
      <w:start w:val="1"/>
      <w:numFmt w:val="lowerRoman"/>
      <w:lvlText w:val="%3."/>
      <w:lvlJc w:val="right"/>
      <w:pPr>
        <w:ind w:left="2160" w:hanging="180"/>
      </w:pPr>
    </w:lvl>
    <w:lvl w:ilvl="3" w:tplc="4B963826">
      <w:start w:val="1"/>
      <w:numFmt w:val="decimal"/>
      <w:lvlText w:val="%4."/>
      <w:lvlJc w:val="left"/>
      <w:pPr>
        <w:ind w:left="2880" w:hanging="360"/>
      </w:pPr>
    </w:lvl>
    <w:lvl w:ilvl="4" w:tplc="929C0EC6">
      <w:start w:val="1"/>
      <w:numFmt w:val="lowerLetter"/>
      <w:lvlText w:val="%5."/>
      <w:lvlJc w:val="left"/>
      <w:pPr>
        <w:ind w:left="3600" w:hanging="360"/>
      </w:pPr>
    </w:lvl>
    <w:lvl w:ilvl="5" w:tplc="14F2F394">
      <w:start w:val="1"/>
      <w:numFmt w:val="lowerRoman"/>
      <w:lvlText w:val="%6."/>
      <w:lvlJc w:val="right"/>
      <w:pPr>
        <w:ind w:left="4320" w:hanging="180"/>
      </w:pPr>
    </w:lvl>
    <w:lvl w:ilvl="6" w:tplc="3AA64B46">
      <w:start w:val="1"/>
      <w:numFmt w:val="decimal"/>
      <w:lvlText w:val="%7."/>
      <w:lvlJc w:val="left"/>
      <w:pPr>
        <w:ind w:left="5040" w:hanging="360"/>
      </w:pPr>
    </w:lvl>
    <w:lvl w:ilvl="7" w:tplc="2B047FD2">
      <w:start w:val="1"/>
      <w:numFmt w:val="lowerLetter"/>
      <w:lvlText w:val="%8."/>
      <w:lvlJc w:val="left"/>
      <w:pPr>
        <w:ind w:left="5760" w:hanging="360"/>
      </w:pPr>
    </w:lvl>
    <w:lvl w:ilvl="8" w:tplc="16B0AF38">
      <w:start w:val="1"/>
      <w:numFmt w:val="lowerRoman"/>
      <w:lvlText w:val="%9."/>
      <w:lvlJc w:val="right"/>
      <w:pPr>
        <w:ind w:left="6480" w:hanging="180"/>
      </w:pPr>
    </w:lvl>
  </w:abstractNum>
  <w:abstractNum w:abstractNumId="4" w15:restartNumberingAfterBreak="0">
    <w:nsid w:val="11680241"/>
    <w:multiLevelType w:val="hybridMultilevel"/>
    <w:tmpl w:val="58FC33A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1482775B"/>
    <w:multiLevelType w:val="multilevel"/>
    <w:tmpl w:val="719A94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8B7D45"/>
    <w:multiLevelType w:val="hybridMultilevel"/>
    <w:tmpl w:val="FFFFFFFF"/>
    <w:lvl w:ilvl="0" w:tplc="3AF42528">
      <w:start w:val="1"/>
      <w:numFmt w:val="decimal"/>
      <w:lvlText w:val="%1."/>
      <w:lvlJc w:val="left"/>
      <w:pPr>
        <w:ind w:left="720" w:hanging="360"/>
      </w:pPr>
    </w:lvl>
    <w:lvl w:ilvl="1" w:tplc="E3D86BB4">
      <w:start w:val="1"/>
      <w:numFmt w:val="lowerLetter"/>
      <w:lvlText w:val="%2."/>
      <w:lvlJc w:val="left"/>
      <w:pPr>
        <w:ind w:left="1440" w:hanging="360"/>
      </w:pPr>
    </w:lvl>
    <w:lvl w:ilvl="2" w:tplc="594086C6">
      <w:start w:val="1"/>
      <w:numFmt w:val="lowerRoman"/>
      <w:lvlText w:val="%3."/>
      <w:lvlJc w:val="right"/>
      <w:pPr>
        <w:ind w:left="2160" w:hanging="180"/>
      </w:pPr>
    </w:lvl>
    <w:lvl w:ilvl="3" w:tplc="BA9222E4">
      <w:start w:val="1"/>
      <w:numFmt w:val="decimal"/>
      <w:lvlText w:val="%4."/>
      <w:lvlJc w:val="left"/>
      <w:pPr>
        <w:ind w:left="2880" w:hanging="360"/>
      </w:pPr>
    </w:lvl>
    <w:lvl w:ilvl="4" w:tplc="FA8EE118">
      <w:start w:val="1"/>
      <w:numFmt w:val="lowerLetter"/>
      <w:lvlText w:val="%5."/>
      <w:lvlJc w:val="left"/>
      <w:pPr>
        <w:ind w:left="3600" w:hanging="360"/>
      </w:pPr>
    </w:lvl>
    <w:lvl w:ilvl="5" w:tplc="057EEADC">
      <w:start w:val="1"/>
      <w:numFmt w:val="lowerRoman"/>
      <w:lvlText w:val="%6."/>
      <w:lvlJc w:val="right"/>
      <w:pPr>
        <w:ind w:left="4320" w:hanging="180"/>
      </w:pPr>
    </w:lvl>
    <w:lvl w:ilvl="6" w:tplc="9CC22F30">
      <w:start w:val="1"/>
      <w:numFmt w:val="decimal"/>
      <w:lvlText w:val="%7."/>
      <w:lvlJc w:val="left"/>
      <w:pPr>
        <w:ind w:left="5040" w:hanging="360"/>
      </w:pPr>
    </w:lvl>
    <w:lvl w:ilvl="7" w:tplc="A91405B2">
      <w:start w:val="1"/>
      <w:numFmt w:val="lowerLetter"/>
      <w:lvlText w:val="%8."/>
      <w:lvlJc w:val="left"/>
      <w:pPr>
        <w:ind w:left="5760" w:hanging="360"/>
      </w:pPr>
    </w:lvl>
    <w:lvl w:ilvl="8" w:tplc="CC429CBC">
      <w:start w:val="1"/>
      <w:numFmt w:val="lowerRoman"/>
      <w:lvlText w:val="%9."/>
      <w:lvlJc w:val="right"/>
      <w:pPr>
        <w:ind w:left="6480" w:hanging="180"/>
      </w:pPr>
    </w:lvl>
  </w:abstractNum>
  <w:abstractNum w:abstractNumId="7" w15:restartNumberingAfterBreak="0">
    <w:nsid w:val="188B3F28"/>
    <w:multiLevelType w:val="hybridMultilevel"/>
    <w:tmpl w:val="FFFFFFFF"/>
    <w:lvl w:ilvl="0" w:tplc="4BF688E6">
      <w:start w:val="1"/>
      <w:numFmt w:val="decimal"/>
      <w:lvlText w:val="%1."/>
      <w:lvlJc w:val="left"/>
      <w:pPr>
        <w:ind w:left="720" w:hanging="360"/>
      </w:pPr>
    </w:lvl>
    <w:lvl w:ilvl="1" w:tplc="789EC862">
      <w:start w:val="1"/>
      <w:numFmt w:val="lowerLetter"/>
      <w:lvlText w:val="%2."/>
      <w:lvlJc w:val="left"/>
      <w:pPr>
        <w:ind w:left="1440" w:hanging="360"/>
      </w:pPr>
    </w:lvl>
    <w:lvl w:ilvl="2" w:tplc="FCFACFA4">
      <w:start w:val="1"/>
      <w:numFmt w:val="lowerRoman"/>
      <w:lvlText w:val="%3."/>
      <w:lvlJc w:val="right"/>
      <w:pPr>
        <w:ind w:left="2160" w:hanging="180"/>
      </w:pPr>
    </w:lvl>
    <w:lvl w:ilvl="3" w:tplc="65DC0322">
      <w:start w:val="1"/>
      <w:numFmt w:val="decimal"/>
      <w:lvlText w:val="%4."/>
      <w:lvlJc w:val="left"/>
      <w:pPr>
        <w:ind w:left="2880" w:hanging="360"/>
      </w:pPr>
    </w:lvl>
    <w:lvl w:ilvl="4" w:tplc="9D1CDF64">
      <w:start w:val="1"/>
      <w:numFmt w:val="lowerLetter"/>
      <w:lvlText w:val="%5."/>
      <w:lvlJc w:val="left"/>
      <w:pPr>
        <w:ind w:left="3600" w:hanging="360"/>
      </w:pPr>
    </w:lvl>
    <w:lvl w:ilvl="5" w:tplc="7A184D9E">
      <w:start w:val="1"/>
      <w:numFmt w:val="lowerRoman"/>
      <w:lvlText w:val="%6."/>
      <w:lvlJc w:val="right"/>
      <w:pPr>
        <w:ind w:left="4320" w:hanging="180"/>
      </w:pPr>
    </w:lvl>
    <w:lvl w:ilvl="6" w:tplc="391C7736">
      <w:start w:val="1"/>
      <w:numFmt w:val="decimal"/>
      <w:lvlText w:val="%7."/>
      <w:lvlJc w:val="left"/>
      <w:pPr>
        <w:ind w:left="5040" w:hanging="360"/>
      </w:pPr>
    </w:lvl>
    <w:lvl w:ilvl="7" w:tplc="C37E3296">
      <w:start w:val="1"/>
      <w:numFmt w:val="lowerLetter"/>
      <w:lvlText w:val="%8."/>
      <w:lvlJc w:val="left"/>
      <w:pPr>
        <w:ind w:left="5760" w:hanging="360"/>
      </w:pPr>
    </w:lvl>
    <w:lvl w:ilvl="8" w:tplc="F1BECD2A">
      <w:start w:val="1"/>
      <w:numFmt w:val="lowerRoman"/>
      <w:lvlText w:val="%9."/>
      <w:lvlJc w:val="right"/>
      <w:pPr>
        <w:ind w:left="6480" w:hanging="180"/>
      </w:pPr>
    </w:lvl>
  </w:abstractNum>
  <w:abstractNum w:abstractNumId="8" w15:restartNumberingAfterBreak="0">
    <w:nsid w:val="18C7498A"/>
    <w:multiLevelType w:val="hybridMultilevel"/>
    <w:tmpl w:val="FFFFFFFF"/>
    <w:lvl w:ilvl="0" w:tplc="0BE228CE">
      <w:start w:val="1"/>
      <w:numFmt w:val="decimal"/>
      <w:lvlText w:val="%1."/>
      <w:lvlJc w:val="left"/>
      <w:pPr>
        <w:ind w:left="720" w:hanging="360"/>
      </w:pPr>
    </w:lvl>
    <w:lvl w:ilvl="1" w:tplc="F4C0008A">
      <w:start w:val="1"/>
      <w:numFmt w:val="lowerLetter"/>
      <w:lvlText w:val="%2."/>
      <w:lvlJc w:val="left"/>
      <w:pPr>
        <w:ind w:left="1440" w:hanging="360"/>
      </w:pPr>
    </w:lvl>
    <w:lvl w:ilvl="2" w:tplc="2764A51A">
      <w:start w:val="1"/>
      <w:numFmt w:val="lowerRoman"/>
      <w:lvlText w:val="%3."/>
      <w:lvlJc w:val="right"/>
      <w:pPr>
        <w:ind w:left="2160" w:hanging="180"/>
      </w:pPr>
    </w:lvl>
    <w:lvl w:ilvl="3" w:tplc="86E2361C">
      <w:start w:val="1"/>
      <w:numFmt w:val="decimal"/>
      <w:lvlText w:val="%4."/>
      <w:lvlJc w:val="left"/>
      <w:pPr>
        <w:ind w:left="2880" w:hanging="360"/>
      </w:pPr>
    </w:lvl>
    <w:lvl w:ilvl="4" w:tplc="4D52AA9A">
      <w:start w:val="1"/>
      <w:numFmt w:val="lowerLetter"/>
      <w:lvlText w:val="%5."/>
      <w:lvlJc w:val="left"/>
      <w:pPr>
        <w:ind w:left="3600" w:hanging="360"/>
      </w:pPr>
    </w:lvl>
    <w:lvl w:ilvl="5" w:tplc="78D62574">
      <w:start w:val="1"/>
      <w:numFmt w:val="lowerRoman"/>
      <w:lvlText w:val="%6."/>
      <w:lvlJc w:val="right"/>
      <w:pPr>
        <w:ind w:left="4320" w:hanging="180"/>
      </w:pPr>
    </w:lvl>
    <w:lvl w:ilvl="6" w:tplc="2AC8832C">
      <w:start w:val="1"/>
      <w:numFmt w:val="decimal"/>
      <w:lvlText w:val="%7."/>
      <w:lvlJc w:val="left"/>
      <w:pPr>
        <w:ind w:left="5040" w:hanging="360"/>
      </w:pPr>
    </w:lvl>
    <w:lvl w:ilvl="7" w:tplc="BB704DA2">
      <w:start w:val="1"/>
      <w:numFmt w:val="lowerLetter"/>
      <w:lvlText w:val="%8."/>
      <w:lvlJc w:val="left"/>
      <w:pPr>
        <w:ind w:left="5760" w:hanging="360"/>
      </w:pPr>
    </w:lvl>
    <w:lvl w:ilvl="8" w:tplc="95100226">
      <w:start w:val="1"/>
      <w:numFmt w:val="lowerRoman"/>
      <w:lvlText w:val="%9."/>
      <w:lvlJc w:val="right"/>
      <w:pPr>
        <w:ind w:left="6480" w:hanging="180"/>
      </w:pPr>
    </w:lvl>
  </w:abstractNum>
  <w:abstractNum w:abstractNumId="9" w15:restartNumberingAfterBreak="0">
    <w:nsid w:val="19B73629"/>
    <w:multiLevelType w:val="hybridMultilevel"/>
    <w:tmpl w:val="FFFFFFFF"/>
    <w:lvl w:ilvl="0" w:tplc="13F0279E">
      <w:start w:val="1"/>
      <w:numFmt w:val="decimal"/>
      <w:lvlText w:val="%1."/>
      <w:lvlJc w:val="left"/>
      <w:pPr>
        <w:ind w:left="720" w:hanging="360"/>
      </w:pPr>
    </w:lvl>
    <w:lvl w:ilvl="1" w:tplc="1EAC1D04">
      <w:start w:val="1"/>
      <w:numFmt w:val="lowerLetter"/>
      <w:lvlText w:val="%2."/>
      <w:lvlJc w:val="left"/>
      <w:pPr>
        <w:ind w:left="1440" w:hanging="360"/>
      </w:pPr>
    </w:lvl>
    <w:lvl w:ilvl="2" w:tplc="6AD27234">
      <w:start w:val="1"/>
      <w:numFmt w:val="lowerRoman"/>
      <w:lvlText w:val="%3."/>
      <w:lvlJc w:val="right"/>
      <w:pPr>
        <w:ind w:left="2160" w:hanging="180"/>
      </w:pPr>
    </w:lvl>
    <w:lvl w:ilvl="3" w:tplc="CB48485C">
      <w:start w:val="1"/>
      <w:numFmt w:val="decimal"/>
      <w:lvlText w:val="%4."/>
      <w:lvlJc w:val="left"/>
      <w:pPr>
        <w:ind w:left="2880" w:hanging="360"/>
      </w:pPr>
    </w:lvl>
    <w:lvl w:ilvl="4" w:tplc="6B864D8E">
      <w:start w:val="1"/>
      <w:numFmt w:val="lowerLetter"/>
      <w:lvlText w:val="%5."/>
      <w:lvlJc w:val="left"/>
      <w:pPr>
        <w:ind w:left="3600" w:hanging="360"/>
      </w:pPr>
    </w:lvl>
    <w:lvl w:ilvl="5" w:tplc="AFD2BDAA">
      <w:start w:val="1"/>
      <w:numFmt w:val="lowerRoman"/>
      <w:lvlText w:val="%6."/>
      <w:lvlJc w:val="right"/>
      <w:pPr>
        <w:ind w:left="4320" w:hanging="180"/>
      </w:pPr>
    </w:lvl>
    <w:lvl w:ilvl="6" w:tplc="C1741368">
      <w:start w:val="1"/>
      <w:numFmt w:val="decimal"/>
      <w:lvlText w:val="%7."/>
      <w:lvlJc w:val="left"/>
      <w:pPr>
        <w:ind w:left="5040" w:hanging="360"/>
      </w:pPr>
    </w:lvl>
    <w:lvl w:ilvl="7" w:tplc="CF34B4CE">
      <w:start w:val="1"/>
      <w:numFmt w:val="lowerLetter"/>
      <w:lvlText w:val="%8."/>
      <w:lvlJc w:val="left"/>
      <w:pPr>
        <w:ind w:left="5760" w:hanging="360"/>
      </w:pPr>
    </w:lvl>
    <w:lvl w:ilvl="8" w:tplc="D7740B88">
      <w:start w:val="1"/>
      <w:numFmt w:val="lowerRoman"/>
      <w:lvlText w:val="%9."/>
      <w:lvlJc w:val="right"/>
      <w:pPr>
        <w:ind w:left="6480" w:hanging="180"/>
      </w:pPr>
    </w:lvl>
  </w:abstractNum>
  <w:abstractNum w:abstractNumId="10" w15:restartNumberingAfterBreak="0">
    <w:nsid w:val="1A090F4D"/>
    <w:multiLevelType w:val="hybridMultilevel"/>
    <w:tmpl w:val="FFFFFFFF"/>
    <w:lvl w:ilvl="0" w:tplc="7C22A5F6">
      <w:start w:val="1"/>
      <w:numFmt w:val="decimal"/>
      <w:lvlText w:val="%1."/>
      <w:lvlJc w:val="left"/>
      <w:pPr>
        <w:ind w:left="720" w:hanging="360"/>
      </w:pPr>
    </w:lvl>
    <w:lvl w:ilvl="1" w:tplc="7CF8D828">
      <w:start w:val="1"/>
      <w:numFmt w:val="lowerLetter"/>
      <w:lvlText w:val="%2."/>
      <w:lvlJc w:val="left"/>
      <w:pPr>
        <w:ind w:left="1440" w:hanging="360"/>
      </w:pPr>
    </w:lvl>
    <w:lvl w:ilvl="2" w:tplc="10EEF006">
      <w:start w:val="1"/>
      <w:numFmt w:val="lowerRoman"/>
      <w:lvlText w:val="%3."/>
      <w:lvlJc w:val="right"/>
      <w:pPr>
        <w:ind w:left="2160" w:hanging="180"/>
      </w:pPr>
    </w:lvl>
    <w:lvl w:ilvl="3" w:tplc="BE0A1EFE">
      <w:start w:val="1"/>
      <w:numFmt w:val="decimal"/>
      <w:lvlText w:val="%4."/>
      <w:lvlJc w:val="left"/>
      <w:pPr>
        <w:ind w:left="2880" w:hanging="360"/>
      </w:pPr>
    </w:lvl>
    <w:lvl w:ilvl="4" w:tplc="4274ACC2">
      <w:start w:val="1"/>
      <w:numFmt w:val="lowerLetter"/>
      <w:lvlText w:val="%5."/>
      <w:lvlJc w:val="left"/>
      <w:pPr>
        <w:ind w:left="3600" w:hanging="360"/>
      </w:pPr>
    </w:lvl>
    <w:lvl w:ilvl="5" w:tplc="0FA6BAF6">
      <w:start w:val="1"/>
      <w:numFmt w:val="lowerRoman"/>
      <w:lvlText w:val="%6."/>
      <w:lvlJc w:val="right"/>
      <w:pPr>
        <w:ind w:left="4320" w:hanging="180"/>
      </w:pPr>
    </w:lvl>
    <w:lvl w:ilvl="6" w:tplc="E19CDBAE">
      <w:start w:val="1"/>
      <w:numFmt w:val="decimal"/>
      <w:lvlText w:val="%7."/>
      <w:lvlJc w:val="left"/>
      <w:pPr>
        <w:ind w:left="5040" w:hanging="360"/>
      </w:pPr>
    </w:lvl>
    <w:lvl w:ilvl="7" w:tplc="229E791C">
      <w:start w:val="1"/>
      <w:numFmt w:val="lowerLetter"/>
      <w:lvlText w:val="%8."/>
      <w:lvlJc w:val="left"/>
      <w:pPr>
        <w:ind w:left="5760" w:hanging="360"/>
      </w:pPr>
    </w:lvl>
    <w:lvl w:ilvl="8" w:tplc="B02C3CF2">
      <w:start w:val="1"/>
      <w:numFmt w:val="lowerRoman"/>
      <w:lvlText w:val="%9."/>
      <w:lvlJc w:val="right"/>
      <w:pPr>
        <w:ind w:left="6480" w:hanging="180"/>
      </w:pPr>
    </w:lvl>
  </w:abstractNum>
  <w:abstractNum w:abstractNumId="11" w15:restartNumberingAfterBreak="0">
    <w:nsid w:val="1C3E3690"/>
    <w:multiLevelType w:val="hybridMultilevel"/>
    <w:tmpl w:val="FFFFFFFF"/>
    <w:lvl w:ilvl="0" w:tplc="F62EFD96">
      <w:start w:val="1"/>
      <w:numFmt w:val="decimal"/>
      <w:lvlText w:val="%1."/>
      <w:lvlJc w:val="left"/>
      <w:pPr>
        <w:ind w:left="720" w:hanging="360"/>
      </w:pPr>
    </w:lvl>
    <w:lvl w:ilvl="1" w:tplc="296C6DC6">
      <w:start w:val="1"/>
      <w:numFmt w:val="lowerLetter"/>
      <w:lvlText w:val="%2."/>
      <w:lvlJc w:val="left"/>
      <w:pPr>
        <w:ind w:left="1440" w:hanging="360"/>
      </w:pPr>
    </w:lvl>
    <w:lvl w:ilvl="2" w:tplc="B3F677DC">
      <w:start w:val="1"/>
      <w:numFmt w:val="lowerRoman"/>
      <w:lvlText w:val="%3."/>
      <w:lvlJc w:val="right"/>
      <w:pPr>
        <w:ind w:left="2160" w:hanging="180"/>
      </w:pPr>
    </w:lvl>
    <w:lvl w:ilvl="3" w:tplc="A71699EC">
      <w:start w:val="1"/>
      <w:numFmt w:val="decimal"/>
      <w:lvlText w:val="%4."/>
      <w:lvlJc w:val="left"/>
      <w:pPr>
        <w:ind w:left="2880" w:hanging="360"/>
      </w:pPr>
    </w:lvl>
    <w:lvl w:ilvl="4" w:tplc="876A6662">
      <w:start w:val="1"/>
      <w:numFmt w:val="lowerLetter"/>
      <w:lvlText w:val="%5."/>
      <w:lvlJc w:val="left"/>
      <w:pPr>
        <w:ind w:left="3600" w:hanging="360"/>
      </w:pPr>
    </w:lvl>
    <w:lvl w:ilvl="5" w:tplc="5A3ABD92">
      <w:start w:val="1"/>
      <w:numFmt w:val="lowerRoman"/>
      <w:lvlText w:val="%6."/>
      <w:lvlJc w:val="right"/>
      <w:pPr>
        <w:ind w:left="4320" w:hanging="180"/>
      </w:pPr>
    </w:lvl>
    <w:lvl w:ilvl="6" w:tplc="2E0856E6">
      <w:start w:val="1"/>
      <w:numFmt w:val="decimal"/>
      <w:lvlText w:val="%7."/>
      <w:lvlJc w:val="left"/>
      <w:pPr>
        <w:ind w:left="5040" w:hanging="360"/>
      </w:pPr>
    </w:lvl>
    <w:lvl w:ilvl="7" w:tplc="4260C430">
      <w:start w:val="1"/>
      <w:numFmt w:val="lowerLetter"/>
      <w:lvlText w:val="%8."/>
      <w:lvlJc w:val="left"/>
      <w:pPr>
        <w:ind w:left="5760" w:hanging="360"/>
      </w:pPr>
    </w:lvl>
    <w:lvl w:ilvl="8" w:tplc="01C8C6B2">
      <w:start w:val="1"/>
      <w:numFmt w:val="lowerRoman"/>
      <w:lvlText w:val="%9."/>
      <w:lvlJc w:val="right"/>
      <w:pPr>
        <w:ind w:left="6480" w:hanging="180"/>
      </w:pPr>
    </w:lvl>
  </w:abstractNum>
  <w:abstractNum w:abstractNumId="12" w15:restartNumberingAfterBreak="0">
    <w:nsid w:val="26BA6BF4"/>
    <w:multiLevelType w:val="hybridMultilevel"/>
    <w:tmpl w:val="FFFFFFFF"/>
    <w:lvl w:ilvl="0" w:tplc="6CEC30F4">
      <w:start w:val="1"/>
      <w:numFmt w:val="decimal"/>
      <w:lvlText w:val="%1."/>
      <w:lvlJc w:val="left"/>
      <w:pPr>
        <w:ind w:left="720" w:hanging="360"/>
      </w:pPr>
    </w:lvl>
    <w:lvl w:ilvl="1" w:tplc="5F1060BC">
      <w:start w:val="1"/>
      <w:numFmt w:val="lowerLetter"/>
      <w:lvlText w:val="%2."/>
      <w:lvlJc w:val="left"/>
      <w:pPr>
        <w:ind w:left="1440" w:hanging="360"/>
      </w:pPr>
    </w:lvl>
    <w:lvl w:ilvl="2" w:tplc="8714A4A6">
      <w:start w:val="1"/>
      <w:numFmt w:val="lowerRoman"/>
      <w:lvlText w:val="%3."/>
      <w:lvlJc w:val="right"/>
      <w:pPr>
        <w:ind w:left="2160" w:hanging="180"/>
      </w:pPr>
    </w:lvl>
    <w:lvl w:ilvl="3" w:tplc="1E063314">
      <w:start w:val="1"/>
      <w:numFmt w:val="decimal"/>
      <w:lvlText w:val="%4."/>
      <w:lvlJc w:val="left"/>
      <w:pPr>
        <w:ind w:left="2880" w:hanging="360"/>
      </w:pPr>
    </w:lvl>
    <w:lvl w:ilvl="4" w:tplc="ED1CDD4C">
      <w:start w:val="1"/>
      <w:numFmt w:val="lowerLetter"/>
      <w:lvlText w:val="%5."/>
      <w:lvlJc w:val="left"/>
      <w:pPr>
        <w:ind w:left="3600" w:hanging="360"/>
      </w:pPr>
    </w:lvl>
    <w:lvl w:ilvl="5" w:tplc="2A4868F0">
      <w:start w:val="1"/>
      <w:numFmt w:val="lowerRoman"/>
      <w:lvlText w:val="%6."/>
      <w:lvlJc w:val="right"/>
      <w:pPr>
        <w:ind w:left="4320" w:hanging="180"/>
      </w:pPr>
    </w:lvl>
    <w:lvl w:ilvl="6" w:tplc="60AE663C">
      <w:start w:val="1"/>
      <w:numFmt w:val="decimal"/>
      <w:lvlText w:val="%7."/>
      <w:lvlJc w:val="left"/>
      <w:pPr>
        <w:ind w:left="5040" w:hanging="360"/>
      </w:pPr>
    </w:lvl>
    <w:lvl w:ilvl="7" w:tplc="A85E8D7E">
      <w:start w:val="1"/>
      <w:numFmt w:val="lowerLetter"/>
      <w:lvlText w:val="%8."/>
      <w:lvlJc w:val="left"/>
      <w:pPr>
        <w:ind w:left="5760" w:hanging="360"/>
      </w:pPr>
    </w:lvl>
    <w:lvl w:ilvl="8" w:tplc="C7709C7C">
      <w:start w:val="1"/>
      <w:numFmt w:val="lowerRoman"/>
      <w:lvlText w:val="%9."/>
      <w:lvlJc w:val="right"/>
      <w:pPr>
        <w:ind w:left="6480" w:hanging="180"/>
      </w:pPr>
    </w:lvl>
  </w:abstractNum>
  <w:abstractNum w:abstractNumId="13" w15:restartNumberingAfterBreak="0">
    <w:nsid w:val="27745916"/>
    <w:multiLevelType w:val="hybridMultilevel"/>
    <w:tmpl w:val="FFFFFFFF"/>
    <w:lvl w:ilvl="0" w:tplc="E5269F3C">
      <w:start w:val="1"/>
      <w:numFmt w:val="decimal"/>
      <w:lvlText w:val="%1."/>
      <w:lvlJc w:val="left"/>
      <w:pPr>
        <w:ind w:left="720" w:hanging="360"/>
      </w:pPr>
    </w:lvl>
    <w:lvl w:ilvl="1" w:tplc="2C54DD8E">
      <w:start w:val="1"/>
      <w:numFmt w:val="lowerLetter"/>
      <w:lvlText w:val="%2."/>
      <w:lvlJc w:val="left"/>
      <w:pPr>
        <w:ind w:left="1440" w:hanging="360"/>
      </w:pPr>
    </w:lvl>
    <w:lvl w:ilvl="2" w:tplc="3E5A55D4">
      <w:start w:val="1"/>
      <w:numFmt w:val="lowerRoman"/>
      <w:lvlText w:val="%3."/>
      <w:lvlJc w:val="right"/>
      <w:pPr>
        <w:ind w:left="2160" w:hanging="180"/>
      </w:pPr>
    </w:lvl>
    <w:lvl w:ilvl="3" w:tplc="338E3282">
      <w:start w:val="1"/>
      <w:numFmt w:val="decimal"/>
      <w:lvlText w:val="%4."/>
      <w:lvlJc w:val="left"/>
      <w:pPr>
        <w:ind w:left="2880" w:hanging="360"/>
      </w:pPr>
    </w:lvl>
    <w:lvl w:ilvl="4" w:tplc="0AB4D7FA">
      <w:start w:val="1"/>
      <w:numFmt w:val="lowerLetter"/>
      <w:lvlText w:val="%5."/>
      <w:lvlJc w:val="left"/>
      <w:pPr>
        <w:ind w:left="3600" w:hanging="360"/>
      </w:pPr>
    </w:lvl>
    <w:lvl w:ilvl="5" w:tplc="20A2334A">
      <w:start w:val="1"/>
      <w:numFmt w:val="lowerRoman"/>
      <w:lvlText w:val="%6."/>
      <w:lvlJc w:val="right"/>
      <w:pPr>
        <w:ind w:left="4320" w:hanging="180"/>
      </w:pPr>
    </w:lvl>
    <w:lvl w:ilvl="6" w:tplc="EBA6E564">
      <w:start w:val="1"/>
      <w:numFmt w:val="decimal"/>
      <w:lvlText w:val="%7."/>
      <w:lvlJc w:val="left"/>
      <w:pPr>
        <w:ind w:left="5040" w:hanging="360"/>
      </w:pPr>
    </w:lvl>
    <w:lvl w:ilvl="7" w:tplc="E438BEEC">
      <w:start w:val="1"/>
      <w:numFmt w:val="lowerLetter"/>
      <w:lvlText w:val="%8."/>
      <w:lvlJc w:val="left"/>
      <w:pPr>
        <w:ind w:left="5760" w:hanging="360"/>
      </w:pPr>
    </w:lvl>
    <w:lvl w:ilvl="8" w:tplc="E814D3B0">
      <w:start w:val="1"/>
      <w:numFmt w:val="lowerRoman"/>
      <w:lvlText w:val="%9."/>
      <w:lvlJc w:val="right"/>
      <w:pPr>
        <w:ind w:left="6480" w:hanging="180"/>
      </w:pPr>
    </w:lvl>
  </w:abstractNum>
  <w:abstractNum w:abstractNumId="14" w15:restartNumberingAfterBreak="0">
    <w:nsid w:val="2CB43384"/>
    <w:multiLevelType w:val="hybridMultilevel"/>
    <w:tmpl w:val="FFFFFFFF"/>
    <w:lvl w:ilvl="0" w:tplc="FF4CAA2E">
      <w:start w:val="1"/>
      <w:numFmt w:val="decimal"/>
      <w:lvlText w:val="%1."/>
      <w:lvlJc w:val="left"/>
      <w:pPr>
        <w:ind w:left="720" w:hanging="360"/>
      </w:pPr>
    </w:lvl>
    <w:lvl w:ilvl="1" w:tplc="5296A61E">
      <w:start w:val="1"/>
      <w:numFmt w:val="lowerLetter"/>
      <w:lvlText w:val="%2."/>
      <w:lvlJc w:val="left"/>
      <w:pPr>
        <w:ind w:left="1440" w:hanging="360"/>
      </w:pPr>
    </w:lvl>
    <w:lvl w:ilvl="2" w:tplc="500C4AD2">
      <w:start w:val="1"/>
      <w:numFmt w:val="lowerRoman"/>
      <w:lvlText w:val="%3."/>
      <w:lvlJc w:val="right"/>
      <w:pPr>
        <w:ind w:left="2160" w:hanging="180"/>
      </w:pPr>
    </w:lvl>
    <w:lvl w:ilvl="3" w:tplc="E32CBBA2">
      <w:start w:val="1"/>
      <w:numFmt w:val="decimal"/>
      <w:lvlText w:val="%4."/>
      <w:lvlJc w:val="left"/>
      <w:pPr>
        <w:ind w:left="2880" w:hanging="360"/>
      </w:pPr>
    </w:lvl>
    <w:lvl w:ilvl="4" w:tplc="E2D48CD8">
      <w:start w:val="1"/>
      <w:numFmt w:val="lowerLetter"/>
      <w:lvlText w:val="%5."/>
      <w:lvlJc w:val="left"/>
      <w:pPr>
        <w:ind w:left="3600" w:hanging="360"/>
      </w:pPr>
    </w:lvl>
    <w:lvl w:ilvl="5" w:tplc="CAB05E4C">
      <w:start w:val="1"/>
      <w:numFmt w:val="lowerRoman"/>
      <w:lvlText w:val="%6."/>
      <w:lvlJc w:val="right"/>
      <w:pPr>
        <w:ind w:left="4320" w:hanging="180"/>
      </w:pPr>
    </w:lvl>
    <w:lvl w:ilvl="6" w:tplc="E2BA9ADE">
      <w:start w:val="1"/>
      <w:numFmt w:val="decimal"/>
      <w:lvlText w:val="%7."/>
      <w:lvlJc w:val="left"/>
      <w:pPr>
        <w:ind w:left="5040" w:hanging="360"/>
      </w:pPr>
    </w:lvl>
    <w:lvl w:ilvl="7" w:tplc="E2EAD02E">
      <w:start w:val="1"/>
      <w:numFmt w:val="lowerLetter"/>
      <w:lvlText w:val="%8."/>
      <w:lvlJc w:val="left"/>
      <w:pPr>
        <w:ind w:left="5760" w:hanging="360"/>
      </w:pPr>
    </w:lvl>
    <w:lvl w:ilvl="8" w:tplc="18E8C85A">
      <w:start w:val="1"/>
      <w:numFmt w:val="lowerRoman"/>
      <w:lvlText w:val="%9."/>
      <w:lvlJc w:val="right"/>
      <w:pPr>
        <w:ind w:left="6480" w:hanging="180"/>
      </w:pPr>
    </w:lvl>
  </w:abstractNum>
  <w:abstractNum w:abstractNumId="15" w15:restartNumberingAfterBreak="0">
    <w:nsid w:val="36D254E7"/>
    <w:multiLevelType w:val="hybridMultilevel"/>
    <w:tmpl w:val="FFFFFFFF"/>
    <w:lvl w:ilvl="0" w:tplc="B4F829BA">
      <w:start w:val="1"/>
      <w:numFmt w:val="decimal"/>
      <w:lvlText w:val="%1."/>
      <w:lvlJc w:val="left"/>
      <w:pPr>
        <w:ind w:left="720" w:hanging="360"/>
      </w:pPr>
    </w:lvl>
    <w:lvl w:ilvl="1" w:tplc="3A982D38">
      <w:start w:val="1"/>
      <w:numFmt w:val="lowerLetter"/>
      <w:lvlText w:val="%2."/>
      <w:lvlJc w:val="left"/>
      <w:pPr>
        <w:ind w:left="1440" w:hanging="360"/>
      </w:pPr>
    </w:lvl>
    <w:lvl w:ilvl="2" w:tplc="2ACC55AA">
      <w:start w:val="1"/>
      <w:numFmt w:val="lowerRoman"/>
      <w:lvlText w:val="%3."/>
      <w:lvlJc w:val="right"/>
      <w:pPr>
        <w:ind w:left="2160" w:hanging="180"/>
      </w:pPr>
    </w:lvl>
    <w:lvl w:ilvl="3" w:tplc="D31C6C14">
      <w:start w:val="1"/>
      <w:numFmt w:val="decimal"/>
      <w:lvlText w:val="%4."/>
      <w:lvlJc w:val="left"/>
      <w:pPr>
        <w:ind w:left="2880" w:hanging="360"/>
      </w:pPr>
    </w:lvl>
    <w:lvl w:ilvl="4" w:tplc="94A4EB56">
      <w:start w:val="1"/>
      <w:numFmt w:val="lowerLetter"/>
      <w:lvlText w:val="%5."/>
      <w:lvlJc w:val="left"/>
      <w:pPr>
        <w:ind w:left="3600" w:hanging="360"/>
      </w:pPr>
    </w:lvl>
    <w:lvl w:ilvl="5" w:tplc="FF841B0C">
      <w:start w:val="1"/>
      <w:numFmt w:val="lowerRoman"/>
      <w:lvlText w:val="%6."/>
      <w:lvlJc w:val="right"/>
      <w:pPr>
        <w:ind w:left="4320" w:hanging="180"/>
      </w:pPr>
    </w:lvl>
    <w:lvl w:ilvl="6" w:tplc="FD622B64">
      <w:start w:val="1"/>
      <w:numFmt w:val="decimal"/>
      <w:lvlText w:val="%7."/>
      <w:lvlJc w:val="left"/>
      <w:pPr>
        <w:ind w:left="5040" w:hanging="360"/>
      </w:pPr>
    </w:lvl>
    <w:lvl w:ilvl="7" w:tplc="F668AC26">
      <w:start w:val="1"/>
      <w:numFmt w:val="lowerLetter"/>
      <w:lvlText w:val="%8."/>
      <w:lvlJc w:val="left"/>
      <w:pPr>
        <w:ind w:left="5760" w:hanging="360"/>
      </w:pPr>
    </w:lvl>
    <w:lvl w:ilvl="8" w:tplc="DA8CC880">
      <w:start w:val="1"/>
      <w:numFmt w:val="lowerRoman"/>
      <w:lvlText w:val="%9."/>
      <w:lvlJc w:val="right"/>
      <w:pPr>
        <w:ind w:left="6480" w:hanging="180"/>
      </w:pPr>
    </w:lvl>
  </w:abstractNum>
  <w:abstractNum w:abstractNumId="16" w15:restartNumberingAfterBreak="0">
    <w:nsid w:val="402E5DC3"/>
    <w:multiLevelType w:val="hybridMultilevel"/>
    <w:tmpl w:val="FFFFFFFF"/>
    <w:lvl w:ilvl="0" w:tplc="7FD2F924">
      <w:start w:val="1"/>
      <w:numFmt w:val="decimal"/>
      <w:lvlText w:val="%1."/>
      <w:lvlJc w:val="left"/>
      <w:pPr>
        <w:ind w:left="720" w:hanging="360"/>
      </w:pPr>
    </w:lvl>
    <w:lvl w:ilvl="1" w:tplc="7D28F78C">
      <w:start w:val="1"/>
      <w:numFmt w:val="lowerLetter"/>
      <w:lvlText w:val="%2."/>
      <w:lvlJc w:val="left"/>
      <w:pPr>
        <w:ind w:left="1440" w:hanging="360"/>
      </w:pPr>
    </w:lvl>
    <w:lvl w:ilvl="2" w:tplc="6CFA20F6">
      <w:start w:val="1"/>
      <w:numFmt w:val="lowerRoman"/>
      <w:lvlText w:val="%3."/>
      <w:lvlJc w:val="right"/>
      <w:pPr>
        <w:ind w:left="2160" w:hanging="180"/>
      </w:pPr>
    </w:lvl>
    <w:lvl w:ilvl="3" w:tplc="D1788810">
      <w:start w:val="1"/>
      <w:numFmt w:val="decimal"/>
      <w:lvlText w:val="%4."/>
      <w:lvlJc w:val="left"/>
      <w:pPr>
        <w:ind w:left="2880" w:hanging="360"/>
      </w:pPr>
    </w:lvl>
    <w:lvl w:ilvl="4" w:tplc="541E8A4C">
      <w:start w:val="1"/>
      <w:numFmt w:val="lowerLetter"/>
      <w:lvlText w:val="%5."/>
      <w:lvlJc w:val="left"/>
      <w:pPr>
        <w:ind w:left="3600" w:hanging="360"/>
      </w:pPr>
    </w:lvl>
    <w:lvl w:ilvl="5" w:tplc="0F6AB3B2">
      <w:start w:val="1"/>
      <w:numFmt w:val="lowerRoman"/>
      <w:lvlText w:val="%6."/>
      <w:lvlJc w:val="right"/>
      <w:pPr>
        <w:ind w:left="4320" w:hanging="180"/>
      </w:pPr>
    </w:lvl>
    <w:lvl w:ilvl="6" w:tplc="5E8A62C2">
      <w:start w:val="1"/>
      <w:numFmt w:val="decimal"/>
      <w:lvlText w:val="%7."/>
      <w:lvlJc w:val="left"/>
      <w:pPr>
        <w:ind w:left="5040" w:hanging="360"/>
      </w:pPr>
    </w:lvl>
    <w:lvl w:ilvl="7" w:tplc="32B48440">
      <w:start w:val="1"/>
      <w:numFmt w:val="lowerLetter"/>
      <w:lvlText w:val="%8."/>
      <w:lvlJc w:val="left"/>
      <w:pPr>
        <w:ind w:left="5760" w:hanging="360"/>
      </w:pPr>
    </w:lvl>
    <w:lvl w:ilvl="8" w:tplc="31F85042">
      <w:start w:val="1"/>
      <w:numFmt w:val="lowerRoman"/>
      <w:lvlText w:val="%9."/>
      <w:lvlJc w:val="right"/>
      <w:pPr>
        <w:ind w:left="6480" w:hanging="180"/>
      </w:pPr>
    </w:lvl>
  </w:abstractNum>
  <w:abstractNum w:abstractNumId="17" w15:restartNumberingAfterBreak="0">
    <w:nsid w:val="40373D70"/>
    <w:multiLevelType w:val="hybridMultilevel"/>
    <w:tmpl w:val="FFFFFFFF"/>
    <w:lvl w:ilvl="0" w:tplc="5CB27AD4">
      <w:start w:val="1"/>
      <w:numFmt w:val="decimal"/>
      <w:lvlText w:val="%1."/>
      <w:lvlJc w:val="left"/>
      <w:pPr>
        <w:ind w:left="720" w:hanging="360"/>
      </w:pPr>
    </w:lvl>
    <w:lvl w:ilvl="1" w:tplc="76004090">
      <w:start w:val="1"/>
      <w:numFmt w:val="lowerLetter"/>
      <w:lvlText w:val="%2."/>
      <w:lvlJc w:val="left"/>
      <w:pPr>
        <w:ind w:left="1440" w:hanging="360"/>
      </w:pPr>
    </w:lvl>
    <w:lvl w:ilvl="2" w:tplc="38C2FB2A">
      <w:start w:val="1"/>
      <w:numFmt w:val="lowerRoman"/>
      <w:lvlText w:val="%3."/>
      <w:lvlJc w:val="right"/>
      <w:pPr>
        <w:ind w:left="2160" w:hanging="180"/>
      </w:pPr>
    </w:lvl>
    <w:lvl w:ilvl="3" w:tplc="3DF663BA">
      <w:start w:val="1"/>
      <w:numFmt w:val="decimal"/>
      <w:lvlText w:val="%4."/>
      <w:lvlJc w:val="left"/>
      <w:pPr>
        <w:ind w:left="2880" w:hanging="360"/>
      </w:pPr>
    </w:lvl>
    <w:lvl w:ilvl="4" w:tplc="419EBD82">
      <w:start w:val="1"/>
      <w:numFmt w:val="lowerLetter"/>
      <w:lvlText w:val="%5."/>
      <w:lvlJc w:val="left"/>
      <w:pPr>
        <w:ind w:left="3600" w:hanging="360"/>
      </w:pPr>
    </w:lvl>
    <w:lvl w:ilvl="5" w:tplc="BDAE5860">
      <w:start w:val="1"/>
      <w:numFmt w:val="lowerRoman"/>
      <w:lvlText w:val="%6."/>
      <w:lvlJc w:val="right"/>
      <w:pPr>
        <w:ind w:left="4320" w:hanging="180"/>
      </w:pPr>
    </w:lvl>
    <w:lvl w:ilvl="6" w:tplc="C76615C8">
      <w:start w:val="1"/>
      <w:numFmt w:val="decimal"/>
      <w:lvlText w:val="%7."/>
      <w:lvlJc w:val="left"/>
      <w:pPr>
        <w:ind w:left="5040" w:hanging="360"/>
      </w:pPr>
    </w:lvl>
    <w:lvl w:ilvl="7" w:tplc="E32EF4DC">
      <w:start w:val="1"/>
      <w:numFmt w:val="lowerLetter"/>
      <w:lvlText w:val="%8."/>
      <w:lvlJc w:val="left"/>
      <w:pPr>
        <w:ind w:left="5760" w:hanging="360"/>
      </w:pPr>
    </w:lvl>
    <w:lvl w:ilvl="8" w:tplc="667E5442">
      <w:start w:val="1"/>
      <w:numFmt w:val="lowerRoman"/>
      <w:lvlText w:val="%9."/>
      <w:lvlJc w:val="right"/>
      <w:pPr>
        <w:ind w:left="6480" w:hanging="180"/>
      </w:pPr>
    </w:lvl>
  </w:abstractNum>
  <w:abstractNum w:abstractNumId="18" w15:restartNumberingAfterBreak="0">
    <w:nsid w:val="42F57547"/>
    <w:multiLevelType w:val="hybridMultilevel"/>
    <w:tmpl w:val="FFFFFFFF"/>
    <w:lvl w:ilvl="0" w:tplc="E0444DF2">
      <w:start w:val="1"/>
      <w:numFmt w:val="decimal"/>
      <w:lvlText w:val="%1."/>
      <w:lvlJc w:val="left"/>
      <w:pPr>
        <w:ind w:left="720" w:hanging="360"/>
      </w:pPr>
    </w:lvl>
    <w:lvl w:ilvl="1" w:tplc="CE94C2E8">
      <w:start w:val="1"/>
      <w:numFmt w:val="lowerLetter"/>
      <w:lvlText w:val="%2."/>
      <w:lvlJc w:val="left"/>
      <w:pPr>
        <w:ind w:left="1440" w:hanging="360"/>
      </w:pPr>
    </w:lvl>
    <w:lvl w:ilvl="2" w:tplc="B6BCD1D0">
      <w:start w:val="1"/>
      <w:numFmt w:val="lowerRoman"/>
      <w:lvlText w:val="%3."/>
      <w:lvlJc w:val="right"/>
      <w:pPr>
        <w:ind w:left="2160" w:hanging="180"/>
      </w:pPr>
    </w:lvl>
    <w:lvl w:ilvl="3" w:tplc="CD7A6D66">
      <w:start w:val="1"/>
      <w:numFmt w:val="decimal"/>
      <w:lvlText w:val="%4."/>
      <w:lvlJc w:val="left"/>
      <w:pPr>
        <w:ind w:left="2880" w:hanging="360"/>
      </w:pPr>
    </w:lvl>
    <w:lvl w:ilvl="4" w:tplc="6CC4FDBC">
      <w:start w:val="1"/>
      <w:numFmt w:val="lowerLetter"/>
      <w:lvlText w:val="%5."/>
      <w:lvlJc w:val="left"/>
      <w:pPr>
        <w:ind w:left="3600" w:hanging="360"/>
      </w:pPr>
    </w:lvl>
    <w:lvl w:ilvl="5" w:tplc="B1BC1EAA">
      <w:start w:val="1"/>
      <w:numFmt w:val="lowerRoman"/>
      <w:lvlText w:val="%6."/>
      <w:lvlJc w:val="right"/>
      <w:pPr>
        <w:ind w:left="4320" w:hanging="180"/>
      </w:pPr>
    </w:lvl>
    <w:lvl w:ilvl="6" w:tplc="ACAE100C">
      <w:start w:val="1"/>
      <w:numFmt w:val="decimal"/>
      <w:lvlText w:val="%7."/>
      <w:lvlJc w:val="left"/>
      <w:pPr>
        <w:ind w:left="5040" w:hanging="360"/>
      </w:pPr>
    </w:lvl>
    <w:lvl w:ilvl="7" w:tplc="F3022A72">
      <w:start w:val="1"/>
      <w:numFmt w:val="lowerLetter"/>
      <w:lvlText w:val="%8."/>
      <w:lvlJc w:val="left"/>
      <w:pPr>
        <w:ind w:left="5760" w:hanging="360"/>
      </w:pPr>
    </w:lvl>
    <w:lvl w:ilvl="8" w:tplc="CC4274CC">
      <w:start w:val="1"/>
      <w:numFmt w:val="lowerRoman"/>
      <w:lvlText w:val="%9."/>
      <w:lvlJc w:val="right"/>
      <w:pPr>
        <w:ind w:left="6480" w:hanging="180"/>
      </w:pPr>
    </w:lvl>
  </w:abstractNum>
  <w:abstractNum w:abstractNumId="19" w15:restartNumberingAfterBreak="0">
    <w:nsid w:val="47F13A2C"/>
    <w:multiLevelType w:val="hybridMultilevel"/>
    <w:tmpl w:val="FFFFFFFF"/>
    <w:lvl w:ilvl="0" w:tplc="B3380D6E">
      <w:start w:val="1"/>
      <w:numFmt w:val="decimal"/>
      <w:lvlText w:val="%1."/>
      <w:lvlJc w:val="left"/>
      <w:pPr>
        <w:ind w:left="720" w:hanging="360"/>
      </w:pPr>
    </w:lvl>
    <w:lvl w:ilvl="1" w:tplc="872AD146">
      <w:start w:val="1"/>
      <w:numFmt w:val="lowerLetter"/>
      <w:lvlText w:val="%2."/>
      <w:lvlJc w:val="left"/>
      <w:pPr>
        <w:ind w:left="1440" w:hanging="360"/>
      </w:pPr>
    </w:lvl>
    <w:lvl w:ilvl="2" w:tplc="0C80EB1E">
      <w:start w:val="1"/>
      <w:numFmt w:val="lowerRoman"/>
      <w:lvlText w:val="%3."/>
      <w:lvlJc w:val="right"/>
      <w:pPr>
        <w:ind w:left="2160" w:hanging="180"/>
      </w:pPr>
    </w:lvl>
    <w:lvl w:ilvl="3" w:tplc="A5D6B2DE">
      <w:start w:val="1"/>
      <w:numFmt w:val="decimal"/>
      <w:lvlText w:val="%4."/>
      <w:lvlJc w:val="left"/>
      <w:pPr>
        <w:ind w:left="2880" w:hanging="360"/>
      </w:pPr>
    </w:lvl>
    <w:lvl w:ilvl="4" w:tplc="6EAA0FAA">
      <w:start w:val="1"/>
      <w:numFmt w:val="lowerLetter"/>
      <w:lvlText w:val="%5."/>
      <w:lvlJc w:val="left"/>
      <w:pPr>
        <w:ind w:left="3600" w:hanging="360"/>
      </w:pPr>
    </w:lvl>
    <w:lvl w:ilvl="5" w:tplc="6CF6B286">
      <w:start w:val="1"/>
      <w:numFmt w:val="lowerRoman"/>
      <w:lvlText w:val="%6."/>
      <w:lvlJc w:val="right"/>
      <w:pPr>
        <w:ind w:left="4320" w:hanging="180"/>
      </w:pPr>
    </w:lvl>
    <w:lvl w:ilvl="6" w:tplc="638E993A">
      <w:start w:val="1"/>
      <w:numFmt w:val="decimal"/>
      <w:lvlText w:val="%7."/>
      <w:lvlJc w:val="left"/>
      <w:pPr>
        <w:ind w:left="5040" w:hanging="360"/>
      </w:pPr>
    </w:lvl>
    <w:lvl w:ilvl="7" w:tplc="B7E07F0E">
      <w:start w:val="1"/>
      <w:numFmt w:val="lowerLetter"/>
      <w:lvlText w:val="%8."/>
      <w:lvlJc w:val="left"/>
      <w:pPr>
        <w:ind w:left="5760" w:hanging="360"/>
      </w:pPr>
    </w:lvl>
    <w:lvl w:ilvl="8" w:tplc="B100FC78">
      <w:start w:val="1"/>
      <w:numFmt w:val="lowerRoman"/>
      <w:lvlText w:val="%9."/>
      <w:lvlJc w:val="right"/>
      <w:pPr>
        <w:ind w:left="6480" w:hanging="180"/>
      </w:pPr>
    </w:lvl>
  </w:abstractNum>
  <w:abstractNum w:abstractNumId="20" w15:restartNumberingAfterBreak="0">
    <w:nsid w:val="491D2ACC"/>
    <w:multiLevelType w:val="hybridMultilevel"/>
    <w:tmpl w:val="FFFFFFFF"/>
    <w:lvl w:ilvl="0" w:tplc="F8CE9272">
      <w:start w:val="1"/>
      <w:numFmt w:val="decimal"/>
      <w:lvlText w:val="%1."/>
      <w:lvlJc w:val="left"/>
      <w:pPr>
        <w:ind w:left="720" w:hanging="360"/>
      </w:pPr>
    </w:lvl>
    <w:lvl w:ilvl="1" w:tplc="A862321E">
      <w:start w:val="1"/>
      <w:numFmt w:val="lowerLetter"/>
      <w:lvlText w:val="%2."/>
      <w:lvlJc w:val="left"/>
      <w:pPr>
        <w:ind w:left="1440" w:hanging="360"/>
      </w:pPr>
    </w:lvl>
    <w:lvl w:ilvl="2" w:tplc="273A3E0E">
      <w:start w:val="1"/>
      <w:numFmt w:val="lowerRoman"/>
      <w:lvlText w:val="%3."/>
      <w:lvlJc w:val="right"/>
      <w:pPr>
        <w:ind w:left="2160" w:hanging="180"/>
      </w:pPr>
    </w:lvl>
    <w:lvl w:ilvl="3" w:tplc="25A80E96">
      <w:start w:val="1"/>
      <w:numFmt w:val="decimal"/>
      <w:lvlText w:val="%4."/>
      <w:lvlJc w:val="left"/>
      <w:pPr>
        <w:ind w:left="2880" w:hanging="360"/>
      </w:pPr>
    </w:lvl>
    <w:lvl w:ilvl="4" w:tplc="F07C666E">
      <w:start w:val="1"/>
      <w:numFmt w:val="lowerLetter"/>
      <w:lvlText w:val="%5."/>
      <w:lvlJc w:val="left"/>
      <w:pPr>
        <w:ind w:left="3600" w:hanging="360"/>
      </w:pPr>
    </w:lvl>
    <w:lvl w:ilvl="5" w:tplc="19401172">
      <w:start w:val="1"/>
      <w:numFmt w:val="lowerRoman"/>
      <w:lvlText w:val="%6."/>
      <w:lvlJc w:val="right"/>
      <w:pPr>
        <w:ind w:left="4320" w:hanging="180"/>
      </w:pPr>
    </w:lvl>
    <w:lvl w:ilvl="6" w:tplc="7F7C5070">
      <w:start w:val="1"/>
      <w:numFmt w:val="decimal"/>
      <w:lvlText w:val="%7."/>
      <w:lvlJc w:val="left"/>
      <w:pPr>
        <w:ind w:left="5040" w:hanging="360"/>
      </w:pPr>
    </w:lvl>
    <w:lvl w:ilvl="7" w:tplc="6068F148">
      <w:start w:val="1"/>
      <w:numFmt w:val="lowerLetter"/>
      <w:lvlText w:val="%8."/>
      <w:lvlJc w:val="left"/>
      <w:pPr>
        <w:ind w:left="5760" w:hanging="360"/>
      </w:pPr>
    </w:lvl>
    <w:lvl w:ilvl="8" w:tplc="065C53AA">
      <w:start w:val="1"/>
      <w:numFmt w:val="lowerRoman"/>
      <w:lvlText w:val="%9."/>
      <w:lvlJc w:val="right"/>
      <w:pPr>
        <w:ind w:left="6480" w:hanging="180"/>
      </w:pPr>
    </w:lvl>
  </w:abstractNum>
  <w:abstractNum w:abstractNumId="21" w15:restartNumberingAfterBreak="0">
    <w:nsid w:val="4B9968E5"/>
    <w:multiLevelType w:val="hybridMultilevel"/>
    <w:tmpl w:val="4FEC9FF2"/>
    <w:lvl w:ilvl="0" w:tplc="60B456D2">
      <w:start w:val="4"/>
      <w:numFmt w:val="bullet"/>
      <w:lvlText w:val="-"/>
      <w:lvlJc w:val="left"/>
      <w:pPr>
        <w:ind w:left="720" w:hanging="360"/>
      </w:pPr>
      <w:rPr>
        <w:rFonts w:ascii="Times New Roman" w:eastAsia="Times New Roman" w:hAnsi="Times New Roman" w:cs="Times New Roman" w:hint="default"/>
        <w:color w:val="000000" w:themeColor="tex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1EE509A"/>
    <w:multiLevelType w:val="hybridMultilevel"/>
    <w:tmpl w:val="FFFFFFFF"/>
    <w:lvl w:ilvl="0" w:tplc="CD643084">
      <w:start w:val="1"/>
      <w:numFmt w:val="bullet"/>
      <w:lvlText w:val=""/>
      <w:lvlJc w:val="left"/>
      <w:pPr>
        <w:ind w:left="720" w:hanging="360"/>
      </w:pPr>
      <w:rPr>
        <w:rFonts w:ascii="Symbol" w:hAnsi="Symbol" w:hint="default"/>
      </w:rPr>
    </w:lvl>
    <w:lvl w:ilvl="1" w:tplc="7DACAD06">
      <w:start w:val="1"/>
      <w:numFmt w:val="bullet"/>
      <w:lvlText w:val=""/>
      <w:lvlJc w:val="left"/>
      <w:pPr>
        <w:ind w:left="1440" w:hanging="360"/>
      </w:pPr>
      <w:rPr>
        <w:rFonts w:ascii="Symbol" w:hAnsi="Symbol" w:hint="default"/>
      </w:rPr>
    </w:lvl>
    <w:lvl w:ilvl="2" w:tplc="5E16CEC2">
      <w:start w:val="1"/>
      <w:numFmt w:val="bullet"/>
      <w:lvlText w:val=""/>
      <w:lvlJc w:val="left"/>
      <w:pPr>
        <w:ind w:left="2160" w:hanging="360"/>
      </w:pPr>
      <w:rPr>
        <w:rFonts w:ascii="Wingdings" w:hAnsi="Wingdings" w:hint="default"/>
      </w:rPr>
    </w:lvl>
    <w:lvl w:ilvl="3" w:tplc="62EC5DC0">
      <w:start w:val="1"/>
      <w:numFmt w:val="bullet"/>
      <w:lvlText w:val=""/>
      <w:lvlJc w:val="left"/>
      <w:pPr>
        <w:ind w:left="2880" w:hanging="360"/>
      </w:pPr>
      <w:rPr>
        <w:rFonts w:ascii="Symbol" w:hAnsi="Symbol" w:hint="default"/>
      </w:rPr>
    </w:lvl>
    <w:lvl w:ilvl="4" w:tplc="F6F0E7DE">
      <w:start w:val="1"/>
      <w:numFmt w:val="bullet"/>
      <w:lvlText w:val="o"/>
      <w:lvlJc w:val="left"/>
      <w:pPr>
        <w:ind w:left="3600" w:hanging="360"/>
      </w:pPr>
      <w:rPr>
        <w:rFonts w:ascii="Courier New" w:hAnsi="Courier New" w:hint="default"/>
      </w:rPr>
    </w:lvl>
    <w:lvl w:ilvl="5" w:tplc="B63ED8C4">
      <w:start w:val="1"/>
      <w:numFmt w:val="bullet"/>
      <w:lvlText w:val=""/>
      <w:lvlJc w:val="left"/>
      <w:pPr>
        <w:ind w:left="4320" w:hanging="360"/>
      </w:pPr>
      <w:rPr>
        <w:rFonts w:ascii="Wingdings" w:hAnsi="Wingdings" w:hint="default"/>
      </w:rPr>
    </w:lvl>
    <w:lvl w:ilvl="6" w:tplc="5076547A">
      <w:start w:val="1"/>
      <w:numFmt w:val="bullet"/>
      <w:lvlText w:val=""/>
      <w:lvlJc w:val="left"/>
      <w:pPr>
        <w:ind w:left="5040" w:hanging="360"/>
      </w:pPr>
      <w:rPr>
        <w:rFonts w:ascii="Symbol" w:hAnsi="Symbol" w:hint="default"/>
      </w:rPr>
    </w:lvl>
    <w:lvl w:ilvl="7" w:tplc="23BA1ED2">
      <w:start w:val="1"/>
      <w:numFmt w:val="bullet"/>
      <w:lvlText w:val="o"/>
      <w:lvlJc w:val="left"/>
      <w:pPr>
        <w:ind w:left="5760" w:hanging="360"/>
      </w:pPr>
      <w:rPr>
        <w:rFonts w:ascii="Courier New" w:hAnsi="Courier New" w:hint="default"/>
      </w:rPr>
    </w:lvl>
    <w:lvl w:ilvl="8" w:tplc="DEF03A7A">
      <w:start w:val="1"/>
      <w:numFmt w:val="bullet"/>
      <w:lvlText w:val=""/>
      <w:lvlJc w:val="left"/>
      <w:pPr>
        <w:ind w:left="6480" w:hanging="360"/>
      </w:pPr>
      <w:rPr>
        <w:rFonts w:ascii="Wingdings" w:hAnsi="Wingdings" w:hint="default"/>
      </w:rPr>
    </w:lvl>
  </w:abstractNum>
  <w:abstractNum w:abstractNumId="23" w15:restartNumberingAfterBreak="0">
    <w:nsid w:val="52722CAF"/>
    <w:multiLevelType w:val="hybridMultilevel"/>
    <w:tmpl w:val="FFFFFFFF"/>
    <w:lvl w:ilvl="0" w:tplc="C1C06E12">
      <w:start w:val="1"/>
      <w:numFmt w:val="decimal"/>
      <w:lvlText w:val="%1."/>
      <w:lvlJc w:val="left"/>
      <w:pPr>
        <w:ind w:left="720" w:hanging="360"/>
      </w:pPr>
    </w:lvl>
    <w:lvl w:ilvl="1" w:tplc="42C60866">
      <w:start w:val="1"/>
      <w:numFmt w:val="lowerLetter"/>
      <w:lvlText w:val="%2."/>
      <w:lvlJc w:val="left"/>
      <w:pPr>
        <w:ind w:left="1440" w:hanging="360"/>
      </w:pPr>
    </w:lvl>
    <w:lvl w:ilvl="2" w:tplc="B6625294">
      <w:start w:val="1"/>
      <w:numFmt w:val="lowerRoman"/>
      <w:lvlText w:val="%3."/>
      <w:lvlJc w:val="right"/>
      <w:pPr>
        <w:ind w:left="2160" w:hanging="180"/>
      </w:pPr>
    </w:lvl>
    <w:lvl w:ilvl="3" w:tplc="68F01C70">
      <w:start w:val="1"/>
      <w:numFmt w:val="decimal"/>
      <w:lvlText w:val="%4."/>
      <w:lvlJc w:val="left"/>
      <w:pPr>
        <w:ind w:left="2880" w:hanging="360"/>
      </w:pPr>
    </w:lvl>
    <w:lvl w:ilvl="4" w:tplc="4FBC377A">
      <w:start w:val="1"/>
      <w:numFmt w:val="lowerLetter"/>
      <w:lvlText w:val="%5."/>
      <w:lvlJc w:val="left"/>
      <w:pPr>
        <w:ind w:left="3600" w:hanging="360"/>
      </w:pPr>
    </w:lvl>
    <w:lvl w:ilvl="5" w:tplc="955EE580">
      <w:start w:val="1"/>
      <w:numFmt w:val="lowerRoman"/>
      <w:lvlText w:val="%6."/>
      <w:lvlJc w:val="right"/>
      <w:pPr>
        <w:ind w:left="4320" w:hanging="180"/>
      </w:pPr>
    </w:lvl>
    <w:lvl w:ilvl="6" w:tplc="0A664E74">
      <w:start w:val="1"/>
      <w:numFmt w:val="decimal"/>
      <w:lvlText w:val="%7."/>
      <w:lvlJc w:val="left"/>
      <w:pPr>
        <w:ind w:left="5040" w:hanging="360"/>
      </w:pPr>
    </w:lvl>
    <w:lvl w:ilvl="7" w:tplc="4B626D54">
      <w:start w:val="1"/>
      <w:numFmt w:val="lowerLetter"/>
      <w:lvlText w:val="%8."/>
      <w:lvlJc w:val="left"/>
      <w:pPr>
        <w:ind w:left="5760" w:hanging="360"/>
      </w:pPr>
    </w:lvl>
    <w:lvl w:ilvl="8" w:tplc="B53C659E">
      <w:start w:val="1"/>
      <w:numFmt w:val="lowerRoman"/>
      <w:lvlText w:val="%9."/>
      <w:lvlJc w:val="right"/>
      <w:pPr>
        <w:ind w:left="6480" w:hanging="180"/>
      </w:pPr>
    </w:lvl>
  </w:abstractNum>
  <w:abstractNum w:abstractNumId="24" w15:restartNumberingAfterBreak="0">
    <w:nsid w:val="5399524A"/>
    <w:multiLevelType w:val="hybridMultilevel"/>
    <w:tmpl w:val="FFFFFFFF"/>
    <w:lvl w:ilvl="0" w:tplc="57B2A816">
      <w:start w:val="1"/>
      <w:numFmt w:val="decimal"/>
      <w:lvlText w:val="%1."/>
      <w:lvlJc w:val="left"/>
      <w:pPr>
        <w:ind w:left="720" w:hanging="360"/>
      </w:pPr>
    </w:lvl>
    <w:lvl w:ilvl="1" w:tplc="CB785476">
      <w:start w:val="1"/>
      <w:numFmt w:val="lowerLetter"/>
      <w:lvlText w:val="%2."/>
      <w:lvlJc w:val="left"/>
      <w:pPr>
        <w:ind w:left="1440" w:hanging="360"/>
      </w:pPr>
    </w:lvl>
    <w:lvl w:ilvl="2" w:tplc="C812E7F4">
      <w:start w:val="1"/>
      <w:numFmt w:val="lowerRoman"/>
      <w:lvlText w:val="%3."/>
      <w:lvlJc w:val="right"/>
      <w:pPr>
        <w:ind w:left="2160" w:hanging="180"/>
      </w:pPr>
    </w:lvl>
    <w:lvl w:ilvl="3" w:tplc="40405E8C">
      <w:start w:val="1"/>
      <w:numFmt w:val="decimal"/>
      <w:lvlText w:val="%4."/>
      <w:lvlJc w:val="left"/>
      <w:pPr>
        <w:ind w:left="2880" w:hanging="360"/>
      </w:pPr>
    </w:lvl>
    <w:lvl w:ilvl="4" w:tplc="761C7796">
      <w:start w:val="1"/>
      <w:numFmt w:val="lowerLetter"/>
      <w:lvlText w:val="%5."/>
      <w:lvlJc w:val="left"/>
      <w:pPr>
        <w:ind w:left="3600" w:hanging="360"/>
      </w:pPr>
    </w:lvl>
    <w:lvl w:ilvl="5" w:tplc="187CC5EE">
      <w:start w:val="1"/>
      <w:numFmt w:val="lowerRoman"/>
      <w:lvlText w:val="%6."/>
      <w:lvlJc w:val="right"/>
      <w:pPr>
        <w:ind w:left="4320" w:hanging="180"/>
      </w:pPr>
    </w:lvl>
    <w:lvl w:ilvl="6" w:tplc="B7DE2D3E">
      <w:start w:val="1"/>
      <w:numFmt w:val="decimal"/>
      <w:lvlText w:val="%7."/>
      <w:lvlJc w:val="left"/>
      <w:pPr>
        <w:ind w:left="5040" w:hanging="360"/>
      </w:pPr>
    </w:lvl>
    <w:lvl w:ilvl="7" w:tplc="ED627F18">
      <w:start w:val="1"/>
      <w:numFmt w:val="lowerLetter"/>
      <w:lvlText w:val="%8."/>
      <w:lvlJc w:val="left"/>
      <w:pPr>
        <w:ind w:left="5760" w:hanging="360"/>
      </w:pPr>
    </w:lvl>
    <w:lvl w:ilvl="8" w:tplc="1C960E00">
      <w:start w:val="1"/>
      <w:numFmt w:val="lowerRoman"/>
      <w:lvlText w:val="%9."/>
      <w:lvlJc w:val="right"/>
      <w:pPr>
        <w:ind w:left="6480" w:hanging="180"/>
      </w:pPr>
    </w:lvl>
  </w:abstractNum>
  <w:abstractNum w:abstractNumId="25" w15:restartNumberingAfterBreak="0">
    <w:nsid w:val="5747761A"/>
    <w:multiLevelType w:val="hybridMultilevel"/>
    <w:tmpl w:val="FFFFFFFF"/>
    <w:lvl w:ilvl="0" w:tplc="218664A4">
      <w:start w:val="1"/>
      <w:numFmt w:val="decimal"/>
      <w:lvlText w:val="%1."/>
      <w:lvlJc w:val="left"/>
      <w:pPr>
        <w:ind w:left="720" w:hanging="360"/>
      </w:pPr>
    </w:lvl>
    <w:lvl w:ilvl="1" w:tplc="5F5CC08E">
      <w:start w:val="1"/>
      <w:numFmt w:val="lowerLetter"/>
      <w:lvlText w:val="%2."/>
      <w:lvlJc w:val="left"/>
      <w:pPr>
        <w:ind w:left="1440" w:hanging="360"/>
      </w:pPr>
    </w:lvl>
    <w:lvl w:ilvl="2" w:tplc="82B6FBD0">
      <w:start w:val="1"/>
      <w:numFmt w:val="lowerRoman"/>
      <w:lvlText w:val="%3."/>
      <w:lvlJc w:val="right"/>
      <w:pPr>
        <w:ind w:left="2160" w:hanging="180"/>
      </w:pPr>
    </w:lvl>
    <w:lvl w:ilvl="3" w:tplc="17322F80">
      <w:start w:val="1"/>
      <w:numFmt w:val="decimal"/>
      <w:lvlText w:val="%4."/>
      <w:lvlJc w:val="left"/>
      <w:pPr>
        <w:ind w:left="2880" w:hanging="360"/>
      </w:pPr>
    </w:lvl>
    <w:lvl w:ilvl="4" w:tplc="BAA4B3C0">
      <w:start w:val="1"/>
      <w:numFmt w:val="lowerLetter"/>
      <w:lvlText w:val="%5."/>
      <w:lvlJc w:val="left"/>
      <w:pPr>
        <w:ind w:left="3600" w:hanging="360"/>
      </w:pPr>
    </w:lvl>
    <w:lvl w:ilvl="5" w:tplc="4EDCD154">
      <w:start w:val="1"/>
      <w:numFmt w:val="lowerRoman"/>
      <w:lvlText w:val="%6."/>
      <w:lvlJc w:val="right"/>
      <w:pPr>
        <w:ind w:left="4320" w:hanging="180"/>
      </w:pPr>
    </w:lvl>
    <w:lvl w:ilvl="6" w:tplc="2FCAA030">
      <w:start w:val="1"/>
      <w:numFmt w:val="decimal"/>
      <w:lvlText w:val="%7."/>
      <w:lvlJc w:val="left"/>
      <w:pPr>
        <w:ind w:left="5040" w:hanging="360"/>
      </w:pPr>
    </w:lvl>
    <w:lvl w:ilvl="7" w:tplc="F592A0DC">
      <w:start w:val="1"/>
      <w:numFmt w:val="lowerLetter"/>
      <w:lvlText w:val="%8."/>
      <w:lvlJc w:val="left"/>
      <w:pPr>
        <w:ind w:left="5760" w:hanging="360"/>
      </w:pPr>
    </w:lvl>
    <w:lvl w:ilvl="8" w:tplc="9A4AB07A">
      <w:start w:val="1"/>
      <w:numFmt w:val="lowerRoman"/>
      <w:lvlText w:val="%9."/>
      <w:lvlJc w:val="right"/>
      <w:pPr>
        <w:ind w:left="6480" w:hanging="180"/>
      </w:pPr>
    </w:lvl>
  </w:abstractNum>
  <w:abstractNum w:abstractNumId="26" w15:restartNumberingAfterBreak="0">
    <w:nsid w:val="60560C00"/>
    <w:multiLevelType w:val="hybridMultilevel"/>
    <w:tmpl w:val="FFFFFFFF"/>
    <w:lvl w:ilvl="0" w:tplc="FA9492C2">
      <w:start w:val="1"/>
      <w:numFmt w:val="decimal"/>
      <w:lvlText w:val="%1."/>
      <w:lvlJc w:val="left"/>
      <w:pPr>
        <w:ind w:left="720" w:hanging="360"/>
      </w:pPr>
    </w:lvl>
    <w:lvl w:ilvl="1" w:tplc="C464D714">
      <w:start w:val="1"/>
      <w:numFmt w:val="lowerLetter"/>
      <w:lvlText w:val="%2."/>
      <w:lvlJc w:val="left"/>
      <w:pPr>
        <w:ind w:left="1440" w:hanging="360"/>
      </w:pPr>
    </w:lvl>
    <w:lvl w:ilvl="2" w:tplc="D8D60FBC">
      <w:start w:val="1"/>
      <w:numFmt w:val="lowerRoman"/>
      <w:lvlText w:val="%3."/>
      <w:lvlJc w:val="right"/>
      <w:pPr>
        <w:ind w:left="2160" w:hanging="180"/>
      </w:pPr>
    </w:lvl>
    <w:lvl w:ilvl="3" w:tplc="18E4313A">
      <w:start w:val="1"/>
      <w:numFmt w:val="decimal"/>
      <w:lvlText w:val="%4."/>
      <w:lvlJc w:val="left"/>
      <w:pPr>
        <w:ind w:left="2880" w:hanging="360"/>
      </w:pPr>
    </w:lvl>
    <w:lvl w:ilvl="4" w:tplc="FC7CCB6A">
      <w:start w:val="1"/>
      <w:numFmt w:val="lowerLetter"/>
      <w:lvlText w:val="%5."/>
      <w:lvlJc w:val="left"/>
      <w:pPr>
        <w:ind w:left="3600" w:hanging="360"/>
      </w:pPr>
    </w:lvl>
    <w:lvl w:ilvl="5" w:tplc="58DA04EE">
      <w:start w:val="1"/>
      <w:numFmt w:val="lowerRoman"/>
      <w:lvlText w:val="%6."/>
      <w:lvlJc w:val="right"/>
      <w:pPr>
        <w:ind w:left="4320" w:hanging="180"/>
      </w:pPr>
    </w:lvl>
    <w:lvl w:ilvl="6" w:tplc="7A36D5F4">
      <w:start w:val="1"/>
      <w:numFmt w:val="decimal"/>
      <w:lvlText w:val="%7."/>
      <w:lvlJc w:val="left"/>
      <w:pPr>
        <w:ind w:left="5040" w:hanging="360"/>
      </w:pPr>
    </w:lvl>
    <w:lvl w:ilvl="7" w:tplc="A04893D6">
      <w:start w:val="1"/>
      <w:numFmt w:val="lowerLetter"/>
      <w:lvlText w:val="%8."/>
      <w:lvlJc w:val="left"/>
      <w:pPr>
        <w:ind w:left="5760" w:hanging="360"/>
      </w:pPr>
    </w:lvl>
    <w:lvl w:ilvl="8" w:tplc="E8E4F072">
      <w:start w:val="1"/>
      <w:numFmt w:val="lowerRoman"/>
      <w:lvlText w:val="%9."/>
      <w:lvlJc w:val="right"/>
      <w:pPr>
        <w:ind w:left="6480" w:hanging="180"/>
      </w:pPr>
    </w:lvl>
  </w:abstractNum>
  <w:abstractNum w:abstractNumId="27" w15:restartNumberingAfterBreak="0">
    <w:nsid w:val="62C277DE"/>
    <w:multiLevelType w:val="hybridMultilevel"/>
    <w:tmpl w:val="FFFFFFFF"/>
    <w:lvl w:ilvl="0" w:tplc="B464FB3A">
      <w:start w:val="1"/>
      <w:numFmt w:val="decimal"/>
      <w:lvlText w:val="%1."/>
      <w:lvlJc w:val="left"/>
      <w:pPr>
        <w:ind w:left="720" w:hanging="360"/>
      </w:pPr>
    </w:lvl>
    <w:lvl w:ilvl="1" w:tplc="96026FB8">
      <w:start w:val="1"/>
      <w:numFmt w:val="lowerLetter"/>
      <w:lvlText w:val="%2."/>
      <w:lvlJc w:val="left"/>
      <w:pPr>
        <w:ind w:left="1440" w:hanging="360"/>
      </w:pPr>
    </w:lvl>
    <w:lvl w:ilvl="2" w:tplc="57FA6D1E">
      <w:start w:val="1"/>
      <w:numFmt w:val="lowerRoman"/>
      <w:lvlText w:val="%3."/>
      <w:lvlJc w:val="right"/>
      <w:pPr>
        <w:ind w:left="2160" w:hanging="180"/>
      </w:pPr>
    </w:lvl>
    <w:lvl w:ilvl="3" w:tplc="8F705F44">
      <w:start w:val="1"/>
      <w:numFmt w:val="decimal"/>
      <w:lvlText w:val="%4."/>
      <w:lvlJc w:val="left"/>
      <w:pPr>
        <w:ind w:left="2880" w:hanging="360"/>
      </w:pPr>
    </w:lvl>
    <w:lvl w:ilvl="4" w:tplc="16F062EC">
      <w:start w:val="1"/>
      <w:numFmt w:val="lowerLetter"/>
      <w:lvlText w:val="%5."/>
      <w:lvlJc w:val="left"/>
      <w:pPr>
        <w:ind w:left="3600" w:hanging="360"/>
      </w:pPr>
    </w:lvl>
    <w:lvl w:ilvl="5" w:tplc="4D669240">
      <w:start w:val="1"/>
      <w:numFmt w:val="lowerRoman"/>
      <w:lvlText w:val="%6."/>
      <w:lvlJc w:val="right"/>
      <w:pPr>
        <w:ind w:left="4320" w:hanging="180"/>
      </w:pPr>
    </w:lvl>
    <w:lvl w:ilvl="6" w:tplc="1AD81B4C">
      <w:start w:val="1"/>
      <w:numFmt w:val="decimal"/>
      <w:lvlText w:val="%7."/>
      <w:lvlJc w:val="left"/>
      <w:pPr>
        <w:ind w:left="5040" w:hanging="360"/>
      </w:pPr>
    </w:lvl>
    <w:lvl w:ilvl="7" w:tplc="AD9A5C64">
      <w:start w:val="1"/>
      <w:numFmt w:val="lowerLetter"/>
      <w:lvlText w:val="%8."/>
      <w:lvlJc w:val="left"/>
      <w:pPr>
        <w:ind w:left="5760" w:hanging="360"/>
      </w:pPr>
    </w:lvl>
    <w:lvl w:ilvl="8" w:tplc="E14014C0">
      <w:start w:val="1"/>
      <w:numFmt w:val="lowerRoman"/>
      <w:lvlText w:val="%9."/>
      <w:lvlJc w:val="right"/>
      <w:pPr>
        <w:ind w:left="6480" w:hanging="180"/>
      </w:pPr>
    </w:lvl>
  </w:abstractNum>
  <w:abstractNum w:abstractNumId="28" w15:restartNumberingAfterBreak="0">
    <w:nsid w:val="63CC5AD9"/>
    <w:multiLevelType w:val="hybridMultilevel"/>
    <w:tmpl w:val="FFFFFFFF"/>
    <w:lvl w:ilvl="0" w:tplc="2424F568">
      <w:start w:val="1"/>
      <w:numFmt w:val="bullet"/>
      <w:lvlText w:val=""/>
      <w:lvlJc w:val="left"/>
      <w:pPr>
        <w:ind w:left="720" w:hanging="360"/>
      </w:pPr>
      <w:rPr>
        <w:rFonts w:ascii="Symbol" w:hAnsi="Symbol" w:hint="default"/>
      </w:rPr>
    </w:lvl>
    <w:lvl w:ilvl="1" w:tplc="5172E178">
      <w:start w:val="1"/>
      <w:numFmt w:val="bullet"/>
      <w:lvlText w:val="o"/>
      <w:lvlJc w:val="left"/>
      <w:pPr>
        <w:ind w:left="1440" w:hanging="360"/>
      </w:pPr>
      <w:rPr>
        <w:rFonts w:ascii="Courier New" w:hAnsi="Courier New" w:hint="default"/>
      </w:rPr>
    </w:lvl>
    <w:lvl w:ilvl="2" w:tplc="3BAA55A0">
      <w:start w:val="1"/>
      <w:numFmt w:val="bullet"/>
      <w:lvlText w:val=""/>
      <w:lvlJc w:val="left"/>
      <w:pPr>
        <w:ind w:left="2160" w:hanging="360"/>
      </w:pPr>
      <w:rPr>
        <w:rFonts w:ascii="Wingdings" w:hAnsi="Wingdings" w:hint="default"/>
      </w:rPr>
    </w:lvl>
    <w:lvl w:ilvl="3" w:tplc="5DFCF532">
      <w:start w:val="1"/>
      <w:numFmt w:val="bullet"/>
      <w:lvlText w:val=""/>
      <w:lvlJc w:val="left"/>
      <w:pPr>
        <w:ind w:left="2880" w:hanging="360"/>
      </w:pPr>
      <w:rPr>
        <w:rFonts w:ascii="Symbol" w:hAnsi="Symbol" w:hint="default"/>
      </w:rPr>
    </w:lvl>
    <w:lvl w:ilvl="4" w:tplc="11146AA2">
      <w:start w:val="1"/>
      <w:numFmt w:val="bullet"/>
      <w:lvlText w:val="o"/>
      <w:lvlJc w:val="left"/>
      <w:pPr>
        <w:ind w:left="3600" w:hanging="360"/>
      </w:pPr>
      <w:rPr>
        <w:rFonts w:ascii="Courier New" w:hAnsi="Courier New" w:hint="default"/>
      </w:rPr>
    </w:lvl>
    <w:lvl w:ilvl="5" w:tplc="44606F5A">
      <w:start w:val="1"/>
      <w:numFmt w:val="bullet"/>
      <w:lvlText w:val=""/>
      <w:lvlJc w:val="left"/>
      <w:pPr>
        <w:ind w:left="4320" w:hanging="360"/>
      </w:pPr>
      <w:rPr>
        <w:rFonts w:ascii="Wingdings" w:hAnsi="Wingdings" w:hint="default"/>
      </w:rPr>
    </w:lvl>
    <w:lvl w:ilvl="6" w:tplc="40E0600A">
      <w:start w:val="1"/>
      <w:numFmt w:val="bullet"/>
      <w:lvlText w:val=""/>
      <w:lvlJc w:val="left"/>
      <w:pPr>
        <w:ind w:left="5040" w:hanging="360"/>
      </w:pPr>
      <w:rPr>
        <w:rFonts w:ascii="Symbol" w:hAnsi="Symbol" w:hint="default"/>
      </w:rPr>
    </w:lvl>
    <w:lvl w:ilvl="7" w:tplc="BD8C19F8">
      <w:start w:val="1"/>
      <w:numFmt w:val="bullet"/>
      <w:lvlText w:val="o"/>
      <w:lvlJc w:val="left"/>
      <w:pPr>
        <w:ind w:left="5760" w:hanging="360"/>
      </w:pPr>
      <w:rPr>
        <w:rFonts w:ascii="Courier New" w:hAnsi="Courier New" w:hint="default"/>
      </w:rPr>
    </w:lvl>
    <w:lvl w:ilvl="8" w:tplc="7ED8AC5A">
      <w:start w:val="1"/>
      <w:numFmt w:val="bullet"/>
      <w:lvlText w:val=""/>
      <w:lvlJc w:val="left"/>
      <w:pPr>
        <w:ind w:left="6480" w:hanging="360"/>
      </w:pPr>
      <w:rPr>
        <w:rFonts w:ascii="Wingdings" w:hAnsi="Wingdings" w:hint="default"/>
      </w:rPr>
    </w:lvl>
  </w:abstractNum>
  <w:abstractNum w:abstractNumId="29" w15:restartNumberingAfterBreak="0">
    <w:nsid w:val="652B7C4E"/>
    <w:multiLevelType w:val="hybridMultilevel"/>
    <w:tmpl w:val="64DCA5C4"/>
    <w:lvl w:ilvl="0" w:tplc="65E22DB2">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8D73B10"/>
    <w:multiLevelType w:val="hybridMultilevel"/>
    <w:tmpl w:val="FFFFFFFF"/>
    <w:lvl w:ilvl="0" w:tplc="42B0D972">
      <w:start w:val="1"/>
      <w:numFmt w:val="decimal"/>
      <w:lvlText w:val="%1."/>
      <w:lvlJc w:val="left"/>
      <w:pPr>
        <w:ind w:left="720" w:hanging="360"/>
      </w:pPr>
    </w:lvl>
    <w:lvl w:ilvl="1" w:tplc="65DAD394">
      <w:start w:val="1"/>
      <w:numFmt w:val="lowerLetter"/>
      <w:lvlText w:val="%2."/>
      <w:lvlJc w:val="left"/>
      <w:pPr>
        <w:ind w:left="1440" w:hanging="360"/>
      </w:pPr>
    </w:lvl>
    <w:lvl w:ilvl="2" w:tplc="95C8A1EA">
      <w:start w:val="1"/>
      <w:numFmt w:val="lowerRoman"/>
      <w:lvlText w:val="%3."/>
      <w:lvlJc w:val="right"/>
      <w:pPr>
        <w:ind w:left="2160" w:hanging="180"/>
      </w:pPr>
    </w:lvl>
    <w:lvl w:ilvl="3" w:tplc="34A60EB2">
      <w:start w:val="1"/>
      <w:numFmt w:val="decimal"/>
      <w:lvlText w:val="%4."/>
      <w:lvlJc w:val="left"/>
      <w:pPr>
        <w:ind w:left="2880" w:hanging="360"/>
      </w:pPr>
    </w:lvl>
    <w:lvl w:ilvl="4" w:tplc="24681736">
      <w:start w:val="1"/>
      <w:numFmt w:val="lowerLetter"/>
      <w:lvlText w:val="%5."/>
      <w:lvlJc w:val="left"/>
      <w:pPr>
        <w:ind w:left="3600" w:hanging="360"/>
      </w:pPr>
    </w:lvl>
    <w:lvl w:ilvl="5" w:tplc="FBD2500C">
      <w:start w:val="1"/>
      <w:numFmt w:val="lowerRoman"/>
      <w:lvlText w:val="%6."/>
      <w:lvlJc w:val="right"/>
      <w:pPr>
        <w:ind w:left="4320" w:hanging="180"/>
      </w:pPr>
    </w:lvl>
    <w:lvl w:ilvl="6" w:tplc="388A8CBA">
      <w:start w:val="1"/>
      <w:numFmt w:val="decimal"/>
      <w:lvlText w:val="%7."/>
      <w:lvlJc w:val="left"/>
      <w:pPr>
        <w:ind w:left="5040" w:hanging="360"/>
      </w:pPr>
    </w:lvl>
    <w:lvl w:ilvl="7" w:tplc="2F1EE8AA">
      <w:start w:val="1"/>
      <w:numFmt w:val="lowerLetter"/>
      <w:lvlText w:val="%8."/>
      <w:lvlJc w:val="left"/>
      <w:pPr>
        <w:ind w:left="5760" w:hanging="360"/>
      </w:pPr>
    </w:lvl>
    <w:lvl w:ilvl="8" w:tplc="51FCB908">
      <w:start w:val="1"/>
      <w:numFmt w:val="lowerRoman"/>
      <w:lvlText w:val="%9."/>
      <w:lvlJc w:val="right"/>
      <w:pPr>
        <w:ind w:left="6480" w:hanging="180"/>
      </w:pPr>
    </w:lvl>
  </w:abstractNum>
  <w:abstractNum w:abstractNumId="31" w15:restartNumberingAfterBreak="0">
    <w:nsid w:val="69704C24"/>
    <w:multiLevelType w:val="hybridMultilevel"/>
    <w:tmpl w:val="FFFFFFFF"/>
    <w:lvl w:ilvl="0" w:tplc="A9F00F70">
      <w:start w:val="1"/>
      <w:numFmt w:val="decimal"/>
      <w:lvlText w:val="%1."/>
      <w:lvlJc w:val="left"/>
      <w:pPr>
        <w:ind w:left="720" w:hanging="360"/>
      </w:pPr>
    </w:lvl>
    <w:lvl w:ilvl="1" w:tplc="9F063F46">
      <w:start w:val="1"/>
      <w:numFmt w:val="lowerLetter"/>
      <w:lvlText w:val="%2."/>
      <w:lvlJc w:val="left"/>
      <w:pPr>
        <w:ind w:left="1440" w:hanging="360"/>
      </w:pPr>
    </w:lvl>
    <w:lvl w:ilvl="2" w:tplc="B852D840">
      <w:start w:val="1"/>
      <w:numFmt w:val="lowerRoman"/>
      <w:lvlText w:val="%3."/>
      <w:lvlJc w:val="right"/>
      <w:pPr>
        <w:ind w:left="2160" w:hanging="180"/>
      </w:pPr>
    </w:lvl>
    <w:lvl w:ilvl="3" w:tplc="958E17F0">
      <w:start w:val="1"/>
      <w:numFmt w:val="decimal"/>
      <w:lvlText w:val="%4."/>
      <w:lvlJc w:val="left"/>
      <w:pPr>
        <w:ind w:left="2880" w:hanging="360"/>
      </w:pPr>
    </w:lvl>
    <w:lvl w:ilvl="4" w:tplc="C7022E14">
      <w:start w:val="1"/>
      <w:numFmt w:val="lowerLetter"/>
      <w:lvlText w:val="%5."/>
      <w:lvlJc w:val="left"/>
      <w:pPr>
        <w:ind w:left="3600" w:hanging="360"/>
      </w:pPr>
    </w:lvl>
    <w:lvl w:ilvl="5" w:tplc="010681FA">
      <w:start w:val="1"/>
      <w:numFmt w:val="lowerRoman"/>
      <w:lvlText w:val="%6."/>
      <w:lvlJc w:val="right"/>
      <w:pPr>
        <w:ind w:left="4320" w:hanging="180"/>
      </w:pPr>
    </w:lvl>
    <w:lvl w:ilvl="6" w:tplc="C9D6A478">
      <w:start w:val="1"/>
      <w:numFmt w:val="decimal"/>
      <w:lvlText w:val="%7."/>
      <w:lvlJc w:val="left"/>
      <w:pPr>
        <w:ind w:left="5040" w:hanging="360"/>
      </w:pPr>
    </w:lvl>
    <w:lvl w:ilvl="7" w:tplc="0E1825B2">
      <w:start w:val="1"/>
      <w:numFmt w:val="lowerLetter"/>
      <w:lvlText w:val="%8."/>
      <w:lvlJc w:val="left"/>
      <w:pPr>
        <w:ind w:left="5760" w:hanging="360"/>
      </w:pPr>
    </w:lvl>
    <w:lvl w:ilvl="8" w:tplc="A88472B2">
      <w:start w:val="1"/>
      <w:numFmt w:val="lowerRoman"/>
      <w:lvlText w:val="%9."/>
      <w:lvlJc w:val="right"/>
      <w:pPr>
        <w:ind w:left="6480" w:hanging="180"/>
      </w:pPr>
    </w:lvl>
  </w:abstractNum>
  <w:abstractNum w:abstractNumId="32" w15:restartNumberingAfterBreak="0">
    <w:nsid w:val="6A58043D"/>
    <w:multiLevelType w:val="hybridMultilevel"/>
    <w:tmpl w:val="FFFFFFFF"/>
    <w:lvl w:ilvl="0" w:tplc="76A8770C">
      <w:start w:val="1"/>
      <w:numFmt w:val="decimal"/>
      <w:lvlText w:val="%1."/>
      <w:lvlJc w:val="left"/>
      <w:pPr>
        <w:ind w:left="720" w:hanging="360"/>
      </w:pPr>
    </w:lvl>
    <w:lvl w:ilvl="1" w:tplc="8C9CA1D8">
      <w:start w:val="1"/>
      <w:numFmt w:val="lowerLetter"/>
      <w:lvlText w:val="%2."/>
      <w:lvlJc w:val="left"/>
      <w:pPr>
        <w:ind w:left="1440" w:hanging="360"/>
      </w:pPr>
    </w:lvl>
    <w:lvl w:ilvl="2" w:tplc="844A6A0E">
      <w:start w:val="1"/>
      <w:numFmt w:val="lowerRoman"/>
      <w:lvlText w:val="%3."/>
      <w:lvlJc w:val="right"/>
      <w:pPr>
        <w:ind w:left="2160" w:hanging="180"/>
      </w:pPr>
    </w:lvl>
    <w:lvl w:ilvl="3" w:tplc="180CFA9E">
      <w:start w:val="1"/>
      <w:numFmt w:val="decimal"/>
      <w:lvlText w:val="%4."/>
      <w:lvlJc w:val="left"/>
      <w:pPr>
        <w:ind w:left="2880" w:hanging="360"/>
      </w:pPr>
    </w:lvl>
    <w:lvl w:ilvl="4" w:tplc="46A6B25C">
      <w:start w:val="1"/>
      <w:numFmt w:val="lowerLetter"/>
      <w:lvlText w:val="%5."/>
      <w:lvlJc w:val="left"/>
      <w:pPr>
        <w:ind w:left="3600" w:hanging="360"/>
      </w:pPr>
    </w:lvl>
    <w:lvl w:ilvl="5" w:tplc="2162FE7A">
      <w:start w:val="1"/>
      <w:numFmt w:val="lowerRoman"/>
      <w:lvlText w:val="%6."/>
      <w:lvlJc w:val="right"/>
      <w:pPr>
        <w:ind w:left="4320" w:hanging="180"/>
      </w:pPr>
    </w:lvl>
    <w:lvl w:ilvl="6" w:tplc="1C1A58F8">
      <w:start w:val="1"/>
      <w:numFmt w:val="decimal"/>
      <w:lvlText w:val="%7."/>
      <w:lvlJc w:val="left"/>
      <w:pPr>
        <w:ind w:left="5040" w:hanging="360"/>
      </w:pPr>
    </w:lvl>
    <w:lvl w:ilvl="7" w:tplc="7EA27EAE">
      <w:start w:val="1"/>
      <w:numFmt w:val="lowerLetter"/>
      <w:lvlText w:val="%8."/>
      <w:lvlJc w:val="left"/>
      <w:pPr>
        <w:ind w:left="5760" w:hanging="360"/>
      </w:pPr>
    </w:lvl>
    <w:lvl w:ilvl="8" w:tplc="5BD2DCA6">
      <w:start w:val="1"/>
      <w:numFmt w:val="lowerRoman"/>
      <w:lvlText w:val="%9."/>
      <w:lvlJc w:val="right"/>
      <w:pPr>
        <w:ind w:left="6480" w:hanging="180"/>
      </w:pPr>
    </w:lvl>
  </w:abstractNum>
  <w:abstractNum w:abstractNumId="33" w15:restartNumberingAfterBreak="0">
    <w:nsid w:val="6B8B7FC0"/>
    <w:multiLevelType w:val="hybridMultilevel"/>
    <w:tmpl w:val="67E8A37E"/>
    <w:lvl w:ilvl="0" w:tplc="B8182044">
      <w:start w:val="1"/>
      <w:numFmt w:val="bullet"/>
      <w:lvlText w:val=""/>
      <w:lvlJc w:val="left"/>
      <w:pPr>
        <w:ind w:left="720" w:hanging="360"/>
      </w:pPr>
      <w:rPr>
        <w:rFonts w:ascii="Symbol" w:hAnsi="Symbol" w:hint="default"/>
      </w:rPr>
    </w:lvl>
    <w:lvl w:ilvl="1" w:tplc="44409EC2">
      <w:start w:val="1"/>
      <w:numFmt w:val="bullet"/>
      <w:lvlText w:val=""/>
      <w:lvlJc w:val="left"/>
      <w:pPr>
        <w:ind w:left="1440" w:hanging="360"/>
      </w:pPr>
      <w:rPr>
        <w:rFonts w:ascii="Symbol" w:hAnsi="Symbol" w:hint="default"/>
      </w:rPr>
    </w:lvl>
    <w:lvl w:ilvl="2" w:tplc="17ECF640">
      <w:start w:val="1"/>
      <w:numFmt w:val="bullet"/>
      <w:lvlText w:val=""/>
      <w:lvlJc w:val="left"/>
      <w:pPr>
        <w:ind w:left="2160" w:hanging="360"/>
      </w:pPr>
      <w:rPr>
        <w:rFonts w:ascii="Wingdings" w:hAnsi="Wingdings" w:hint="default"/>
      </w:rPr>
    </w:lvl>
    <w:lvl w:ilvl="3" w:tplc="8B42D186">
      <w:start w:val="1"/>
      <w:numFmt w:val="bullet"/>
      <w:lvlText w:val=""/>
      <w:lvlJc w:val="left"/>
      <w:pPr>
        <w:ind w:left="2880" w:hanging="360"/>
      </w:pPr>
      <w:rPr>
        <w:rFonts w:ascii="Symbol" w:hAnsi="Symbol" w:hint="default"/>
      </w:rPr>
    </w:lvl>
    <w:lvl w:ilvl="4" w:tplc="7CCAC094">
      <w:start w:val="1"/>
      <w:numFmt w:val="bullet"/>
      <w:lvlText w:val="o"/>
      <w:lvlJc w:val="left"/>
      <w:pPr>
        <w:ind w:left="3600" w:hanging="360"/>
      </w:pPr>
      <w:rPr>
        <w:rFonts w:ascii="Courier New" w:hAnsi="Courier New" w:hint="default"/>
      </w:rPr>
    </w:lvl>
    <w:lvl w:ilvl="5" w:tplc="82C06812">
      <w:start w:val="1"/>
      <w:numFmt w:val="bullet"/>
      <w:lvlText w:val=""/>
      <w:lvlJc w:val="left"/>
      <w:pPr>
        <w:ind w:left="4320" w:hanging="360"/>
      </w:pPr>
      <w:rPr>
        <w:rFonts w:ascii="Wingdings" w:hAnsi="Wingdings" w:hint="default"/>
      </w:rPr>
    </w:lvl>
    <w:lvl w:ilvl="6" w:tplc="E21E32E0">
      <w:start w:val="1"/>
      <w:numFmt w:val="bullet"/>
      <w:lvlText w:val=""/>
      <w:lvlJc w:val="left"/>
      <w:pPr>
        <w:ind w:left="5040" w:hanging="360"/>
      </w:pPr>
      <w:rPr>
        <w:rFonts w:ascii="Symbol" w:hAnsi="Symbol" w:hint="default"/>
      </w:rPr>
    </w:lvl>
    <w:lvl w:ilvl="7" w:tplc="2BFE05CC">
      <w:start w:val="1"/>
      <w:numFmt w:val="bullet"/>
      <w:lvlText w:val="o"/>
      <w:lvlJc w:val="left"/>
      <w:pPr>
        <w:ind w:left="5760" w:hanging="360"/>
      </w:pPr>
      <w:rPr>
        <w:rFonts w:ascii="Courier New" w:hAnsi="Courier New" w:hint="default"/>
      </w:rPr>
    </w:lvl>
    <w:lvl w:ilvl="8" w:tplc="E070D23C">
      <w:start w:val="1"/>
      <w:numFmt w:val="bullet"/>
      <w:lvlText w:val=""/>
      <w:lvlJc w:val="left"/>
      <w:pPr>
        <w:ind w:left="6480" w:hanging="360"/>
      </w:pPr>
      <w:rPr>
        <w:rFonts w:ascii="Wingdings" w:hAnsi="Wingdings" w:hint="default"/>
      </w:rPr>
    </w:lvl>
  </w:abstractNum>
  <w:abstractNum w:abstractNumId="34" w15:restartNumberingAfterBreak="0">
    <w:nsid w:val="6CFA7F4C"/>
    <w:multiLevelType w:val="hybridMultilevel"/>
    <w:tmpl w:val="FFFFFFFF"/>
    <w:lvl w:ilvl="0" w:tplc="A4EC6CC8">
      <w:start w:val="1"/>
      <w:numFmt w:val="decimal"/>
      <w:lvlText w:val="%1."/>
      <w:lvlJc w:val="left"/>
      <w:pPr>
        <w:ind w:left="720" w:hanging="360"/>
      </w:pPr>
    </w:lvl>
    <w:lvl w:ilvl="1" w:tplc="C7047126">
      <w:start w:val="1"/>
      <w:numFmt w:val="lowerLetter"/>
      <w:lvlText w:val="%2."/>
      <w:lvlJc w:val="left"/>
      <w:pPr>
        <w:ind w:left="1440" w:hanging="360"/>
      </w:pPr>
    </w:lvl>
    <w:lvl w:ilvl="2" w:tplc="1C1E3172">
      <w:start w:val="1"/>
      <w:numFmt w:val="lowerRoman"/>
      <w:lvlText w:val="%3."/>
      <w:lvlJc w:val="right"/>
      <w:pPr>
        <w:ind w:left="2160" w:hanging="180"/>
      </w:pPr>
    </w:lvl>
    <w:lvl w:ilvl="3" w:tplc="5E26322A">
      <w:start w:val="1"/>
      <w:numFmt w:val="decimal"/>
      <w:lvlText w:val="%4."/>
      <w:lvlJc w:val="left"/>
      <w:pPr>
        <w:ind w:left="2880" w:hanging="360"/>
      </w:pPr>
    </w:lvl>
    <w:lvl w:ilvl="4" w:tplc="DB606FF6">
      <w:start w:val="1"/>
      <w:numFmt w:val="lowerLetter"/>
      <w:lvlText w:val="%5."/>
      <w:lvlJc w:val="left"/>
      <w:pPr>
        <w:ind w:left="3600" w:hanging="360"/>
      </w:pPr>
    </w:lvl>
    <w:lvl w:ilvl="5" w:tplc="D1F669E2">
      <w:start w:val="1"/>
      <w:numFmt w:val="lowerRoman"/>
      <w:lvlText w:val="%6."/>
      <w:lvlJc w:val="right"/>
      <w:pPr>
        <w:ind w:left="4320" w:hanging="180"/>
      </w:pPr>
    </w:lvl>
    <w:lvl w:ilvl="6" w:tplc="9AC62F2E">
      <w:start w:val="1"/>
      <w:numFmt w:val="decimal"/>
      <w:lvlText w:val="%7."/>
      <w:lvlJc w:val="left"/>
      <w:pPr>
        <w:ind w:left="5040" w:hanging="360"/>
      </w:pPr>
    </w:lvl>
    <w:lvl w:ilvl="7" w:tplc="4930476A">
      <w:start w:val="1"/>
      <w:numFmt w:val="lowerLetter"/>
      <w:lvlText w:val="%8."/>
      <w:lvlJc w:val="left"/>
      <w:pPr>
        <w:ind w:left="5760" w:hanging="360"/>
      </w:pPr>
    </w:lvl>
    <w:lvl w:ilvl="8" w:tplc="3E34CDBE">
      <w:start w:val="1"/>
      <w:numFmt w:val="lowerRoman"/>
      <w:lvlText w:val="%9."/>
      <w:lvlJc w:val="right"/>
      <w:pPr>
        <w:ind w:left="6480" w:hanging="180"/>
      </w:pPr>
    </w:lvl>
  </w:abstractNum>
  <w:abstractNum w:abstractNumId="35" w15:restartNumberingAfterBreak="0">
    <w:nsid w:val="6E847A8D"/>
    <w:multiLevelType w:val="hybridMultilevel"/>
    <w:tmpl w:val="FFFFFFFF"/>
    <w:lvl w:ilvl="0" w:tplc="8E5498C2">
      <w:start w:val="1"/>
      <w:numFmt w:val="decimal"/>
      <w:lvlText w:val="%1."/>
      <w:lvlJc w:val="left"/>
      <w:pPr>
        <w:ind w:left="720" w:hanging="360"/>
      </w:pPr>
    </w:lvl>
    <w:lvl w:ilvl="1" w:tplc="CD3E58CE">
      <w:start w:val="1"/>
      <w:numFmt w:val="lowerLetter"/>
      <w:lvlText w:val="%2."/>
      <w:lvlJc w:val="left"/>
      <w:pPr>
        <w:ind w:left="1440" w:hanging="360"/>
      </w:pPr>
    </w:lvl>
    <w:lvl w:ilvl="2" w:tplc="2BFCB488">
      <w:start w:val="1"/>
      <w:numFmt w:val="lowerRoman"/>
      <w:lvlText w:val="%3."/>
      <w:lvlJc w:val="right"/>
      <w:pPr>
        <w:ind w:left="2160" w:hanging="180"/>
      </w:pPr>
    </w:lvl>
    <w:lvl w:ilvl="3" w:tplc="35729E54">
      <w:start w:val="1"/>
      <w:numFmt w:val="decimal"/>
      <w:lvlText w:val="%4."/>
      <w:lvlJc w:val="left"/>
      <w:pPr>
        <w:ind w:left="2880" w:hanging="360"/>
      </w:pPr>
    </w:lvl>
    <w:lvl w:ilvl="4" w:tplc="744606D4">
      <w:start w:val="1"/>
      <w:numFmt w:val="lowerLetter"/>
      <w:lvlText w:val="%5."/>
      <w:lvlJc w:val="left"/>
      <w:pPr>
        <w:ind w:left="3600" w:hanging="360"/>
      </w:pPr>
    </w:lvl>
    <w:lvl w:ilvl="5" w:tplc="5BB0E260">
      <w:start w:val="1"/>
      <w:numFmt w:val="lowerRoman"/>
      <w:lvlText w:val="%6."/>
      <w:lvlJc w:val="right"/>
      <w:pPr>
        <w:ind w:left="4320" w:hanging="180"/>
      </w:pPr>
    </w:lvl>
    <w:lvl w:ilvl="6" w:tplc="FEF228B4">
      <w:start w:val="1"/>
      <w:numFmt w:val="decimal"/>
      <w:lvlText w:val="%7."/>
      <w:lvlJc w:val="left"/>
      <w:pPr>
        <w:ind w:left="5040" w:hanging="360"/>
      </w:pPr>
    </w:lvl>
    <w:lvl w:ilvl="7" w:tplc="E2044EC2">
      <w:start w:val="1"/>
      <w:numFmt w:val="lowerLetter"/>
      <w:lvlText w:val="%8."/>
      <w:lvlJc w:val="left"/>
      <w:pPr>
        <w:ind w:left="5760" w:hanging="360"/>
      </w:pPr>
    </w:lvl>
    <w:lvl w:ilvl="8" w:tplc="FDFC331C">
      <w:start w:val="1"/>
      <w:numFmt w:val="lowerRoman"/>
      <w:lvlText w:val="%9."/>
      <w:lvlJc w:val="right"/>
      <w:pPr>
        <w:ind w:left="6480" w:hanging="180"/>
      </w:pPr>
    </w:lvl>
  </w:abstractNum>
  <w:abstractNum w:abstractNumId="36" w15:restartNumberingAfterBreak="0">
    <w:nsid w:val="71A16B5B"/>
    <w:multiLevelType w:val="hybridMultilevel"/>
    <w:tmpl w:val="FFFFFFFF"/>
    <w:lvl w:ilvl="0" w:tplc="A3D813BE">
      <w:start w:val="1"/>
      <w:numFmt w:val="decimal"/>
      <w:lvlText w:val="%1."/>
      <w:lvlJc w:val="left"/>
      <w:pPr>
        <w:ind w:left="720" w:hanging="360"/>
      </w:pPr>
    </w:lvl>
    <w:lvl w:ilvl="1" w:tplc="BF00083A">
      <w:start w:val="1"/>
      <w:numFmt w:val="lowerLetter"/>
      <w:lvlText w:val="%2."/>
      <w:lvlJc w:val="left"/>
      <w:pPr>
        <w:ind w:left="1440" w:hanging="360"/>
      </w:pPr>
    </w:lvl>
    <w:lvl w:ilvl="2" w:tplc="0EE26D1E">
      <w:start w:val="1"/>
      <w:numFmt w:val="lowerRoman"/>
      <w:lvlText w:val="%3."/>
      <w:lvlJc w:val="right"/>
      <w:pPr>
        <w:ind w:left="2160" w:hanging="180"/>
      </w:pPr>
    </w:lvl>
    <w:lvl w:ilvl="3" w:tplc="73A60CAA">
      <w:start w:val="1"/>
      <w:numFmt w:val="decimal"/>
      <w:lvlText w:val="%4."/>
      <w:lvlJc w:val="left"/>
      <w:pPr>
        <w:ind w:left="2880" w:hanging="360"/>
      </w:pPr>
    </w:lvl>
    <w:lvl w:ilvl="4" w:tplc="3A24E8B4">
      <w:start w:val="1"/>
      <w:numFmt w:val="lowerLetter"/>
      <w:lvlText w:val="%5."/>
      <w:lvlJc w:val="left"/>
      <w:pPr>
        <w:ind w:left="3600" w:hanging="360"/>
      </w:pPr>
    </w:lvl>
    <w:lvl w:ilvl="5" w:tplc="059C928A">
      <w:start w:val="1"/>
      <w:numFmt w:val="lowerRoman"/>
      <w:lvlText w:val="%6."/>
      <w:lvlJc w:val="right"/>
      <w:pPr>
        <w:ind w:left="4320" w:hanging="180"/>
      </w:pPr>
    </w:lvl>
    <w:lvl w:ilvl="6" w:tplc="49F46E5A">
      <w:start w:val="1"/>
      <w:numFmt w:val="decimal"/>
      <w:lvlText w:val="%7."/>
      <w:lvlJc w:val="left"/>
      <w:pPr>
        <w:ind w:left="5040" w:hanging="360"/>
      </w:pPr>
    </w:lvl>
    <w:lvl w:ilvl="7" w:tplc="11729CE8">
      <w:start w:val="1"/>
      <w:numFmt w:val="lowerLetter"/>
      <w:lvlText w:val="%8."/>
      <w:lvlJc w:val="left"/>
      <w:pPr>
        <w:ind w:left="5760" w:hanging="360"/>
      </w:pPr>
    </w:lvl>
    <w:lvl w:ilvl="8" w:tplc="2020B9BC">
      <w:start w:val="1"/>
      <w:numFmt w:val="lowerRoman"/>
      <w:lvlText w:val="%9."/>
      <w:lvlJc w:val="right"/>
      <w:pPr>
        <w:ind w:left="6480" w:hanging="180"/>
      </w:pPr>
    </w:lvl>
  </w:abstractNum>
  <w:abstractNum w:abstractNumId="37" w15:restartNumberingAfterBreak="0">
    <w:nsid w:val="75494BEA"/>
    <w:multiLevelType w:val="hybridMultilevel"/>
    <w:tmpl w:val="03A421D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8" w15:restartNumberingAfterBreak="0">
    <w:nsid w:val="7650332B"/>
    <w:multiLevelType w:val="hybridMultilevel"/>
    <w:tmpl w:val="FFFFFFFF"/>
    <w:lvl w:ilvl="0" w:tplc="8CF04DFE">
      <w:start w:val="1"/>
      <w:numFmt w:val="decimal"/>
      <w:lvlText w:val="%1."/>
      <w:lvlJc w:val="left"/>
      <w:pPr>
        <w:ind w:left="720" w:hanging="360"/>
      </w:pPr>
    </w:lvl>
    <w:lvl w:ilvl="1" w:tplc="9D4A8D66">
      <w:start w:val="1"/>
      <w:numFmt w:val="lowerLetter"/>
      <w:lvlText w:val="%2."/>
      <w:lvlJc w:val="left"/>
      <w:pPr>
        <w:ind w:left="1440" w:hanging="360"/>
      </w:pPr>
    </w:lvl>
    <w:lvl w:ilvl="2" w:tplc="FF3A1C42">
      <w:start w:val="1"/>
      <w:numFmt w:val="lowerRoman"/>
      <w:lvlText w:val="%3."/>
      <w:lvlJc w:val="right"/>
      <w:pPr>
        <w:ind w:left="2160" w:hanging="180"/>
      </w:pPr>
    </w:lvl>
    <w:lvl w:ilvl="3" w:tplc="6862DA36">
      <w:start w:val="1"/>
      <w:numFmt w:val="decimal"/>
      <w:lvlText w:val="%4."/>
      <w:lvlJc w:val="left"/>
      <w:pPr>
        <w:ind w:left="2880" w:hanging="360"/>
      </w:pPr>
    </w:lvl>
    <w:lvl w:ilvl="4" w:tplc="0736E7A4">
      <w:start w:val="1"/>
      <w:numFmt w:val="lowerLetter"/>
      <w:lvlText w:val="%5."/>
      <w:lvlJc w:val="left"/>
      <w:pPr>
        <w:ind w:left="3600" w:hanging="360"/>
      </w:pPr>
    </w:lvl>
    <w:lvl w:ilvl="5" w:tplc="085AB412">
      <w:start w:val="1"/>
      <w:numFmt w:val="lowerRoman"/>
      <w:lvlText w:val="%6."/>
      <w:lvlJc w:val="right"/>
      <w:pPr>
        <w:ind w:left="4320" w:hanging="180"/>
      </w:pPr>
    </w:lvl>
    <w:lvl w:ilvl="6" w:tplc="C06EDE78">
      <w:start w:val="1"/>
      <w:numFmt w:val="decimal"/>
      <w:lvlText w:val="%7."/>
      <w:lvlJc w:val="left"/>
      <w:pPr>
        <w:ind w:left="5040" w:hanging="360"/>
      </w:pPr>
    </w:lvl>
    <w:lvl w:ilvl="7" w:tplc="63820C92">
      <w:start w:val="1"/>
      <w:numFmt w:val="lowerLetter"/>
      <w:lvlText w:val="%8."/>
      <w:lvlJc w:val="left"/>
      <w:pPr>
        <w:ind w:left="5760" w:hanging="360"/>
      </w:pPr>
    </w:lvl>
    <w:lvl w:ilvl="8" w:tplc="8BBC462C">
      <w:start w:val="1"/>
      <w:numFmt w:val="lowerRoman"/>
      <w:lvlText w:val="%9."/>
      <w:lvlJc w:val="right"/>
      <w:pPr>
        <w:ind w:left="6480" w:hanging="180"/>
      </w:pPr>
    </w:lvl>
  </w:abstractNum>
  <w:abstractNum w:abstractNumId="39" w15:restartNumberingAfterBreak="0">
    <w:nsid w:val="77665774"/>
    <w:multiLevelType w:val="hybridMultilevel"/>
    <w:tmpl w:val="FFFFFFFF"/>
    <w:lvl w:ilvl="0" w:tplc="9BDE26CA">
      <w:start w:val="1"/>
      <w:numFmt w:val="decimal"/>
      <w:lvlText w:val="%1."/>
      <w:lvlJc w:val="left"/>
      <w:pPr>
        <w:ind w:left="720" w:hanging="360"/>
      </w:pPr>
    </w:lvl>
    <w:lvl w:ilvl="1" w:tplc="5EAEB308">
      <w:start w:val="1"/>
      <w:numFmt w:val="lowerLetter"/>
      <w:lvlText w:val="%2."/>
      <w:lvlJc w:val="left"/>
      <w:pPr>
        <w:ind w:left="1440" w:hanging="360"/>
      </w:pPr>
    </w:lvl>
    <w:lvl w:ilvl="2" w:tplc="CD26AAF2">
      <w:start w:val="1"/>
      <w:numFmt w:val="lowerRoman"/>
      <w:lvlText w:val="%3."/>
      <w:lvlJc w:val="right"/>
      <w:pPr>
        <w:ind w:left="2160" w:hanging="180"/>
      </w:pPr>
    </w:lvl>
    <w:lvl w:ilvl="3" w:tplc="92C8AE00">
      <w:start w:val="1"/>
      <w:numFmt w:val="decimal"/>
      <w:lvlText w:val="%4."/>
      <w:lvlJc w:val="left"/>
      <w:pPr>
        <w:ind w:left="2880" w:hanging="360"/>
      </w:pPr>
    </w:lvl>
    <w:lvl w:ilvl="4" w:tplc="D1787A6E">
      <w:start w:val="1"/>
      <w:numFmt w:val="lowerLetter"/>
      <w:lvlText w:val="%5."/>
      <w:lvlJc w:val="left"/>
      <w:pPr>
        <w:ind w:left="3600" w:hanging="360"/>
      </w:pPr>
    </w:lvl>
    <w:lvl w:ilvl="5" w:tplc="3E5EE86E">
      <w:start w:val="1"/>
      <w:numFmt w:val="lowerRoman"/>
      <w:lvlText w:val="%6."/>
      <w:lvlJc w:val="right"/>
      <w:pPr>
        <w:ind w:left="4320" w:hanging="180"/>
      </w:pPr>
    </w:lvl>
    <w:lvl w:ilvl="6" w:tplc="8124B944">
      <w:start w:val="1"/>
      <w:numFmt w:val="decimal"/>
      <w:lvlText w:val="%7."/>
      <w:lvlJc w:val="left"/>
      <w:pPr>
        <w:ind w:left="5040" w:hanging="360"/>
      </w:pPr>
    </w:lvl>
    <w:lvl w:ilvl="7" w:tplc="F716A03C">
      <w:start w:val="1"/>
      <w:numFmt w:val="lowerLetter"/>
      <w:lvlText w:val="%8."/>
      <w:lvlJc w:val="left"/>
      <w:pPr>
        <w:ind w:left="5760" w:hanging="360"/>
      </w:pPr>
    </w:lvl>
    <w:lvl w:ilvl="8" w:tplc="C54EBEE2">
      <w:start w:val="1"/>
      <w:numFmt w:val="lowerRoman"/>
      <w:lvlText w:val="%9."/>
      <w:lvlJc w:val="right"/>
      <w:pPr>
        <w:ind w:left="6480" w:hanging="180"/>
      </w:pPr>
    </w:lvl>
  </w:abstractNum>
  <w:abstractNum w:abstractNumId="40" w15:restartNumberingAfterBreak="0">
    <w:nsid w:val="7CF45E43"/>
    <w:multiLevelType w:val="hybridMultilevel"/>
    <w:tmpl w:val="DC1EE9E6"/>
    <w:lvl w:ilvl="0" w:tplc="B3A8CD66">
      <w:start w:val="1"/>
      <w:numFmt w:val="bullet"/>
      <w:lvlText w:val=""/>
      <w:lvlJc w:val="left"/>
      <w:pPr>
        <w:ind w:left="720" w:hanging="360"/>
      </w:pPr>
      <w:rPr>
        <w:rFonts w:ascii="Symbol" w:hAnsi="Symbol" w:hint="default"/>
      </w:rPr>
    </w:lvl>
    <w:lvl w:ilvl="1" w:tplc="6542243A">
      <w:start w:val="1"/>
      <w:numFmt w:val="bullet"/>
      <w:lvlText w:val="o"/>
      <w:lvlJc w:val="left"/>
      <w:pPr>
        <w:ind w:left="1440" w:hanging="360"/>
      </w:pPr>
      <w:rPr>
        <w:rFonts w:ascii="Courier New" w:hAnsi="Courier New" w:hint="default"/>
      </w:rPr>
    </w:lvl>
    <w:lvl w:ilvl="2" w:tplc="0B1EC128">
      <w:start w:val="1"/>
      <w:numFmt w:val="bullet"/>
      <w:lvlText w:val=""/>
      <w:lvlJc w:val="left"/>
      <w:pPr>
        <w:ind w:left="2160" w:hanging="360"/>
      </w:pPr>
      <w:rPr>
        <w:rFonts w:ascii="Wingdings" w:hAnsi="Wingdings" w:hint="default"/>
      </w:rPr>
    </w:lvl>
    <w:lvl w:ilvl="3" w:tplc="BFBE89C6">
      <w:start w:val="1"/>
      <w:numFmt w:val="bullet"/>
      <w:lvlText w:val=""/>
      <w:lvlJc w:val="left"/>
      <w:pPr>
        <w:ind w:left="2880" w:hanging="360"/>
      </w:pPr>
      <w:rPr>
        <w:rFonts w:ascii="Symbol" w:hAnsi="Symbol" w:hint="default"/>
      </w:rPr>
    </w:lvl>
    <w:lvl w:ilvl="4" w:tplc="10002380">
      <w:start w:val="1"/>
      <w:numFmt w:val="bullet"/>
      <w:lvlText w:val="o"/>
      <w:lvlJc w:val="left"/>
      <w:pPr>
        <w:ind w:left="3600" w:hanging="360"/>
      </w:pPr>
      <w:rPr>
        <w:rFonts w:ascii="Courier New" w:hAnsi="Courier New" w:hint="default"/>
      </w:rPr>
    </w:lvl>
    <w:lvl w:ilvl="5" w:tplc="5D12E8D8">
      <w:start w:val="1"/>
      <w:numFmt w:val="bullet"/>
      <w:lvlText w:val=""/>
      <w:lvlJc w:val="left"/>
      <w:pPr>
        <w:ind w:left="4320" w:hanging="360"/>
      </w:pPr>
      <w:rPr>
        <w:rFonts w:ascii="Wingdings" w:hAnsi="Wingdings" w:hint="default"/>
      </w:rPr>
    </w:lvl>
    <w:lvl w:ilvl="6" w:tplc="5B8C9626">
      <w:start w:val="1"/>
      <w:numFmt w:val="bullet"/>
      <w:lvlText w:val=""/>
      <w:lvlJc w:val="left"/>
      <w:pPr>
        <w:ind w:left="5040" w:hanging="360"/>
      </w:pPr>
      <w:rPr>
        <w:rFonts w:ascii="Symbol" w:hAnsi="Symbol" w:hint="default"/>
      </w:rPr>
    </w:lvl>
    <w:lvl w:ilvl="7" w:tplc="AE903DA2">
      <w:start w:val="1"/>
      <w:numFmt w:val="bullet"/>
      <w:lvlText w:val="o"/>
      <w:lvlJc w:val="left"/>
      <w:pPr>
        <w:ind w:left="5760" w:hanging="360"/>
      </w:pPr>
      <w:rPr>
        <w:rFonts w:ascii="Courier New" w:hAnsi="Courier New" w:hint="default"/>
      </w:rPr>
    </w:lvl>
    <w:lvl w:ilvl="8" w:tplc="FAA8ACA8">
      <w:start w:val="1"/>
      <w:numFmt w:val="bullet"/>
      <w:lvlText w:val=""/>
      <w:lvlJc w:val="left"/>
      <w:pPr>
        <w:ind w:left="6480" w:hanging="360"/>
      </w:pPr>
      <w:rPr>
        <w:rFonts w:ascii="Wingdings" w:hAnsi="Wingdings" w:hint="default"/>
      </w:rPr>
    </w:lvl>
  </w:abstractNum>
  <w:abstractNum w:abstractNumId="41" w15:restartNumberingAfterBreak="0">
    <w:nsid w:val="7EAE2020"/>
    <w:multiLevelType w:val="hybridMultilevel"/>
    <w:tmpl w:val="FFFFFFFF"/>
    <w:lvl w:ilvl="0" w:tplc="5CC8F10C">
      <w:start w:val="1"/>
      <w:numFmt w:val="decimal"/>
      <w:lvlText w:val="%1."/>
      <w:lvlJc w:val="left"/>
      <w:pPr>
        <w:ind w:left="720" w:hanging="360"/>
      </w:pPr>
    </w:lvl>
    <w:lvl w:ilvl="1" w:tplc="00CCCD94">
      <w:start w:val="1"/>
      <w:numFmt w:val="lowerLetter"/>
      <w:lvlText w:val="%2."/>
      <w:lvlJc w:val="left"/>
      <w:pPr>
        <w:ind w:left="1440" w:hanging="360"/>
      </w:pPr>
    </w:lvl>
    <w:lvl w:ilvl="2" w:tplc="3B188956">
      <w:start w:val="1"/>
      <w:numFmt w:val="lowerRoman"/>
      <w:lvlText w:val="%3."/>
      <w:lvlJc w:val="right"/>
      <w:pPr>
        <w:ind w:left="2160" w:hanging="180"/>
      </w:pPr>
    </w:lvl>
    <w:lvl w:ilvl="3" w:tplc="0D966FAE">
      <w:start w:val="1"/>
      <w:numFmt w:val="decimal"/>
      <w:lvlText w:val="%4."/>
      <w:lvlJc w:val="left"/>
      <w:pPr>
        <w:ind w:left="2880" w:hanging="360"/>
      </w:pPr>
    </w:lvl>
    <w:lvl w:ilvl="4" w:tplc="E9945B48">
      <w:start w:val="1"/>
      <w:numFmt w:val="lowerLetter"/>
      <w:lvlText w:val="%5."/>
      <w:lvlJc w:val="left"/>
      <w:pPr>
        <w:ind w:left="3600" w:hanging="360"/>
      </w:pPr>
    </w:lvl>
    <w:lvl w:ilvl="5" w:tplc="5F0E0F0E">
      <w:start w:val="1"/>
      <w:numFmt w:val="lowerRoman"/>
      <w:lvlText w:val="%6."/>
      <w:lvlJc w:val="right"/>
      <w:pPr>
        <w:ind w:left="4320" w:hanging="180"/>
      </w:pPr>
    </w:lvl>
    <w:lvl w:ilvl="6" w:tplc="09567DA0">
      <w:start w:val="1"/>
      <w:numFmt w:val="decimal"/>
      <w:lvlText w:val="%7."/>
      <w:lvlJc w:val="left"/>
      <w:pPr>
        <w:ind w:left="5040" w:hanging="360"/>
      </w:pPr>
    </w:lvl>
    <w:lvl w:ilvl="7" w:tplc="E774EA40">
      <w:start w:val="1"/>
      <w:numFmt w:val="lowerLetter"/>
      <w:lvlText w:val="%8."/>
      <w:lvlJc w:val="left"/>
      <w:pPr>
        <w:ind w:left="5760" w:hanging="360"/>
      </w:pPr>
    </w:lvl>
    <w:lvl w:ilvl="8" w:tplc="3B188FA2">
      <w:start w:val="1"/>
      <w:numFmt w:val="lowerRoman"/>
      <w:lvlText w:val="%9."/>
      <w:lvlJc w:val="right"/>
      <w:pPr>
        <w:ind w:left="6480" w:hanging="180"/>
      </w:pPr>
    </w:lvl>
  </w:abstractNum>
  <w:num w:numId="1">
    <w:abstractNumId w:val="33"/>
  </w:num>
  <w:num w:numId="2">
    <w:abstractNumId w:val="40"/>
  </w:num>
  <w:num w:numId="3">
    <w:abstractNumId w:val="22"/>
  </w:num>
  <w:num w:numId="4">
    <w:abstractNumId w:val="28"/>
  </w:num>
  <w:num w:numId="5">
    <w:abstractNumId w:val="5"/>
  </w:num>
  <w:num w:numId="6">
    <w:abstractNumId w:val="17"/>
  </w:num>
  <w:num w:numId="7">
    <w:abstractNumId w:val="9"/>
  </w:num>
  <w:num w:numId="8">
    <w:abstractNumId w:val="30"/>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9"/>
  </w:num>
  <w:num w:numId="11">
    <w:abstractNumId w:val="4"/>
  </w:num>
  <w:num w:numId="12">
    <w:abstractNumId w:val="29"/>
  </w:num>
  <w:num w:numId="13">
    <w:abstractNumId w:val="29"/>
  </w:num>
  <w:num w:numId="14">
    <w:abstractNumId w:val="32"/>
  </w:num>
  <w:num w:numId="15">
    <w:abstractNumId w:val="31"/>
  </w:num>
  <w:num w:numId="16">
    <w:abstractNumId w:val="10"/>
  </w:num>
  <w:num w:numId="17">
    <w:abstractNumId w:val="6"/>
  </w:num>
  <w:num w:numId="18">
    <w:abstractNumId w:val="41"/>
  </w:num>
  <w:num w:numId="19">
    <w:abstractNumId w:val="19"/>
  </w:num>
  <w:num w:numId="20">
    <w:abstractNumId w:val="1"/>
  </w:num>
  <w:num w:numId="21">
    <w:abstractNumId w:val="11"/>
  </w:num>
  <w:num w:numId="22">
    <w:abstractNumId w:val="38"/>
  </w:num>
  <w:num w:numId="23">
    <w:abstractNumId w:val="35"/>
  </w:num>
  <w:num w:numId="24">
    <w:abstractNumId w:val="13"/>
  </w:num>
  <w:num w:numId="25">
    <w:abstractNumId w:val="18"/>
  </w:num>
  <w:num w:numId="26">
    <w:abstractNumId w:val="8"/>
  </w:num>
  <w:num w:numId="27">
    <w:abstractNumId w:val="24"/>
  </w:num>
  <w:num w:numId="28">
    <w:abstractNumId w:val="16"/>
  </w:num>
  <w:num w:numId="29">
    <w:abstractNumId w:val="14"/>
  </w:num>
  <w:num w:numId="30">
    <w:abstractNumId w:val="36"/>
  </w:num>
  <w:num w:numId="31">
    <w:abstractNumId w:val="3"/>
  </w:num>
  <w:num w:numId="32">
    <w:abstractNumId w:val="27"/>
  </w:num>
  <w:num w:numId="33">
    <w:abstractNumId w:val="12"/>
  </w:num>
  <w:num w:numId="34">
    <w:abstractNumId w:val="26"/>
  </w:num>
  <w:num w:numId="35">
    <w:abstractNumId w:val="20"/>
  </w:num>
  <w:num w:numId="36">
    <w:abstractNumId w:val="7"/>
  </w:num>
  <w:num w:numId="37">
    <w:abstractNumId w:val="0"/>
  </w:num>
  <w:num w:numId="38">
    <w:abstractNumId w:val="25"/>
  </w:num>
  <w:num w:numId="39">
    <w:abstractNumId w:val="34"/>
  </w:num>
  <w:num w:numId="40">
    <w:abstractNumId w:val="23"/>
  </w:num>
  <w:num w:numId="41">
    <w:abstractNumId w:val="2"/>
  </w:num>
  <w:num w:numId="42">
    <w:abstractNumId w:val="15"/>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cob Thøgersen">
    <w15:presenceInfo w15:providerId="AD" w15:userId="S-1-5-21-1111707740-1469251426-2251862497-10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433"/>
    <w:rsid w:val="00001983"/>
    <w:rsid w:val="00005FF7"/>
    <w:rsid w:val="00007BDB"/>
    <w:rsid w:val="0001374D"/>
    <w:rsid w:val="0001416A"/>
    <w:rsid w:val="00015AF5"/>
    <w:rsid w:val="0001DCF3"/>
    <w:rsid w:val="00021872"/>
    <w:rsid w:val="00022439"/>
    <w:rsid w:val="00022C55"/>
    <w:rsid w:val="000238D4"/>
    <w:rsid w:val="00024FA5"/>
    <w:rsid w:val="00026211"/>
    <w:rsid w:val="00027877"/>
    <w:rsid w:val="0003041C"/>
    <w:rsid w:val="00030C44"/>
    <w:rsid w:val="00032FB7"/>
    <w:rsid w:val="000330E0"/>
    <w:rsid w:val="000358BC"/>
    <w:rsid w:val="00041920"/>
    <w:rsid w:val="00041DA7"/>
    <w:rsid w:val="00043224"/>
    <w:rsid w:val="00043754"/>
    <w:rsid w:val="000439F4"/>
    <w:rsid w:val="00045C70"/>
    <w:rsid w:val="00046681"/>
    <w:rsid w:val="0004774A"/>
    <w:rsid w:val="00051005"/>
    <w:rsid w:val="00051250"/>
    <w:rsid w:val="00052528"/>
    <w:rsid w:val="0005365F"/>
    <w:rsid w:val="00054A89"/>
    <w:rsid w:val="000566D9"/>
    <w:rsid w:val="00057682"/>
    <w:rsid w:val="00057889"/>
    <w:rsid w:val="00060254"/>
    <w:rsid w:val="00060E25"/>
    <w:rsid w:val="00060FB4"/>
    <w:rsid w:val="000620D7"/>
    <w:rsid w:val="00062801"/>
    <w:rsid w:val="000646CF"/>
    <w:rsid w:val="00064907"/>
    <w:rsid w:val="000656E2"/>
    <w:rsid w:val="00066019"/>
    <w:rsid w:val="0006753A"/>
    <w:rsid w:val="00070101"/>
    <w:rsid w:val="00071C1E"/>
    <w:rsid w:val="00071EBF"/>
    <w:rsid w:val="000724E9"/>
    <w:rsid w:val="0007463B"/>
    <w:rsid w:val="0007762B"/>
    <w:rsid w:val="00077D07"/>
    <w:rsid w:val="000805E3"/>
    <w:rsid w:val="00080C12"/>
    <w:rsid w:val="00081A91"/>
    <w:rsid w:val="00083449"/>
    <w:rsid w:val="00084FFA"/>
    <w:rsid w:val="0008705B"/>
    <w:rsid w:val="0008746D"/>
    <w:rsid w:val="00093316"/>
    <w:rsid w:val="0009439B"/>
    <w:rsid w:val="00095AD0"/>
    <w:rsid w:val="000963C4"/>
    <w:rsid w:val="000A00F8"/>
    <w:rsid w:val="000A398F"/>
    <w:rsid w:val="000A3B25"/>
    <w:rsid w:val="000A3D31"/>
    <w:rsid w:val="000A42B2"/>
    <w:rsid w:val="000A47A4"/>
    <w:rsid w:val="000A61D3"/>
    <w:rsid w:val="000A7168"/>
    <w:rsid w:val="000A789C"/>
    <w:rsid w:val="000A78FD"/>
    <w:rsid w:val="000A79A8"/>
    <w:rsid w:val="000B335B"/>
    <w:rsid w:val="000B55B5"/>
    <w:rsid w:val="000B5F24"/>
    <w:rsid w:val="000C009D"/>
    <w:rsid w:val="000C77BA"/>
    <w:rsid w:val="000D0AEB"/>
    <w:rsid w:val="000D0F52"/>
    <w:rsid w:val="000D2FA3"/>
    <w:rsid w:val="000D3E5E"/>
    <w:rsid w:val="000D4F83"/>
    <w:rsid w:val="000D7278"/>
    <w:rsid w:val="000E18C1"/>
    <w:rsid w:val="000E5155"/>
    <w:rsid w:val="000E5246"/>
    <w:rsid w:val="000E57ED"/>
    <w:rsid w:val="000E6C95"/>
    <w:rsid w:val="000E6D8A"/>
    <w:rsid w:val="000E7986"/>
    <w:rsid w:val="000F0C77"/>
    <w:rsid w:val="000F7837"/>
    <w:rsid w:val="00101143"/>
    <w:rsid w:val="0010393F"/>
    <w:rsid w:val="00104366"/>
    <w:rsid w:val="00111027"/>
    <w:rsid w:val="00112076"/>
    <w:rsid w:val="00112DAC"/>
    <w:rsid w:val="00112E24"/>
    <w:rsid w:val="0011427C"/>
    <w:rsid w:val="00114ACA"/>
    <w:rsid w:val="00115A43"/>
    <w:rsid w:val="00117BCE"/>
    <w:rsid w:val="00121BB4"/>
    <w:rsid w:val="00122BEE"/>
    <w:rsid w:val="001244A0"/>
    <w:rsid w:val="001262B6"/>
    <w:rsid w:val="00130099"/>
    <w:rsid w:val="00130726"/>
    <w:rsid w:val="00131147"/>
    <w:rsid w:val="00132D09"/>
    <w:rsid w:val="001350EB"/>
    <w:rsid w:val="00136D51"/>
    <w:rsid w:val="00137056"/>
    <w:rsid w:val="00140954"/>
    <w:rsid w:val="00142361"/>
    <w:rsid w:val="00143A8B"/>
    <w:rsid w:val="001444E2"/>
    <w:rsid w:val="00146D90"/>
    <w:rsid w:val="0015069A"/>
    <w:rsid w:val="00151FF9"/>
    <w:rsid w:val="001526D8"/>
    <w:rsid w:val="00153C5A"/>
    <w:rsid w:val="0016034F"/>
    <w:rsid w:val="0016217B"/>
    <w:rsid w:val="0016246C"/>
    <w:rsid w:val="00163C26"/>
    <w:rsid w:val="00164681"/>
    <w:rsid w:val="001649F2"/>
    <w:rsid w:val="00164D2F"/>
    <w:rsid w:val="00166519"/>
    <w:rsid w:val="00171355"/>
    <w:rsid w:val="001735AC"/>
    <w:rsid w:val="00173C6B"/>
    <w:rsid w:val="00174341"/>
    <w:rsid w:val="0017670F"/>
    <w:rsid w:val="001807F9"/>
    <w:rsid w:val="00181435"/>
    <w:rsid w:val="00184CC6"/>
    <w:rsid w:val="00185433"/>
    <w:rsid w:val="0018689B"/>
    <w:rsid w:val="00187786"/>
    <w:rsid w:val="00192912"/>
    <w:rsid w:val="00193B2F"/>
    <w:rsid w:val="00194505"/>
    <w:rsid w:val="001A03A3"/>
    <w:rsid w:val="001A16A2"/>
    <w:rsid w:val="001A291C"/>
    <w:rsid w:val="001A2FE4"/>
    <w:rsid w:val="001A3656"/>
    <w:rsid w:val="001A3685"/>
    <w:rsid w:val="001A3DF4"/>
    <w:rsid w:val="001A4DDE"/>
    <w:rsid w:val="001A6B58"/>
    <w:rsid w:val="001A758D"/>
    <w:rsid w:val="001B1044"/>
    <w:rsid w:val="001B50BF"/>
    <w:rsid w:val="001B6800"/>
    <w:rsid w:val="001C116F"/>
    <w:rsid w:val="001C227A"/>
    <w:rsid w:val="001C5D87"/>
    <w:rsid w:val="001C659A"/>
    <w:rsid w:val="001C69F0"/>
    <w:rsid w:val="001D0033"/>
    <w:rsid w:val="001D14AB"/>
    <w:rsid w:val="001D1F17"/>
    <w:rsid w:val="001D223E"/>
    <w:rsid w:val="001D34A6"/>
    <w:rsid w:val="001D3A0E"/>
    <w:rsid w:val="001D3C36"/>
    <w:rsid w:val="001D47CE"/>
    <w:rsid w:val="001E002C"/>
    <w:rsid w:val="001E15BC"/>
    <w:rsid w:val="001E2060"/>
    <w:rsid w:val="001E2CD6"/>
    <w:rsid w:val="001E39E8"/>
    <w:rsid w:val="001E4DB5"/>
    <w:rsid w:val="001E4FC5"/>
    <w:rsid w:val="001E5119"/>
    <w:rsid w:val="001E5150"/>
    <w:rsid w:val="001E6202"/>
    <w:rsid w:val="001E6329"/>
    <w:rsid w:val="001E773D"/>
    <w:rsid w:val="001E7B7E"/>
    <w:rsid w:val="001F07A3"/>
    <w:rsid w:val="001F2851"/>
    <w:rsid w:val="001F332C"/>
    <w:rsid w:val="001F37AE"/>
    <w:rsid w:val="001F4013"/>
    <w:rsid w:val="001F4BB4"/>
    <w:rsid w:val="001F4C42"/>
    <w:rsid w:val="001F528E"/>
    <w:rsid w:val="001F759B"/>
    <w:rsid w:val="0020052E"/>
    <w:rsid w:val="00200D96"/>
    <w:rsid w:val="0020326E"/>
    <w:rsid w:val="00205656"/>
    <w:rsid w:val="00206820"/>
    <w:rsid w:val="00210DEA"/>
    <w:rsid w:val="002128AA"/>
    <w:rsid w:val="002142D0"/>
    <w:rsid w:val="002145C1"/>
    <w:rsid w:val="00214768"/>
    <w:rsid w:val="00217F6B"/>
    <w:rsid w:val="00217F8A"/>
    <w:rsid w:val="002213E3"/>
    <w:rsid w:val="0022293E"/>
    <w:rsid w:val="00222EDC"/>
    <w:rsid w:val="00225060"/>
    <w:rsid w:val="00225FC7"/>
    <w:rsid w:val="0022605B"/>
    <w:rsid w:val="002311A5"/>
    <w:rsid w:val="00232808"/>
    <w:rsid w:val="00234A90"/>
    <w:rsid w:val="00243FDC"/>
    <w:rsid w:val="00246001"/>
    <w:rsid w:val="00250ADC"/>
    <w:rsid w:val="00250B6E"/>
    <w:rsid w:val="00256FE2"/>
    <w:rsid w:val="002579CB"/>
    <w:rsid w:val="00260266"/>
    <w:rsid w:val="00260686"/>
    <w:rsid w:val="00261932"/>
    <w:rsid w:val="00264BF3"/>
    <w:rsid w:val="00265547"/>
    <w:rsid w:val="002677CB"/>
    <w:rsid w:val="00275BED"/>
    <w:rsid w:val="00276B87"/>
    <w:rsid w:val="00276ECC"/>
    <w:rsid w:val="00280407"/>
    <w:rsid w:val="00281C87"/>
    <w:rsid w:val="002846F7"/>
    <w:rsid w:val="00284987"/>
    <w:rsid w:val="002855E9"/>
    <w:rsid w:val="00286769"/>
    <w:rsid w:val="00287131"/>
    <w:rsid w:val="002953B3"/>
    <w:rsid w:val="00299C2D"/>
    <w:rsid w:val="002A2267"/>
    <w:rsid w:val="002A3F32"/>
    <w:rsid w:val="002A4E54"/>
    <w:rsid w:val="002A5A85"/>
    <w:rsid w:val="002B020A"/>
    <w:rsid w:val="002B0347"/>
    <w:rsid w:val="002B09B9"/>
    <w:rsid w:val="002B1643"/>
    <w:rsid w:val="002B307A"/>
    <w:rsid w:val="002B4972"/>
    <w:rsid w:val="002C0B1E"/>
    <w:rsid w:val="002C1024"/>
    <w:rsid w:val="002C3B49"/>
    <w:rsid w:val="002C4181"/>
    <w:rsid w:val="002C444E"/>
    <w:rsid w:val="002C541B"/>
    <w:rsid w:val="002C5EAD"/>
    <w:rsid w:val="002D193F"/>
    <w:rsid w:val="002D4889"/>
    <w:rsid w:val="002D5B8E"/>
    <w:rsid w:val="002D629A"/>
    <w:rsid w:val="002D69BC"/>
    <w:rsid w:val="002D746F"/>
    <w:rsid w:val="002E08D1"/>
    <w:rsid w:val="002E119F"/>
    <w:rsid w:val="002E47AB"/>
    <w:rsid w:val="002E6F71"/>
    <w:rsid w:val="002E75AD"/>
    <w:rsid w:val="002F15D7"/>
    <w:rsid w:val="002F215C"/>
    <w:rsid w:val="0030151D"/>
    <w:rsid w:val="003030A5"/>
    <w:rsid w:val="00303DDE"/>
    <w:rsid w:val="00303E8B"/>
    <w:rsid w:val="00304175"/>
    <w:rsid w:val="00306CC2"/>
    <w:rsid w:val="00312D47"/>
    <w:rsid w:val="003131A9"/>
    <w:rsid w:val="00313A8D"/>
    <w:rsid w:val="00314F52"/>
    <w:rsid w:val="00317AAD"/>
    <w:rsid w:val="0032365A"/>
    <w:rsid w:val="00324248"/>
    <w:rsid w:val="0032604D"/>
    <w:rsid w:val="003266D7"/>
    <w:rsid w:val="00327619"/>
    <w:rsid w:val="00327BFA"/>
    <w:rsid w:val="00327EAB"/>
    <w:rsid w:val="00330B98"/>
    <w:rsid w:val="00334326"/>
    <w:rsid w:val="0033451B"/>
    <w:rsid w:val="00334902"/>
    <w:rsid w:val="00336E39"/>
    <w:rsid w:val="00336E83"/>
    <w:rsid w:val="0033703F"/>
    <w:rsid w:val="003371B2"/>
    <w:rsid w:val="003410B4"/>
    <w:rsid w:val="00343DA3"/>
    <w:rsid w:val="00346570"/>
    <w:rsid w:val="00350B64"/>
    <w:rsid w:val="00352DEB"/>
    <w:rsid w:val="00355578"/>
    <w:rsid w:val="00357CCB"/>
    <w:rsid w:val="00357FB5"/>
    <w:rsid w:val="00360687"/>
    <w:rsid w:val="00360FC3"/>
    <w:rsid w:val="00362269"/>
    <w:rsid w:val="0036317A"/>
    <w:rsid w:val="003636C2"/>
    <w:rsid w:val="00366B2B"/>
    <w:rsid w:val="0036A4F6"/>
    <w:rsid w:val="003712D6"/>
    <w:rsid w:val="003753D5"/>
    <w:rsid w:val="00377977"/>
    <w:rsid w:val="00383A40"/>
    <w:rsid w:val="0038402D"/>
    <w:rsid w:val="0039069E"/>
    <w:rsid w:val="00390DAB"/>
    <w:rsid w:val="00390E1F"/>
    <w:rsid w:val="0039104D"/>
    <w:rsid w:val="00394126"/>
    <w:rsid w:val="003947AB"/>
    <w:rsid w:val="00394B87"/>
    <w:rsid w:val="00394E1B"/>
    <w:rsid w:val="00395978"/>
    <w:rsid w:val="00395CD4"/>
    <w:rsid w:val="003973B2"/>
    <w:rsid w:val="003A00DB"/>
    <w:rsid w:val="003A02E4"/>
    <w:rsid w:val="003A0998"/>
    <w:rsid w:val="003A1C40"/>
    <w:rsid w:val="003A2E4C"/>
    <w:rsid w:val="003A4274"/>
    <w:rsid w:val="003B0373"/>
    <w:rsid w:val="003B1AC1"/>
    <w:rsid w:val="003B37AA"/>
    <w:rsid w:val="003B611C"/>
    <w:rsid w:val="003B75DA"/>
    <w:rsid w:val="003C0D5D"/>
    <w:rsid w:val="003C71FE"/>
    <w:rsid w:val="003D07CE"/>
    <w:rsid w:val="003D1B23"/>
    <w:rsid w:val="003D33CE"/>
    <w:rsid w:val="003D34E3"/>
    <w:rsid w:val="003D3784"/>
    <w:rsid w:val="003D380B"/>
    <w:rsid w:val="003D58EE"/>
    <w:rsid w:val="003E51F3"/>
    <w:rsid w:val="003E5E2A"/>
    <w:rsid w:val="003E63DF"/>
    <w:rsid w:val="003E666D"/>
    <w:rsid w:val="003F1791"/>
    <w:rsid w:val="003F259D"/>
    <w:rsid w:val="003F3172"/>
    <w:rsid w:val="003F449E"/>
    <w:rsid w:val="003F4928"/>
    <w:rsid w:val="003F5BDE"/>
    <w:rsid w:val="003F7C35"/>
    <w:rsid w:val="004005AE"/>
    <w:rsid w:val="00400D41"/>
    <w:rsid w:val="004015BD"/>
    <w:rsid w:val="00401E12"/>
    <w:rsid w:val="004021EF"/>
    <w:rsid w:val="004029D4"/>
    <w:rsid w:val="00402B2B"/>
    <w:rsid w:val="0040414E"/>
    <w:rsid w:val="00407044"/>
    <w:rsid w:val="00411017"/>
    <w:rsid w:val="00412E70"/>
    <w:rsid w:val="00415BC0"/>
    <w:rsid w:val="00415D62"/>
    <w:rsid w:val="00415DF3"/>
    <w:rsid w:val="004200A7"/>
    <w:rsid w:val="00421188"/>
    <w:rsid w:val="00421974"/>
    <w:rsid w:val="004222A7"/>
    <w:rsid w:val="00422435"/>
    <w:rsid w:val="00424478"/>
    <w:rsid w:val="004245DB"/>
    <w:rsid w:val="00427433"/>
    <w:rsid w:val="00431829"/>
    <w:rsid w:val="00431AC5"/>
    <w:rsid w:val="004324EA"/>
    <w:rsid w:val="0043666E"/>
    <w:rsid w:val="00437C1E"/>
    <w:rsid w:val="004401AD"/>
    <w:rsid w:val="00440953"/>
    <w:rsid w:val="00441207"/>
    <w:rsid w:val="004412AC"/>
    <w:rsid w:val="0044364B"/>
    <w:rsid w:val="00444718"/>
    <w:rsid w:val="004469AD"/>
    <w:rsid w:val="0045520C"/>
    <w:rsid w:val="00456A91"/>
    <w:rsid w:val="00460C00"/>
    <w:rsid w:val="00465CF1"/>
    <w:rsid w:val="00470273"/>
    <w:rsid w:val="004710A9"/>
    <w:rsid w:val="004710C4"/>
    <w:rsid w:val="004712F8"/>
    <w:rsid w:val="00471F64"/>
    <w:rsid w:val="004749C2"/>
    <w:rsid w:val="004778D0"/>
    <w:rsid w:val="0048091D"/>
    <w:rsid w:val="00481730"/>
    <w:rsid w:val="00481F72"/>
    <w:rsid w:val="004878D2"/>
    <w:rsid w:val="004879E5"/>
    <w:rsid w:val="004905A4"/>
    <w:rsid w:val="0049304C"/>
    <w:rsid w:val="00495B84"/>
    <w:rsid w:val="004A0420"/>
    <w:rsid w:val="004A08C9"/>
    <w:rsid w:val="004A1C07"/>
    <w:rsid w:val="004A2BFF"/>
    <w:rsid w:val="004A2D55"/>
    <w:rsid w:val="004A52CC"/>
    <w:rsid w:val="004A65DD"/>
    <w:rsid w:val="004B007D"/>
    <w:rsid w:val="004B0118"/>
    <w:rsid w:val="004B02F7"/>
    <w:rsid w:val="004B06EF"/>
    <w:rsid w:val="004B0908"/>
    <w:rsid w:val="004B0F2D"/>
    <w:rsid w:val="004B3C7D"/>
    <w:rsid w:val="004B5FFA"/>
    <w:rsid w:val="004B733F"/>
    <w:rsid w:val="004C0BB8"/>
    <w:rsid w:val="004C0D51"/>
    <w:rsid w:val="004C1387"/>
    <w:rsid w:val="004C180F"/>
    <w:rsid w:val="004C2755"/>
    <w:rsid w:val="004C282D"/>
    <w:rsid w:val="004C38BC"/>
    <w:rsid w:val="004C4052"/>
    <w:rsid w:val="004C47C5"/>
    <w:rsid w:val="004C4EE8"/>
    <w:rsid w:val="004C52DD"/>
    <w:rsid w:val="004C7A69"/>
    <w:rsid w:val="004D0F35"/>
    <w:rsid w:val="004D209E"/>
    <w:rsid w:val="004D227D"/>
    <w:rsid w:val="004D3090"/>
    <w:rsid w:val="004D40BA"/>
    <w:rsid w:val="004D4483"/>
    <w:rsid w:val="004D727D"/>
    <w:rsid w:val="004D764E"/>
    <w:rsid w:val="004E1E0A"/>
    <w:rsid w:val="004E1F13"/>
    <w:rsid w:val="004E3749"/>
    <w:rsid w:val="004E3922"/>
    <w:rsid w:val="004E4965"/>
    <w:rsid w:val="004E4A14"/>
    <w:rsid w:val="004E6652"/>
    <w:rsid w:val="004F0C34"/>
    <w:rsid w:val="004F112B"/>
    <w:rsid w:val="004F1703"/>
    <w:rsid w:val="004F7215"/>
    <w:rsid w:val="004F7975"/>
    <w:rsid w:val="005049AA"/>
    <w:rsid w:val="00505A5D"/>
    <w:rsid w:val="00506091"/>
    <w:rsid w:val="00506813"/>
    <w:rsid w:val="00506D3E"/>
    <w:rsid w:val="005070AB"/>
    <w:rsid w:val="0050795D"/>
    <w:rsid w:val="00507E83"/>
    <w:rsid w:val="00511820"/>
    <w:rsid w:val="00511CCC"/>
    <w:rsid w:val="0051418C"/>
    <w:rsid w:val="005163C5"/>
    <w:rsid w:val="00516E33"/>
    <w:rsid w:val="0051757C"/>
    <w:rsid w:val="00521465"/>
    <w:rsid w:val="0052296F"/>
    <w:rsid w:val="00522DF2"/>
    <w:rsid w:val="00524603"/>
    <w:rsid w:val="00524C23"/>
    <w:rsid w:val="00525B3B"/>
    <w:rsid w:val="00525B45"/>
    <w:rsid w:val="00527858"/>
    <w:rsid w:val="0053227C"/>
    <w:rsid w:val="0053284F"/>
    <w:rsid w:val="00532886"/>
    <w:rsid w:val="00546BCB"/>
    <w:rsid w:val="00546C10"/>
    <w:rsid w:val="00554EF9"/>
    <w:rsid w:val="005552DD"/>
    <w:rsid w:val="00555D35"/>
    <w:rsid w:val="00561FC8"/>
    <w:rsid w:val="005620AA"/>
    <w:rsid w:val="005635B1"/>
    <w:rsid w:val="005641CB"/>
    <w:rsid w:val="00565BCD"/>
    <w:rsid w:val="00565E54"/>
    <w:rsid w:val="00566474"/>
    <w:rsid w:val="005664E9"/>
    <w:rsid w:val="00567C18"/>
    <w:rsid w:val="005708D5"/>
    <w:rsid w:val="00570DE6"/>
    <w:rsid w:val="005718B4"/>
    <w:rsid w:val="00571B36"/>
    <w:rsid w:val="005723A2"/>
    <w:rsid w:val="00572FEE"/>
    <w:rsid w:val="00573339"/>
    <w:rsid w:val="0057386C"/>
    <w:rsid w:val="005747AE"/>
    <w:rsid w:val="00575197"/>
    <w:rsid w:val="005753A4"/>
    <w:rsid w:val="00575A3F"/>
    <w:rsid w:val="00576834"/>
    <w:rsid w:val="00576BAB"/>
    <w:rsid w:val="00577913"/>
    <w:rsid w:val="00583CAC"/>
    <w:rsid w:val="0058463B"/>
    <w:rsid w:val="00584C8D"/>
    <w:rsid w:val="00585103"/>
    <w:rsid w:val="00586091"/>
    <w:rsid w:val="005935FE"/>
    <w:rsid w:val="00594D64"/>
    <w:rsid w:val="00595B58"/>
    <w:rsid w:val="005968CB"/>
    <w:rsid w:val="005A0ED8"/>
    <w:rsid w:val="005A2495"/>
    <w:rsid w:val="005A2A66"/>
    <w:rsid w:val="005A2F20"/>
    <w:rsid w:val="005A3429"/>
    <w:rsid w:val="005A3ACA"/>
    <w:rsid w:val="005A4E93"/>
    <w:rsid w:val="005A5F06"/>
    <w:rsid w:val="005A6D5F"/>
    <w:rsid w:val="005A6F3E"/>
    <w:rsid w:val="005A7ABA"/>
    <w:rsid w:val="005B03F8"/>
    <w:rsid w:val="005B097E"/>
    <w:rsid w:val="005B208B"/>
    <w:rsid w:val="005C1E63"/>
    <w:rsid w:val="005C3A25"/>
    <w:rsid w:val="005C6318"/>
    <w:rsid w:val="005C69D4"/>
    <w:rsid w:val="005C7759"/>
    <w:rsid w:val="005D18B3"/>
    <w:rsid w:val="005D2C23"/>
    <w:rsid w:val="005D380B"/>
    <w:rsid w:val="005D4249"/>
    <w:rsid w:val="005D5B95"/>
    <w:rsid w:val="005D5F3D"/>
    <w:rsid w:val="005D7D5C"/>
    <w:rsid w:val="005E0194"/>
    <w:rsid w:val="005E0C14"/>
    <w:rsid w:val="005E1BD5"/>
    <w:rsid w:val="005E255B"/>
    <w:rsid w:val="005E2B77"/>
    <w:rsid w:val="005E3B3B"/>
    <w:rsid w:val="005E3FB2"/>
    <w:rsid w:val="005E4C8E"/>
    <w:rsid w:val="005E6242"/>
    <w:rsid w:val="005E6828"/>
    <w:rsid w:val="005E74B5"/>
    <w:rsid w:val="005F0456"/>
    <w:rsid w:val="005F1F3C"/>
    <w:rsid w:val="005F1FF1"/>
    <w:rsid w:val="006015B6"/>
    <w:rsid w:val="00602483"/>
    <w:rsid w:val="00603786"/>
    <w:rsid w:val="00603C50"/>
    <w:rsid w:val="006046C6"/>
    <w:rsid w:val="006052C4"/>
    <w:rsid w:val="00607353"/>
    <w:rsid w:val="00607623"/>
    <w:rsid w:val="00610411"/>
    <w:rsid w:val="0061042E"/>
    <w:rsid w:val="00610659"/>
    <w:rsid w:val="00612A34"/>
    <w:rsid w:val="006133E3"/>
    <w:rsid w:val="00613CEC"/>
    <w:rsid w:val="00614BE7"/>
    <w:rsid w:val="00614C5D"/>
    <w:rsid w:val="00617569"/>
    <w:rsid w:val="00617A0F"/>
    <w:rsid w:val="0062422B"/>
    <w:rsid w:val="00625BB3"/>
    <w:rsid w:val="00630BEA"/>
    <w:rsid w:val="006315DA"/>
    <w:rsid w:val="00634802"/>
    <w:rsid w:val="00635950"/>
    <w:rsid w:val="0063611A"/>
    <w:rsid w:val="00636B69"/>
    <w:rsid w:val="0063780D"/>
    <w:rsid w:val="00637C72"/>
    <w:rsid w:val="0064330B"/>
    <w:rsid w:val="0064377B"/>
    <w:rsid w:val="00644827"/>
    <w:rsid w:val="00644D17"/>
    <w:rsid w:val="00645467"/>
    <w:rsid w:val="006478F1"/>
    <w:rsid w:val="00651B98"/>
    <w:rsid w:val="00654A6A"/>
    <w:rsid w:val="00655070"/>
    <w:rsid w:val="00656399"/>
    <w:rsid w:val="00657853"/>
    <w:rsid w:val="00660DC6"/>
    <w:rsid w:val="0066224C"/>
    <w:rsid w:val="00663FD1"/>
    <w:rsid w:val="00666600"/>
    <w:rsid w:val="0066712D"/>
    <w:rsid w:val="0066792A"/>
    <w:rsid w:val="00670F18"/>
    <w:rsid w:val="00671D0F"/>
    <w:rsid w:val="00671D62"/>
    <w:rsid w:val="006729D3"/>
    <w:rsid w:val="006730A6"/>
    <w:rsid w:val="00673392"/>
    <w:rsid w:val="00673D8E"/>
    <w:rsid w:val="00673E3F"/>
    <w:rsid w:val="00675A7E"/>
    <w:rsid w:val="006761E3"/>
    <w:rsid w:val="00676567"/>
    <w:rsid w:val="006800E1"/>
    <w:rsid w:val="00681464"/>
    <w:rsid w:val="00683816"/>
    <w:rsid w:val="00687E07"/>
    <w:rsid w:val="00690FDE"/>
    <w:rsid w:val="00691E0C"/>
    <w:rsid w:val="006945F5"/>
    <w:rsid w:val="00694F7A"/>
    <w:rsid w:val="0069588B"/>
    <w:rsid w:val="006962C0"/>
    <w:rsid w:val="00696D97"/>
    <w:rsid w:val="00697E28"/>
    <w:rsid w:val="006A0338"/>
    <w:rsid w:val="006A08C1"/>
    <w:rsid w:val="006A2162"/>
    <w:rsid w:val="006A28EC"/>
    <w:rsid w:val="006A380D"/>
    <w:rsid w:val="006A57AE"/>
    <w:rsid w:val="006A687E"/>
    <w:rsid w:val="006B055D"/>
    <w:rsid w:val="006B0BAF"/>
    <w:rsid w:val="006B268C"/>
    <w:rsid w:val="006B27B4"/>
    <w:rsid w:val="006B68AA"/>
    <w:rsid w:val="006C10CE"/>
    <w:rsid w:val="006C165E"/>
    <w:rsid w:val="006C1A11"/>
    <w:rsid w:val="006C21BF"/>
    <w:rsid w:val="006C2626"/>
    <w:rsid w:val="006C3AB4"/>
    <w:rsid w:val="006C48ED"/>
    <w:rsid w:val="006C4FC2"/>
    <w:rsid w:val="006C6BDF"/>
    <w:rsid w:val="006D4A62"/>
    <w:rsid w:val="006D5710"/>
    <w:rsid w:val="006D7B81"/>
    <w:rsid w:val="006E1B6D"/>
    <w:rsid w:val="006E1E43"/>
    <w:rsid w:val="006E3746"/>
    <w:rsid w:val="006E4019"/>
    <w:rsid w:val="006E7327"/>
    <w:rsid w:val="006E7F44"/>
    <w:rsid w:val="006F0C49"/>
    <w:rsid w:val="006F1E48"/>
    <w:rsid w:val="006F3E34"/>
    <w:rsid w:val="006F7A8C"/>
    <w:rsid w:val="0070387B"/>
    <w:rsid w:val="007046B0"/>
    <w:rsid w:val="00704740"/>
    <w:rsid w:val="00704C77"/>
    <w:rsid w:val="00706209"/>
    <w:rsid w:val="007073E9"/>
    <w:rsid w:val="00710B01"/>
    <w:rsid w:val="007116B3"/>
    <w:rsid w:val="007133C5"/>
    <w:rsid w:val="00713D15"/>
    <w:rsid w:val="00717934"/>
    <w:rsid w:val="007209F6"/>
    <w:rsid w:val="00721104"/>
    <w:rsid w:val="007220E3"/>
    <w:rsid w:val="00723E20"/>
    <w:rsid w:val="0072417F"/>
    <w:rsid w:val="00724C0A"/>
    <w:rsid w:val="00726B1F"/>
    <w:rsid w:val="00727DDE"/>
    <w:rsid w:val="007334B1"/>
    <w:rsid w:val="007338E5"/>
    <w:rsid w:val="00733F0C"/>
    <w:rsid w:val="00733FED"/>
    <w:rsid w:val="00734174"/>
    <w:rsid w:val="0073671C"/>
    <w:rsid w:val="0073705B"/>
    <w:rsid w:val="00737D20"/>
    <w:rsid w:val="007409CD"/>
    <w:rsid w:val="00740FCA"/>
    <w:rsid w:val="0074219E"/>
    <w:rsid w:val="0074219F"/>
    <w:rsid w:val="007468A2"/>
    <w:rsid w:val="00747CB0"/>
    <w:rsid w:val="007528D2"/>
    <w:rsid w:val="00752DAA"/>
    <w:rsid w:val="00753396"/>
    <w:rsid w:val="007536A0"/>
    <w:rsid w:val="007548FC"/>
    <w:rsid w:val="00754F5E"/>
    <w:rsid w:val="00757A09"/>
    <w:rsid w:val="00760AF8"/>
    <w:rsid w:val="00760EBA"/>
    <w:rsid w:val="00763EF1"/>
    <w:rsid w:val="00764C2C"/>
    <w:rsid w:val="00765100"/>
    <w:rsid w:val="0076515C"/>
    <w:rsid w:val="007660BD"/>
    <w:rsid w:val="00766528"/>
    <w:rsid w:val="00767973"/>
    <w:rsid w:val="00770246"/>
    <w:rsid w:val="007706C0"/>
    <w:rsid w:val="00771F87"/>
    <w:rsid w:val="007752FA"/>
    <w:rsid w:val="00776D6B"/>
    <w:rsid w:val="00777F9A"/>
    <w:rsid w:val="007825C6"/>
    <w:rsid w:val="00782937"/>
    <w:rsid w:val="00784340"/>
    <w:rsid w:val="00785154"/>
    <w:rsid w:val="00787C74"/>
    <w:rsid w:val="0079148C"/>
    <w:rsid w:val="00791C0E"/>
    <w:rsid w:val="0079239F"/>
    <w:rsid w:val="00793290"/>
    <w:rsid w:val="007936E4"/>
    <w:rsid w:val="00793DF9"/>
    <w:rsid w:val="00793E48"/>
    <w:rsid w:val="00794CC8"/>
    <w:rsid w:val="00795843"/>
    <w:rsid w:val="00795FFC"/>
    <w:rsid w:val="00797471"/>
    <w:rsid w:val="007A0FB4"/>
    <w:rsid w:val="007A2F49"/>
    <w:rsid w:val="007A4A91"/>
    <w:rsid w:val="007A7E5B"/>
    <w:rsid w:val="007B17FA"/>
    <w:rsid w:val="007B2CCC"/>
    <w:rsid w:val="007B3255"/>
    <w:rsid w:val="007B395C"/>
    <w:rsid w:val="007B45A2"/>
    <w:rsid w:val="007B597D"/>
    <w:rsid w:val="007B79DC"/>
    <w:rsid w:val="007B7CA8"/>
    <w:rsid w:val="007C071C"/>
    <w:rsid w:val="007C5FA2"/>
    <w:rsid w:val="007C7803"/>
    <w:rsid w:val="007D1F1A"/>
    <w:rsid w:val="007D31ED"/>
    <w:rsid w:val="007D3937"/>
    <w:rsid w:val="007E04FE"/>
    <w:rsid w:val="007E2667"/>
    <w:rsid w:val="007E31A8"/>
    <w:rsid w:val="007E4328"/>
    <w:rsid w:val="007E6C8F"/>
    <w:rsid w:val="007E75EB"/>
    <w:rsid w:val="007F19AC"/>
    <w:rsid w:val="007F2577"/>
    <w:rsid w:val="007F2590"/>
    <w:rsid w:val="007F403C"/>
    <w:rsid w:val="007F707A"/>
    <w:rsid w:val="007F7C93"/>
    <w:rsid w:val="008007BD"/>
    <w:rsid w:val="0080220A"/>
    <w:rsid w:val="008032EA"/>
    <w:rsid w:val="00803A4A"/>
    <w:rsid w:val="00805165"/>
    <w:rsid w:val="008052FE"/>
    <w:rsid w:val="008055AA"/>
    <w:rsid w:val="0080633C"/>
    <w:rsid w:val="008063CA"/>
    <w:rsid w:val="00806460"/>
    <w:rsid w:val="008123EE"/>
    <w:rsid w:val="008133B3"/>
    <w:rsid w:val="00817FEB"/>
    <w:rsid w:val="00820582"/>
    <w:rsid w:val="0082090F"/>
    <w:rsid w:val="0082245F"/>
    <w:rsid w:val="008253E8"/>
    <w:rsid w:val="00825BAF"/>
    <w:rsid w:val="00825C4F"/>
    <w:rsid w:val="00826663"/>
    <w:rsid w:val="00830CD6"/>
    <w:rsid w:val="00832863"/>
    <w:rsid w:val="00835B03"/>
    <w:rsid w:val="0083B30F"/>
    <w:rsid w:val="00841458"/>
    <w:rsid w:val="00841AB8"/>
    <w:rsid w:val="00842B48"/>
    <w:rsid w:val="00842EFE"/>
    <w:rsid w:val="008430D0"/>
    <w:rsid w:val="008501ED"/>
    <w:rsid w:val="00852334"/>
    <w:rsid w:val="00852F57"/>
    <w:rsid w:val="00853A65"/>
    <w:rsid w:val="0085732D"/>
    <w:rsid w:val="00857787"/>
    <w:rsid w:val="00863D9D"/>
    <w:rsid w:val="00864700"/>
    <w:rsid w:val="0086507E"/>
    <w:rsid w:val="00870B06"/>
    <w:rsid w:val="008718C7"/>
    <w:rsid w:val="00874837"/>
    <w:rsid w:val="00876B2E"/>
    <w:rsid w:val="0087782A"/>
    <w:rsid w:val="00883A20"/>
    <w:rsid w:val="008840B2"/>
    <w:rsid w:val="0088705C"/>
    <w:rsid w:val="0088751C"/>
    <w:rsid w:val="00887916"/>
    <w:rsid w:val="00891F00"/>
    <w:rsid w:val="0089209D"/>
    <w:rsid w:val="00892190"/>
    <w:rsid w:val="008937B4"/>
    <w:rsid w:val="008960A4"/>
    <w:rsid w:val="0089782A"/>
    <w:rsid w:val="008A22ED"/>
    <w:rsid w:val="008A3E8F"/>
    <w:rsid w:val="008A488F"/>
    <w:rsid w:val="008A4D73"/>
    <w:rsid w:val="008A5FFD"/>
    <w:rsid w:val="008A6496"/>
    <w:rsid w:val="008A677F"/>
    <w:rsid w:val="008A6865"/>
    <w:rsid w:val="008A6B8C"/>
    <w:rsid w:val="008A7179"/>
    <w:rsid w:val="008B05CF"/>
    <w:rsid w:val="008B20AB"/>
    <w:rsid w:val="008B5DDD"/>
    <w:rsid w:val="008B626C"/>
    <w:rsid w:val="008B6A5C"/>
    <w:rsid w:val="008C0595"/>
    <w:rsid w:val="008C2AED"/>
    <w:rsid w:val="008C3D56"/>
    <w:rsid w:val="008C5A79"/>
    <w:rsid w:val="008C5DF2"/>
    <w:rsid w:val="008C5E2F"/>
    <w:rsid w:val="008C71FB"/>
    <w:rsid w:val="008D0876"/>
    <w:rsid w:val="008D1DED"/>
    <w:rsid w:val="008D1F51"/>
    <w:rsid w:val="008D323F"/>
    <w:rsid w:val="008D358B"/>
    <w:rsid w:val="008D593C"/>
    <w:rsid w:val="008D7511"/>
    <w:rsid w:val="008D787E"/>
    <w:rsid w:val="008E0106"/>
    <w:rsid w:val="008E22F0"/>
    <w:rsid w:val="008E355C"/>
    <w:rsid w:val="008E5275"/>
    <w:rsid w:val="008E5875"/>
    <w:rsid w:val="008F0DEC"/>
    <w:rsid w:val="008F219C"/>
    <w:rsid w:val="008F279B"/>
    <w:rsid w:val="008F298A"/>
    <w:rsid w:val="008F30CC"/>
    <w:rsid w:val="008F56CB"/>
    <w:rsid w:val="008F5F2A"/>
    <w:rsid w:val="008F7644"/>
    <w:rsid w:val="00905EB3"/>
    <w:rsid w:val="00906756"/>
    <w:rsid w:val="0091055F"/>
    <w:rsid w:val="00915B1C"/>
    <w:rsid w:val="00916ED5"/>
    <w:rsid w:val="00917204"/>
    <w:rsid w:val="00920B19"/>
    <w:rsid w:val="00922383"/>
    <w:rsid w:val="00923421"/>
    <w:rsid w:val="00925058"/>
    <w:rsid w:val="009254C3"/>
    <w:rsid w:val="00926362"/>
    <w:rsid w:val="00926BBD"/>
    <w:rsid w:val="0092732F"/>
    <w:rsid w:val="009277BB"/>
    <w:rsid w:val="00930C41"/>
    <w:rsid w:val="00932CD0"/>
    <w:rsid w:val="0093324B"/>
    <w:rsid w:val="00933A2F"/>
    <w:rsid w:val="00934C9C"/>
    <w:rsid w:val="00934F5A"/>
    <w:rsid w:val="00935E72"/>
    <w:rsid w:val="009365C9"/>
    <w:rsid w:val="00936635"/>
    <w:rsid w:val="009371ED"/>
    <w:rsid w:val="009415F3"/>
    <w:rsid w:val="00942210"/>
    <w:rsid w:val="00942376"/>
    <w:rsid w:val="0094432F"/>
    <w:rsid w:val="00945A0E"/>
    <w:rsid w:val="00946350"/>
    <w:rsid w:val="00950761"/>
    <w:rsid w:val="0095224E"/>
    <w:rsid w:val="00952786"/>
    <w:rsid w:val="00954EAE"/>
    <w:rsid w:val="00955F30"/>
    <w:rsid w:val="00965108"/>
    <w:rsid w:val="00966157"/>
    <w:rsid w:val="009674FD"/>
    <w:rsid w:val="00967A6D"/>
    <w:rsid w:val="0096C56D"/>
    <w:rsid w:val="009722F0"/>
    <w:rsid w:val="00975360"/>
    <w:rsid w:val="00975DC7"/>
    <w:rsid w:val="00976F88"/>
    <w:rsid w:val="009818F0"/>
    <w:rsid w:val="00984C1B"/>
    <w:rsid w:val="00984FF7"/>
    <w:rsid w:val="0098584C"/>
    <w:rsid w:val="009871FB"/>
    <w:rsid w:val="009902B6"/>
    <w:rsid w:val="00992D89"/>
    <w:rsid w:val="00994B8A"/>
    <w:rsid w:val="0099730D"/>
    <w:rsid w:val="009A05F7"/>
    <w:rsid w:val="009A099C"/>
    <w:rsid w:val="009A382B"/>
    <w:rsid w:val="009A3E55"/>
    <w:rsid w:val="009A4244"/>
    <w:rsid w:val="009B1545"/>
    <w:rsid w:val="009B5AF6"/>
    <w:rsid w:val="009B73F3"/>
    <w:rsid w:val="009C1E17"/>
    <w:rsid w:val="009C297C"/>
    <w:rsid w:val="009C37E0"/>
    <w:rsid w:val="009C47C5"/>
    <w:rsid w:val="009C53CF"/>
    <w:rsid w:val="009D37CB"/>
    <w:rsid w:val="009D6863"/>
    <w:rsid w:val="009E0F30"/>
    <w:rsid w:val="009E2127"/>
    <w:rsid w:val="009E2412"/>
    <w:rsid w:val="009E2E6F"/>
    <w:rsid w:val="009E379A"/>
    <w:rsid w:val="009E486D"/>
    <w:rsid w:val="009E6EBA"/>
    <w:rsid w:val="009E78C4"/>
    <w:rsid w:val="009E7FC3"/>
    <w:rsid w:val="009F2E00"/>
    <w:rsid w:val="009F4C84"/>
    <w:rsid w:val="009F7231"/>
    <w:rsid w:val="009F72AC"/>
    <w:rsid w:val="00A012D8"/>
    <w:rsid w:val="00A020CA"/>
    <w:rsid w:val="00A0231C"/>
    <w:rsid w:val="00A02823"/>
    <w:rsid w:val="00A02AA6"/>
    <w:rsid w:val="00A040A7"/>
    <w:rsid w:val="00A0636C"/>
    <w:rsid w:val="00A06516"/>
    <w:rsid w:val="00A0654B"/>
    <w:rsid w:val="00A06D22"/>
    <w:rsid w:val="00A11652"/>
    <w:rsid w:val="00A12D7B"/>
    <w:rsid w:val="00A17DF9"/>
    <w:rsid w:val="00A2007D"/>
    <w:rsid w:val="00A201BD"/>
    <w:rsid w:val="00A22039"/>
    <w:rsid w:val="00A22E57"/>
    <w:rsid w:val="00A26BEF"/>
    <w:rsid w:val="00A2718A"/>
    <w:rsid w:val="00A30AF1"/>
    <w:rsid w:val="00A331A6"/>
    <w:rsid w:val="00A33589"/>
    <w:rsid w:val="00A33D2E"/>
    <w:rsid w:val="00A3560E"/>
    <w:rsid w:val="00A379C1"/>
    <w:rsid w:val="00A41E02"/>
    <w:rsid w:val="00A4440E"/>
    <w:rsid w:val="00A46EC4"/>
    <w:rsid w:val="00A511B3"/>
    <w:rsid w:val="00A51413"/>
    <w:rsid w:val="00A51E51"/>
    <w:rsid w:val="00A53886"/>
    <w:rsid w:val="00A53ACA"/>
    <w:rsid w:val="00A54C69"/>
    <w:rsid w:val="00A5504C"/>
    <w:rsid w:val="00A57EA1"/>
    <w:rsid w:val="00A600AB"/>
    <w:rsid w:val="00A623EE"/>
    <w:rsid w:val="00A62CE3"/>
    <w:rsid w:val="00A63A9E"/>
    <w:rsid w:val="00A64529"/>
    <w:rsid w:val="00A64873"/>
    <w:rsid w:val="00A64E7D"/>
    <w:rsid w:val="00A7171A"/>
    <w:rsid w:val="00A74989"/>
    <w:rsid w:val="00A75A52"/>
    <w:rsid w:val="00A76A9D"/>
    <w:rsid w:val="00A778F4"/>
    <w:rsid w:val="00A77901"/>
    <w:rsid w:val="00A83098"/>
    <w:rsid w:val="00A833C6"/>
    <w:rsid w:val="00A841AA"/>
    <w:rsid w:val="00A86F07"/>
    <w:rsid w:val="00A876A7"/>
    <w:rsid w:val="00A90533"/>
    <w:rsid w:val="00A92F3B"/>
    <w:rsid w:val="00A955BD"/>
    <w:rsid w:val="00A96095"/>
    <w:rsid w:val="00A968DF"/>
    <w:rsid w:val="00AA0CFD"/>
    <w:rsid w:val="00AA283B"/>
    <w:rsid w:val="00AA52F0"/>
    <w:rsid w:val="00AA6288"/>
    <w:rsid w:val="00AA76AB"/>
    <w:rsid w:val="00AA7A70"/>
    <w:rsid w:val="00AB0690"/>
    <w:rsid w:val="00AB1D28"/>
    <w:rsid w:val="00AB255D"/>
    <w:rsid w:val="00AB4E50"/>
    <w:rsid w:val="00AB55CE"/>
    <w:rsid w:val="00AB6040"/>
    <w:rsid w:val="00AB76BF"/>
    <w:rsid w:val="00AC010F"/>
    <w:rsid w:val="00AC1651"/>
    <w:rsid w:val="00AC3017"/>
    <w:rsid w:val="00AC4F55"/>
    <w:rsid w:val="00AC55A7"/>
    <w:rsid w:val="00AC59F9"/>
    <w:rsid w:val="00AC673B"/>
    <w:rsid w:val="00AC7601"/>
    <w:rsid w:val="00AD2BFA"/>
    <w:rsid w:val="00AD4D37"/>
    <w:rsid w:val="00AD5DFB"/>
    <w:rsid w:val="00AD604C"/>
    <w:rsid w:val="00AD6573"/>
    <w:rsid w:val="00AD67C0"/>
    <w:rsid w:val="00AE3471"/>
    <w:rsid w:val="00AE4E44"/>
    <w:rsid w:val="00AE5D04"/>
    <w:rsid w:val="00AE6E32"/>
    <w:rsid w:val="00AF46CB"/>
    <w:rsid w:val="00AF774D"/>
    <w:rsid w:val="00B005B5"/>
    <w:rsid w:val="00B00609"/>
    <w:rsid w:val="00B00EDD"/>
    <w:rsid w:val="00B011B3"/>
    <w:rsid w:val="00B033FB"/>
    <w:rsid w:val="00B0502A"/>
    <w:rsid w:val="00B06C72"/>
    <w:rsid w:val="00B079EF"/>
    <w:rsid w:val="00B11490"/>
    <w:rsid w:val="00B11616"/>
    <w:rsid w:val="00B123A5"/>
    <w:rsid w:val="00B125DD"/>
    <w:rsid w:val="00B13A8C"/>
    <w:rsid w:val="00B143A8"/>
    <w:rsid w:val="00B156B8"/>
    <w:rsid w:val="00B160E2"/>
    <w:rsid w:val="00B168CB"/>
    <w:rsid w:val="00B21226"/>
    <w:rsid w:val="00B21376"/>
    <w:rsid w:val="00B2269F"/>
    <w:rsid w:val="00B23542"/>
    <w:rsid w:val="00B273CC"/>
    <w:rsid w:val="00B27A7B"/>
    <w:rsid w:val="00B27B35"/>
    <w:rsid w:val="00B3212C"/>
    <w:rsid w:val="00B32329"/>
    <w:rsid w:val="00B3395C"/>
    <w:rsid w:val="00B3428D"/>
    <w:rsid w:val="00B34A62"/>
    <w:rsid w:val="00B36075"/>
    <w:rsid w:val="00B3627C"/>
    <w:rsid w:val="00B36AE3"/>
    <w:rsid w:val="00B4016C"/>
    <w:rsid w:val="00B44984"/>
    <w:rsid w:val="00B45B85"/>
    <w:rsid w:val="00B46D75"/>
    <w:rsid w:val="00B47840"/>
    <w:rsid w:val="00B47A07"/>
    <w:rsid w:val="00B5083D"/>
    <w:rsid w:val="00B50B97"/>
    <w:rsid w:val="00B526AC"/>
    <w:rsid w:val="00B528B7"/>
    <w:rsid w:val="00B560D3"/>
    <w:rsid w:val="00B571BD"/>
    <w:rsid w:val="00B57F10"/>
    <w:rsid w:val="00B61473"/>
    <w:rsid w:val="00B6379F"/>
    <w:rsid w:val="00B64A44"/>
    <w:rsid w:val="00B65932"/>
    <w:rsid w:val="00B65F5C"/>
    <w:rsid w:val="00B700FB"/>
    <w:rsid w:val="00B7286F"/>
    <w:rsid w:val="00B733A1"/>
    <w:rsid w:val="00B759B0"/>
    <w:rsid w:val="00B76C32"/>
    <w:rsid w:val="00B7754B"/>
    <w:rsid w:val="00B80A82"/>
    <w:rsid w:val="00B80D0A"/>
    <w:rsid w:val="00B830A5"/>
    <w:rsid w:val="00B8342E"/>
    <w:rsid w:val="00B8453A"/>
    <w:rsid w:val="00B85C85"/>
    <w:rsid w:val="00B8684A"/>
    <w:rsid w:val="00B87B45"/>
    <w:rsid w:val="00B87DB3"/>
    <w:rsid w:val="00B903BC"/>
    <w:rsid w:val="00B910BC"/>
    <w:rsid w:val="00B937D0"/>
    <w:rsid w:val="00B93BE2"/>
    <w:rsid w:val="00B95F0A"/>
    <w:rsid w:val="00BA22E1"/>
    <w:rsid w:val="00BA3667"/>
    <w:rsid w:val="00BA4944"/>
    <w:rsid w:val="00BA4D62"/>
    <w:rsid w:val="00BA58BC"/>
    <w:rsid w:val="00BA6075"/>
    <w:rsid w:val="00BA66F9"/>
    <w:rsid w:val="00BA6D94"/>
    <w:rsid w:val="00BB091B"/>
    <w:rsid w:val="00BB1A39"/>
    <w:rsid w:val="00BB2B98"/>
    <w:rsid w:val="00BB387C"/>
    <w:rsid w:val="00BB4093"/>
    <w:rsid w:val="00BB5D04"/>
    <w:rsid w:val="00BB7026"/>
    <w:rsid w:val="00BB7C0A"/>
    <w:rsid w:val="00BC0825"/>
    <w:rsid w:val="00BC13D2"/>
    <w:rsid w:val="00BC14C7"/>
    <w:rsid w:val="00BC2C56"/>
    <w:rsid w:val="00BC47C8"/>
    <w:rsid w:val="00BC4800"/>
    <w:rsid w:val="00BC7B69"/>
    <w:rsid w:val="00BD0545"/>
    <w:rsid w:val="00BD3245"/>
    <w:rsid w:val="00BD3E25"/>
    <w:rsid w:val="00BD69ED"/>
    <w:rsid w:val="00BD6DA5"/>
    <w:rsid w:val="00BD7E40"/>
    <w:rsid w:val="00BE09B0"/>
    <w:rsid w:val="00BE3467"/>
    <w:rsid w:val="00BE405C"/>
    <w:rsid w:val="00BE5068"/>
    <w:rsid w:val="00BE6B51"/>
    <w:rsid w:val="00BE77D2"/>
    <w:rsid w:val="00BF2697"/>
    <w:rsid w:val="00BF30AD"/>
    <w:rsid w:val="00BF3479"/>
    <w:rsid w:val="00BF3EE5"/>
    <w:rsid w:val="00BF4647"/>
    <w:rsid w:val="00BF5017"/>
    <w:rsid w:val="00BF5B56"/>
    <w:rsid w:val="00BF6336"/>
    <w:rsid w:val="00C00A06"/>
    <w:rsid w:val="00C01B53"/>
    <w:rsid w:val="00C0297D"/>
    <w:rsid w:val="00C042D9"/>
    <w:rsid w:val="00C04896"/>
    <w:rsid w:val="00C049EA"/>
    <w:rsid w:val="00C07663"/>
    <w:rsid w:val="00C136B8"/>
    <w:rsid w:val="00C150B3"/>
    <w:rsid w:val="00C1630B"/>
    <w:rsid w:val="00C1703B"/>
    <w:rsid w:val="00C17D21"/>
    <w:rsid w:val="00C20AB9"/>
    <w:rsid w:val="00C20FC5"/>
    <w:rsid w:val="00C23E09"/>
    <w:rsid w:val="00C23E75"/>
    <w:rsid w:val="00C2410D"/>
    <w:rsid w:val="00C24786"/>
    <w:rsid w:val="00C24C75"/>
    <w:rsid w:val="00C252E2"/>
    <w:rsid w:val="00C2724E"/>
    <w:rsid w:val="00C27AD0"/>
    <w:rsid w:val="00C315D1"/>
    <w:rsid w:val="00C3371A"/>
    <w:rsid w:val="00C33E98"/>
    <w:rsid w:val="00C35183"/>
    <w:rsid w:val="00C3748B"/>
    <w:rsid w:val="00C41D5D"/>
    <w:rsid w:val="00C4356D"/>
    <w:rsid w:val="00C4466B"/>
    <w:rsid w:val="00C50C92"/>
    <w:rsid w:val="00C5140C"/>
    <w:rsid w:val="00C51646"/>
    <w:rsid w:val="00C516F4"/>
    <w:rsid w:val="00C55DEF"/>
    <w:rsid w:val="00C56991"/>
    <w:rsid w:val="00C65F2E"/>
    <w:rsid w:val="00C702D1"/>
    <w:rsid w:val="00C72E51"/>
    <w:rsid w:val="00C733A3"/>
    <w:rsid w:val="00C73AE7"/>
    <w:rsid w:val="00C75828"/>
    <w:rsid w:val="00C77253"/>
    <w:rsid w:val="00C83109"/>
    <w:rsid w:val="00C84AF8"/>
    <w:rsid w:val="00C85555"/>
    <w:rsid w:val="00C87E1F"/>
    <w:rsid w:val="00C9026A"/>
    <w:rsid w:val="00C90463"/>
    <w:rsid w:val="00C91B19"/>
    <w:rsid w:val="00C92944"/>
    <w:rsid w:val="00C92FA3"/>
    <w:rsid w:val="00C92FB9"/>
    <w:rsid w:val="00C938A9"/>
    <w:rsid w:val="00CA233B"/>
    <w:rsid w:val="00CA346B"/>
    <w:rsid w:val="00CA47DE"/>
    <w:rsid w:val="00CA5093"/>
    <w:rsid w:val="00CA6760"/>
    <w:rsid w:val="00CB2751"/>
    <w:rsid w:val="00CB412A"/>
    <w:rsid w:val="00CB5704"/>
    <w:rsid w:val="00CB6D45"/>
    <w:rsid w:val="00CC16B7"/>
    <w:rsid w:val="00CC2811"/>
    <w:rsid w:val="00CC30D7"/>
    <w:rsid w:val="00CC5124"/>
    <w:rsid w:val="00CC59C9"/>
    <w:rsid w:val="00CC63B4"/>
    <w:rsid w:val="00CC795D"/>
    <w:rsid w:val="00CD05E7"/>
    <w:rsid w:val="00CD0D38"/>
    <w:rsid w:val="00CD46D7"/>
    <w:rsid w:val="00CD619A"/>
    <w:rsid w:val="00CD74F9"/>
    <w:rsid w:val="00CD7F39"/>
    <w:rsid w:val="00CE2974"/>
    <w:rsid w:val="00CE3071"/>
    <w:rsid w:val="00CE59A2"/>
    <w:rsid w:val="00CE6332"/>
    <w:rsid w:val="00CE709E"/>
    <w:rsid w:val="00CE7B3F"/>
    <w:rsid w:val="00CF0580"/>
    <w:rsid w:val="00CF0C55"/>
    <w:rsid w:val="00CF10A6"/>
    <w:rsid w:val="00CF18DC"/>
    <w:rsid w:val="00CF41C0"/>
    <w:rsid w:val="00CF5CB5"/>
    <w:rsid w:val="00CF751F"/>
    <w:rsid w:val="00CF76FC"/>
    <w:rsid w:val="00D00142"/>
    <w:rsid w:val="00D0211A"/>
    <w:rsid w:val="00D02190"/>
    <w:rsid w:val="00D051D0"/>
    <w:rsid w:val="00D05686"/>
    <w:rsid w:val="00D0573A"/>
    <w:rsid w:val="00D05BF3"/>
    <w:rsid w:val="00D05FEF"/>
    <w:rsid w:val="00D062E4"/>
    <w:rsid w:val="00D11532"/>
    <w:rsid w:val="00D11FE0"/>
    <w:rsid w:val="00D12EA2"/>
    <w:rsid w:val="00D13CA1"/>
    <w:rsid w:val="00D141B1"/>
    <w:rsid w:val="00D1478C"/>
    <w:rsid w:val="00D16C40"/>
    <w:rsid w:val="00D17BF5"/>
    <w:rsid w:val="00D208F5"/>
    <w:rsid w:val="00D21748"/>
    <w:rsid w:val="00D23707"/>
    <w:rsid w:val="00D26F63"/>
    <w:rsid w:val="00D31B42"/>
    <w:rsid w:val="00D31D1A"/>
    <w:rsid w:val="00D33893"/>
    <w:rsid w:val="00D33BBF"/>
    <w:rsid w:val="00D3447E"/>
    <w:rsid w:val="00D36433"/>
    <w:rsid w:val="00D4064C"/>
    <w:rsid w:val="00D40DB9"/>
    <w:rsid w:val="00D42547"/>
    <w:rsid w:val="00D45489"/>
    <w:rsid w:val="00D47060"/>
    <w:rsid w:val="00D479CB"/>
    <w:rsid w:val="00D47EC4"/>
    <w:rsid w:val="00D50D96"/>
    <w:rsid w:val="00D5126B"/>
    <w:rsid w:val="00D5134F"/>
    <w:rsid w:val="00D52FD4"/>
    <w:rsid w:val="00D53B7D"/>
    <w:rsid w:val="00D53FBC"/>
    <w:rsid w:val="00D552BF"/>
    <w:rsid w:val="00D56756"/>
    <w:rsid w:val="00D61865"/>
    <w:rsid w:val="00D62CB8"/>
    <w:rsid w:val="00D65FB9"/>
    <w:rsid w:val="00D6717F"/>
    <w:rsid w:val="00D70543"/>
    <w:rsid w:val="00D70782"/>
    <w:rsid w:val="00D72594"/>
    <w:rsid w:val="00D74867"/>
    <w:rsid w:val="00D77BA7"/>
    <w:rsid w:val="00D77DED"/>
    <w:rsid w:val="00D80A86"/>
    <w:rsid w:val="00D82073"/>
    <w:rsid w:val="00D85734"/>
    <w:rsid w:val="00D85AE5"/>
    <w:rsid w:val="00D85D34"/>
    <w:rsid w:val="00D86D7A"/>
    <w:rsid w:val="00D91150"/>
    <w:rsid w:val="00D91669"/>
    <w:rsid w:val="00D91872"/>
    <w:rsid w:val="00D91A13"/>
    <w:rsid w:val="00D921B8"/>
    <w:rsid w:val="00D92D12"/>
    <w:rsid w:val="00D93233"/>
    <w:rsid w:val="00D94855"/>
    <w:rsid w:val="00D95A54"/>
    <w:rsid w:val="00D96732"/>
    <w:rsid w:val="00D97677"/>
    <w:rsid w:val="00D97E69"/>
    <w:rsid w:val="00DA1D44"/>
    <w:rsid w:val="00DA2C4D"/>
    <w:rsid w:val="00DA4B3B"/>
    <w:rsid w:val="00DB222C"/>
    <w:rsid w:val="00DB2EDD"/>
    <w:rsid w:val="00DB4839"/>
    <w:rsid w:val="00DB5170"/>
    <w:rsid w:val="00DB6722"/>
    <w:rsid w:val="00DC0A00"/>
    <w:rsid w:val="00DC2151"/>
    <w:rsid w:val="00DC269B"/>
    <w:rsid w:val="00DC36A5"/>
    <w:rsid w:val="00DC70C8"/>
    <w:rsid w:val="00DC7C29"/>
    <w:rsid w:val="00DD1DED"/>
    <w:rsid w:val="00DD1E8A"/>
    <w:rsid w:val="00DD2322"/>
    <w:rsid w:val="00DD2DBA"/>
    <w:rsid w:val="00DE016D"/>
    <w:rsid w:val="00DE6A58"/>
    <w:rsid w:val="00DE759E"/>
    <w:rsid w:val="00DF0891"/>
    <w:rsid w:val="00DF1597"/>
    <w:rsid w:val="00DF1859"/>
    <w:rsid w:val="00DF2422"/>
    <w:rsid w:val="00DF2CCB"/>
    <w:rsid w:val="00DF4160"/>
    <w:rsid w:val="00DF44DD"/>
    <w:rsid w:val="00DF4743"/>
    <w:rsid w:val="00DF51C6"/>
    <w:rsid w:val="00DF7340"/>
    <w:rsid w:val="00E0024D"/>
    <w:rsid w:val="00E007F2"/>
    <w:rsid w:val="00E01681"/>
    <w:rsid w:val="00E02AD8"/>
    <w:rsid w:val="00E0357C"/>
    <w:rsid w:val="00E07F9B"/>
    <w:rsid w:val="00E11766"/>
    <w:rsid w:val="00E11ABA"/>
    <w:rsid w:val="00E16792"/>
    <w:rsid w:val="00E16962"/>
    <w:rsid w:val="00E201E7"/>
    <w:rsid w:val="00E21E19"/>
    <w:rsid w:val="00E2394A"/>
    <w:rsid w:val="00E23BB3"/>
    <w:rsid w:val="00E24297"/>
    <w:rsid w:val="00E2519F"/>
    <w:rsid w:val="00E274F5"/>
    <w:rsid w:val="00E3006F"/>
    <w:rsid w:val="00E325E6"/>
    <w:rsid w:val="00E345F2"/>
    <w:rsid w:val="00E34DF8"/>
    <w:rsid w:val="00E37FBE"/>
    <w:rsid w:val="00E40665"/>
    <w:rsid w:val="00E42C7E"/>
    <w:rsid w:val="00E43943"/>
    <w:rsid w:val="00E442C8"/>
    <w:rsid w:val="00E45433"/>
    <w:rsid w:val="00E481D1"/>
    <w:rsid w:val="00E51E2E"/>
    <w:rsid w:val="00E5251C"/>
    <w:rsid w:val="00E54323"/>
    <w:rsid w:val="00E54F67"/>
    <w:rsid w:val="00E558B2"/>
    <w:rsid w:val="00E55BD4"/>
    <w:rsid w:val="00E55FF4"/>
    <w:rsid w:val="00E56B8E"/>
    <w:rsid w:val="00E57ABE"/>
    <w:rsid w:val="00E60096"/>
    <w:rsid w:val="00E6019D"/>
    <w:rsid w:val="00E604AA"/>
    <w:rsid w:val="00E6634B"/>
    <w:rsid w:val="00E66F8E"/>
    <w:rsid w:val="00E67EBA"/>
    <w:rsid w:val="00E70A56"/>
    <w:rsid w:val="00E72291"/>
    <w:rsid w:val="00E73B21"/>
    <w:rsid w:val="00E74FE0"/>
    <w:rsid w:val="00E76CDB"/>
    <w:rsid w:val="00E803D9"/>
    <w:rsid w:val="00E80F02"/>
    <w:rsid w:val="00E82139"/>
    <w:rsid w:val="00E8577E"/>
    <w:rsid w:val="00E86F42"/>
    <w:rsid w:val="00E91816"/>
    <w:rsid w:val="00E9340A"/>
    <w:rsid w:val="00E959B6"/>
    <w:rsid w:val="00E97559"/>
    <w:rsid w:val="00EA00CF"/>
    <w:rsid w:val="00EA02C5"/>
    <w:rsid w:val="00EA0497"/>
    <w:rsid w:val="00EA0581"/>
    <w:rsid w:val="00EA0CB9"/>
    <w:rsid w:val="00EA1918"/>
    <w:rsid w:val="00EA1A58"/>
    <w:rsid w:val="00EA33EE"/>
    <w:rsid w:val="00EA3811"/>
    <w:rsid w:val="00EA7385"/>
    <w:rsid w:val="00EB0B1A"/>
    <w:rsid w:val="00EB3E96"/>
    <w:rsid w:val="00EB45BF"/>
    <w:rsid w:val="00EB6528"/>
    <w:rsid w:val="00EB7CA9"/>
    <w:rsid w:val="00EC0309"/>
    <w:rsid w:val="00EC03F7"/>
    <w:rsid w:val="00EC14CB"/>
    <w:rsid w:val="00EC1A66"/>
    <w:rsid w:val="00EC5629"/>
    <w:rsid w:val="00EC5A10"/>
    <w:rsid w:val="00EC66C6"/>
    <w:rsid w:val="00EC7484"/>
    <w:rsid w:val="00EC7BD6"/>
    <w:rsid w:val="00ED1638"/>
    <w:rsid w:val="00ED211B"/>
    <w:rsid w:val="00ED480D"/>
    <w:rsid w:val="00ED537C"/>
    <w:rsid w:val="00ED5E3D"/>
    <w:rsid w:val="00ED5FE4"/>
    <w:rsid w:val="00ED77C1"/>
    <w:rsid w:val="00EE05D7"/>
    <w:rsid w:val="00EE0D35"/>
    <w:rsid w:val="00EE1930"/>
    <w:rsid w:val="00EE1B9D"/>
    <w:rsid w:val="00EE253A"/>
    <w:rsid w:val="00EE4D0A"/>
    <w:rsid w:val="00EE5CE3"/>
    <w:rsid w:val="00EE7DB4"/>
    <w:rsid w:val="00EF0FEF"/>
    <w:rsid w:val="00EF4DAF"/>
    <w:rsid w:val="00EF7135"/>
    <w:rsid w:val="00F00186"/>
    <w:rsid w:val="00F0145C"/>
    <w:rsid w:val="00F02757"/>
    <w:rsid w:val="00F0367F"/>
    <w:rsid w:val="00F05712"/>
    <w:rsid w:val="00F12641"/>
    <w:rsid w:val="00F126E7"/>
    <w:rsid w:val="00F1764B"/>
    <w:rsid w:val="00F1778A"/>
    <w:rsid w:val="00F20290"/>
    <w:rsid w:val="00F2082C"/>
    <w:rsid w:val="00F209C3"/>
    <w:rsid w:val="00F2119B"/>
    <w:rsid w:val="00F222D9"/>
    <w:rsid w:val="00F24823"/>
    <w:rsid w:val="00F24BAD"/>
    <w:rsid w:val="00F26C23"/>
    <w:rsid w:val="00F3007A"/>
    <w:rsid w:val="00F317AE"/>
    <w:rsid w:val="00F3192C"/>
    <w:rsid w:val="00F31B0F"/>
    <w:rsid w:val="00F3616E"/>
    <w:rsid w:val="00F37DD3"/>
    <w:rsid w:val="00F40F00"/>
    <w:rsid w:val="00F417C0"/>
    <w:rsid w:val="00F41C71"/>
    <w:rsid w:val="00F420F5"/>
    <w:rsid w:val="00F43CAF"/>
    <w:rsid w:val="00F50595"/>
    <w:rsid w:val="00F50E1F"/>
    <w:rsid w:val="00F5136A"/>
    <w:rsid w:val="00F5230C"/>
    <w:rsid w:val="00F5388D"/>
    <w:rsid w:val="00F53E1C"/>
    <w:rsid w:val="00F54B6E"/>
    <w:rsid w:val="00F64924"/>
    <w:rsid w:val="00F66893"/>
    <w:rsid w:val="00F700A6"/>
    <w:rsid w:val="00F70DAC"/>
    <w:rsid w:val="00F726F2"/>
    <w:rsid w:val="00F73610"/>
    <w:rsid w:val="00F76717"/>
    <w:rsid w:val="00F776FA"/>
    <w:rsid w:val="00F77E26"/>
    <w:rsid w:val="00F818B9"/>
    <w:rsid w:val="00F821F6"/>
    <w:rsid w:val="00F82A82"/>
    <w:rsid w:val="00F8639D"/>
    <w:rsid w:val="00F867B7"/>
    <w:rsid w:val="00F877DF"/>
    <w:rsid w:val="00F91AA8"/>
    <w:rsid w:val="00F91CAE"/>
    <w:rsid w:val="00F9343C"/>
    <w:rsid w:val="00F93824"/>
    <w:rsid w:val="00F94719"/>
    <w:rsid w:val="00F94E8F"/>
    <w:rsid w:val="00F95462"/>
    <w:rsid w:val="00F957A6"/>
    <w:rsid w:val="00FA06B1"/>
    <w:rsid w:val="00FA132C"/>
    <w:rsid w:val="00FA67EE"/>
    <w:rsid w:val="00FA699D"/>
    <w:rsid w:val="00FA783A"/>
    <w:rsid w:val="00FA7A00"/>
    <w:rsid w:val="00FA7AE1"/>
    <w:rsid w:val="00FB120B"/>
    <w:rsid w:val="00FB3BC4"/>
    <w:rsid w:val="00FB40D5"/>
    <w:rsid w:val="00FB4FE6"/>
    <w:rsid w:val="00FB5AA6"/>
    <w:rsid w:val="00FC044D"/>
    <w:rsid w:val="00FC0A6D"/>
    <w:rsid w:val="00FC10D6"/>
    <w:rsid w:val="00FC234D"/>
    <w:rsid w:val="00FC295C"/>
    <w:rsid w:val="00FC2D27"/>
    <w:rsid w:val="00FC4ABC"/>
    <w:rsid w:val="00FC5C6C"/>
    <w:rsid w:val="00FC6F9D"/>
    <w:rsid w:val="00FD14BD"/>
    <w:rsid w:val="00FD1D9F"/>
    <w:rsid w:val="00FD2280"/>
    <w:rsid w:val="00FD2D83"/>
    <w:rsid w:val="00FD3B2C"/>
    <w:rsid w:val="00FE057B"/>
    <w:rsid w:val="00FE14C7"/>
    <w:rsid w:val="00FE4693"/>
    <w:rsid w:val="00FE5311"/>
    <w:rsid w:val="00FE6D3C"/>
    <w:rsid w:val="00FF27A2"/>
    <w:rsid w:val="00FF2DCE"/>
    <w:rsid w:val="00FF7EB3"/>
    <w:rsid w:val="0139620F"/>
    <w:rsid w:val="016794A0"/>
    <w:rsid w:val="01A2E040"/>
    <w:rsid w:val="01BBC363"/>
    <w:rsid w:val="02025B13"/>
    <w:rsid w:val="0225780C"/>
    <w:rsid w:val="023B14B0"/>
    <w:rsid w:val="0240AB97"/>
    <w:rsid w:val="0251DAC2"/>
    <w:rsid w:val="0262928D"/>
    <w:rsid w:val="02861D99"/>
    <w:rsid w:val="028E21F7"/>
    <w:rsid w:val="028E8AFA"/>
    <w:rsid w:val="02A4A251"/>
    <w:rsid w:val="02E2461D"/>
    <w:rsid w:val="030FCCFC"/>
    <w:rsid w:val="0319D60E"/>
    <w:rsid w:val="031BD0FC"/>
    <w:rsid w:val="0322CE81"/>
    <w:rsid w:val="034A9C2D"/>
    <w:rsid w:val="03540BDD"/>
    <w:rsid w:val="0357ECD8"/>
    <w:rsid w:val="03609CA9"/>
    <w:rsid w:val="0363A13E"/>
    <w:rsid w:val="0364DB9E"/>
    <w:rsid w:val="037FC2E1"/>
    <w:rsid w:val="03CF31C7"/>
    <w:rsid w:val="03D6EC41"/>
    <w:rsid w:val="03EC4A3E"/>
    <w:rsid w:val="044594FB"/>
    <w:rsid w:val="044E1183"/>
    <w:rsid w:val="0468404D"/>
    <w:rsid w:val="04911D6F"/>
    <w:rsid w:val="04B47B47"/>
    <w:rsid w:val="04BC65D7"/>
    <w:rsid w:val="04C47219"/>
    <w:rsid w:val="04CE6D1A"/>
    <w:rsid w:val="05648008"/>
    <w:rsid w:val="0567B64F"/>
    <w:rsid w:val="056DE85A"/>
    <w:rsid w:val="05AF5AE4"/>
    <w:rsid w:val="05DE8425"/>
    <w:rsid w:val="05EA7040"/>
    <w:rsid w:val="06440472"/>
    <w:rsid w:val="064B92B5"/>
    <w:rsid w:val="064C8FF0"/>
    <w:rsid w:val="0666BAB8"/>
    <w:rsid w:val="067AAD77"/>
    <w:rsid w:val="06885093"/>
    <w:rsid w:val="06F1FEFB"/>
    <w:rsid w:val="06FFC085"/>
    <w:rsid w:val="070BA2DA"/>
    <w:rsid w:val="071259D5"/>
    <w:rsid w:val="071E4FBC"/>
    <w:rsid w:val="079DC423"/>
    <w:rsid w:val="07DF457A"/>
    <w:rsid w:val="0821BA5F"/>
    <w:rsid w:val="083B8BFA"/>
    <w:rsid w:val="0879FEFD"/>
    <w:rsid w:val="087B31CE"/>
    <w:rsid w:val="087B4977"/>
    <w:rsid w:val="088194D0"/>
    <w:rsid w:val="089EE6A5"/>
    <w:rsid w:val="08CA6F0E"/>
    <w:rsid w:val="08EF8855"/>
    <w:rsid w:val="09063DCF"/>
    <w:rsid w:val="09494BD6"/>
    <w:rsid w:val="098A7CE3"/>
    <w:rsid w:val="099C1C29"/>
    <w:rsid w:val="09B84282"/>
    <w:rsid w:val="09B96753"/>
    <w:rsid w:val="09BB1807"/>
    <w:rsid w:val="09C7E9E2"/>
    <w:rsid w:val="09F1AB28"/>
    <w:rsid w:val="0A0BFFE2"/>
    <w:rsid w:val="0A124031"/>
    <w:rsid w:val="0A35E0C2"/>
    <w:rsid w:val="0A49548F"/>
    <w:rsid w:val="0A86D592"/>
    <w:rsid w:val="0A8713EB"/>
    <w:rsid w:val="0AA22145"/>
    <w:rsid w:val="0AA98E04"/>
    <w:rsid w:val="0AACCDF1"/>
    <w:rsid w:val="0AFE40DA"/>
    <w:rsid w:val="0B531E4D"/>
    <w:rsid w:val="0B77F861"/>
    <w:rsid w:val="0BE02710"/>
    <w:rsid w:val="0C0610EF"/>
    <w:rsid w:val="0C0744EB"/>
    <w:rsid w:val="0C50EB3E"/>
    <w:rsid w:val="0C68E0A7"/>
    <w:rsid w:val="0C76960C"/>
    <w:rsid w:val="0CA57576"/>
    <w:rsid w:val="0CC87A51"/>
    <w:rsid w:val="0CDCF9A9"/>
    <w:rsid w:val="0CE12237"/>
    <w:rsid w:val="0D11D6D8"/>
    <w:rsid w:val="0D178D7E"/>
    <w:rsid w:val="0D6D3865"/>
    <w:rsid w:val="0DC7A556"/>
    <w:rsid w:val="0DE1527E"/>
    <w:rsid w:val="0DEAC8A7"/>
    <w:rsid w:val="0DEE835D"/>
    <w:rsid w:val="0E32FDB5"/>
    <w:rsid w:val="0E485FE0"/>
    <w:rsid w:val="0E5D1A62"/>
    <w:rsid w:val="0E64B3E4"/>
    <w:rsid w:val="0E7538E1"/>
    <w:rsid w:val="0E76773E"/>
    <w:rsid w:val="0E7DAB2F"/>
    <w:rsid w:val="0EC3EF30"/>
    <w:rsid w:val="0F07CAFA"/>
    <w:rsid w:val="0F114A98"/>
    <w:rsid w:val="0F146DA9"/>
    <w:rsid w:val="0F1D71C0"/>
    <w:rsid w:val="0F3D245B"/>
    <w:rsid w:val="0F4AFC84"/>
    <w:rsid w:val="0F5880AE"/>
    <w:rsid w:val="0F58EF62"/>
    <w:rsid w:val="0F6FF589"/>
    <w:rsid w:val="0F771D2D"/>
    <w:rsid w:val="0F997B43"/>
    <w:rsid w:val="0F9AEACE"/>
    <w:rsid w:val="0FE72A7E"/>
    <w:rsid w:val="0FFC1FC9"/>
    <w:rsid w:val="1003CF31"/>
    <w:rsid w:val="1008AE39"/>
    <w:rsid w:val="104621E7"/>
    <w:rsid w:val="1077C419"/>
    <w:rsid w:val="10BB63D4"/>
    <w:rsid w:val="10C0860B"/>
    <w:rsid w:val="10C8CE03"/>
    <w:rsid w:val="10D537F5"/>
    <w:rsid w:val="10DDA968"/>
    <w:rsid w:val="10E0C1F5"/>
    <w:rsid w:val="1102F645"/>
    <w:rsid w:val="1132A51E"/>
    <w:rsid w:val="115B614E"/>
    <w:rsid w:val="116D0B36"/>
    <w:rsid w:val="118055F8"/>
    <w:rsid w:val="11A76C0F"/>
    <w:rsid w:val="11BE7812"/>
    <w:rsid w:val="11E55B75"/>
    <w:rsid w:val="122A865F"/>
    <w:rsid w:val="1267724B"/>
    <w:rsid w:val="126CF201"/>
    <w:rsid w:val="128793BD"/>
    <w:rsid w:val="12B92478"/>
    <w:rsid w:val="12F286F0"/>
    <w:rsid w:val="12FC8603"/>
    <w:rsid w:val="1304E859"/>
    <w:rsid w:val="13054031"/>
    <w:rsid w:val="137C692A"/>
    <w:rsid w:val="13AFAAE0"/>
    <w:rsid w:val="13FEF0D9"/>
    <w:rsid w:val="140466C4"/>
    <w:rsid w:val="142942E5"/>
    <w:rsid w:val="14AD94C1"/>
    <w:rsid w:val="14B8A608"/>
    <w:rsid w:val="14B97345"/>
    <w:rsid w:val="14C0C6C7"/>
    <w:rsid w:val="14DEFFEF"/>
    <w:rsid w:val="14E826B2"/>
    <w:rsid w:val="150F62D7"/>
    <w:rsid w:val="151A2D6C"/>
    <w:rsid w:val="151B2B4A"/>
    <w:rsid w:val="153771AF"/>
    <w:rsid w:val="159A02F5"/>
    <w:rsid w:val="15CEC528"/>
    <w:rsid w:val="15D2B367"/>
    <w:rsid w:val="160882CB"/>
    <w:rsid w:val="160EA164"/>
    <w:rsid w:val="16249917"/>
    <w:rsid w:val="1658285B"/>
    <w:rsid w:val="166154B0"/>
    <w:rsid w:val="16B6CA18"/>
    <w:rsid w:val="16EE8445"/>
    <w:rsid w:val="16EF44F9"/>
    <w:rsid w:val="1704512E"/>
    <w:rsid w:val="1744AE61"/>
    <w:rsid w:val="17508C71"/>
    <w:rsid w:val="17623220"/>
    <w:rsid w:val="1776EDC3"/>
    <w:rsid w:val="17802585"/>
    <w:rsid w:val="1791AACD"/>
    <w:rsid w:val="17ADF811"/>
    <w:rsid w:val="17C20E15"/>
    <w:rsid w:val="17C51183"/>
    <w:rsid w:val="17DAE114"/>
    <w:rsid w:val="17E33F50"/>
    <w:rsid w:val="18395813"/>
    <w:rsid w:val="183EA2DB"/>
    <w:rsid w:val="18483422"/>
    <w:rsid w:val="184A6E3E"/>
    <w:rsid w:val="18697864"/>
    <w:rsid w:val="18C9433D"/>
    <w:rsid w:val="18D46C37"/>
    <w:rsid w:val="1919F02C"/>
    <w:rsid w:val="191B1A60"/>
    <w:rsid w:val="192FA403"/>
    <w:rsid w:val="19332B09"/>
    <w:rsid w:val="195D182B"/>
    <w:rsid w:val="197E736C"/>
    <w:rsid w:val="199EBFBE"/>
    <w:rsid w:val="19B94722"/>
    <w:rsid w:val="19C7BDB6"/>
    <w:rsid w:val="19CF4508"/>
    <w:rsid w:val="19E1443A"/>
    <w:rsid w:val="1A8518A2"/>
    <w:rsid w:val="1AA2D532"/>
    <w:rsid w:val="1B20C44F"/>
    <w:rsid w:val="1B634AFC"/>
    <w:rsid w:val="1B65823C"/>
    <w:rsid w:val="1B826B90"/>
    <w:rsid w:val="1BE56699"/>
    <w:rsid w:val="1BE88692"/>
    <w:rsid w:val="1C016511"/>
    <w:rsid w:val="1C0604F1"/>
    <w:rsid w:val="1C0E2001"/>
    <w:rsid w:val="1C293CC5"/>
    <w:rsid w:val="1C327CFD"/>
    <w:rsid w:val="1C40543A"/>
    <w:rsid w:val="1C4C43A9"/>
    <w:rsid w:val="1C4DD644"/>
    <w:rsid w:val="1C56A4E6"/>
    <w:rsid w:val="1C5BC0CE"/>
    <w:rsid w:val="1C63D497"/>
    <w:rsid w:val="1D0A3373"/>
    <w:rsid w:val="1D167946"/>
    <w:rsid w:val="1D28FBAA"/>
    <w:rsid w:val="1D497D66"/>
    <w:rsid w:val="1D53B22C"/>
    <w:rsid w:val="1D61D829"/>
    <w:rsid w:val="1D9B0D02"/>
    <w:rsid w:val="1DBD8119"/>
    <w:rsid w:val="1DEF3579"/>
    <w:rsid w:val="1DFCA4BC"/>
    <w:rsid w:val="1DFF16B5"/>
    <w:rsid w:val="1E5192AE"/>
    <w:rsid w:val="1E98C6CE"/>
    <w:rsid w:val="1EA87601"/>
    <w:rsid w:val="1EB2D81B"/>
    <w:rsid w:val="1EBAE803"/>
    <w:rsid w:val="1ED0F1E4"/>
    <w:rsid w:val="1F1B6F9D"/>
    <w:rsid w:val="1F87A40E"/>
    <w:rsid w:val="1FDEB590"/>
    <w:rsid w:val="200A3758"/>
    <w:rsid w:val="204BE694"/>
    <w:rsid w:val="20875B4F"/>
    <w:rsid w:val="208DEAF7"/>
    <w:rsid w:val="209983DC"/>
    <w:rsid w:val="209CA935"/>
    <w:rsid w:val="20A17877"/>
    <w:rsid w:val="20C5834C"/>
    <w:rsid w:val="20D307D5"/>
    <w:rsid w:val="20D537EB"/>
    <w:rsid w:val="211BCD7C"/>
    <w:rsid w:val="211D652C"/>
    <w:rsid w:val="21383709"/>
    <w:rsid w:val="21558BC4"/>
    <w:rsid w:val="216B632D"/>
    <w:rsid w:val="21ACA40F"/>
    <w:rsid w:val="21D6C587"/>
    <w:rsid w:val="22334C39"/>
    <w:rsid w:val="2239EABC"/>
    <w:rsid w:val="223EDC6F"/>
    <w:rsid w:val="227F6715"/>
    <w:rsid w:val="22932BC6"/>
    <w:rsid w:val="22AD482C"/>
    <w:rsid w:val="22C3BDC1"/>
    <w:rsid w:val="22F065B8"/>
    <w:rsid w:val="23126619"/>
    <w:rsid w:val="232822C5"/>
    <w:rsid w:val="2330DEC5"/>
    <w:rsid w:val="23313FBF"/>
    <w:rsid w:val="2356F362"/>
    <w:rsid w:val="235A3F2D"/>
    <w:rsid w:val="236EF25A"/>
    <w:rsid w:val="237F7B44"/>
    <w:rsid w:val="2389ABE8"/>
    <w:rsid w:val="23B54269"/>
    <w:rsid w:val="23BFDC00"/>
    <w:rsid w:val="23DD542A"/>
    <w:rsid w:val="23E23F43"/>
    <w:rsid w:val="23F231E6"/>
    <w:rsid w:val="240DBF5B"/>
    <w:rsid w:val="2442F985"/>
    <w:rsid w:val="24556260"/>
    <w:rsid w:val="245982FA"/>
    <w:rsid w:val="248DE551"/>
    <w:rsid w:val="24AB6329"/>
    <w:rsid w:val="24B89F3F"/>
    <w:rsid w:val="24C08127"/>
    <w:rsid w:val="24E20CDB"/>
    <w:rsid w:val="24FDA704"/>
    <w:rsid w:val="25099075"/>
    <w:rsid w:val="25242D12"/>
    <w:rsid w:val="255500B9"/>
    <w:rsid w:val="258001A2"/>
    <w:rsid w:val="25D2C79E"/>
    <w:rsid w:val="25FD3431"/>
    <w:rsid w:val="2623F307"/>
    <w:rsid w:val="264448DD"/>
    <w:rsid w:val="2648CCB4"/>
    <w:rsid w:val="264E6119"/>
    <w:rsid w:val="265B3ECE"/>
    <w:rsid w:val="26617FF0"/>
    <w:rsid w:val="266454C4"/>
    <w:rsid w:val="269A94EB"/>
    <w:rsid w:val="26F4C93B"/>
    <w:rsid w:val="27204CA2"/>
    <w:rsid w:val="2752D5DA"/>
    <w:rsid w:val="275DA9BB"/>
    <w:rsid w:val="277241D4"/>
    <w:rsid w:val="27B31C4D"/>
    <w:rsid w:val="27B3CD7C"/>
    <w:rsid w:val="27FF3E22"/>
    <w:rsid w:val="281C198B"/>
    <w:rsid w:val="281E562E"/>
    <w:rsid w:val="28489C52"/>
    <w:rsid w:val="285A150B"/>
    <w:rsid w:val="2871B614"/>
    <w:rsid w:val="28930286"/>
    <w:rsid w:val="28A7A9B0"/>
    <w:rsid w:val="28C29DF9"/>
    <w:rsid w:val="290EBD45"/>
    <w:rsid w:val="291A9212"/>
    <w:rsid w:val="2927C6A9"/>
    <w:rsid w:val="29288EAA"/>
    <w:rsid w:val="293D6FF7"/>
    <w:rsid w:val="29410F62"/>
    <w:rsid w:val="29436B93"/>
    <w:rsid w:val="297561F7"/>
    <w:rsid w:val="2990C259"/>
    <w:rsid w:val="299C4976"/>
    <w:rsid w:val="29AF6ADD"/>
    <w:rsid w:val="29E735A5"/>
    <w:rsid w:val="2A5B2025"/>
    <w:rsid w:val="2A6E8836"/>
    <w:rsid w:val="2A8A7DC6"/>
    <w:rsid w:val="2ABB0D86"/>
    <w:rsid w:val="2AF25A00"/>
    <w:rsid w:val="2B00CA04"/>
    <w:rsid w:val="2B2CCA43"/>
    <w:rsid w:val="2B39AB37"/>
    <w:rsid w:val="2B43BA11"/>
    <w:rsid w:val="2B6EF3D8"/>
    <w:rsid w:val="2BA24373"/>
    <w:rsid w:val="2BAA9B43"/>
    <w:rsid w:val="2BDE2281"/>
    <w:rsid w:val="2C1A53E2"/>
    <w:rsid w:val="2C1ED0CB"/>
    <w:rsid w:val="2C284C83"/>
    <w:rsid w:val="2C6432F8"/>
    <w:rsid w:val="2C6A9A1D"/>
    <w:rsid w:val="2C70A085"/>
    <w:rsid w:val="2C7707E1"/>
    <w:rsid w:val="2C883FC0"/>
    <w:rsid w:val="2CAAE25B"/>
    <w:rsid w:val="2CD62065"/>
    <w:rsid w:val="2CDD3EBC"/>
    <w:rsid w:val="2CF5CB20"/>
    <w:rsid w:val="2CFB7EE2"/>
    <w:rsid w:val="2D225546"/>
    <w:rsid w:val="2D89A0AD"/>
    <w:rsid w:val="2D95502A"/>
    <w:rsid w:val="2D9E733C"/>
    <w:rsid w:val="2DC7BA98"/>
    <w:rsid w:val="2DCBAE4A"/>
    <w:rsid w:val="2DDABA3B"/>
    <w:rsid w:val="2E018C3C"/>
    <w:rsid w:val="2E3BDF7D"/>
    <w:rsid w:val="2E42B0EB"/>
    <w:rsid w:val="2E4AABBF"/>
    <w:rsid w:val="2E530667"/>
    <w:rsid w:val="2E557A58"/>
    <w:rsid w:val="2E807909"/>
    <w:rsid w:val="2F2932CB"/>
    <w:rsid w:val="2F50D725"/>
    <w:rsid w:val="2F57F82E"/>
    <w:rsid w:val="2F5E48C8"/>
    <w:rsid w:val="2F970175"/>
    <w:rsid w:val="2FAFB8D2"/>
    <w:rsid w:val="30078A44"/>
    <w:rsid w:val="300A9FC4"/>
    <w:rsid w:val="300AB9C6"/>
    <w:rsid w:val="30346B4E"/>
    <w:rsid w:val="30438FFB"/>
    <w:rsid w:val="304FE4BA"/>
    <w:rsid w:val="305222CC"/>
    <w:rsid w:val="307C6451"/>
    <w:rsid w:val="30A1B1DC"/>
    <w:rsid w:val="30DE39F8"/>
    <w:rsid w:val="30E504E5"/>
    <w:rsid w:val="310D91F6"/>
    <w:rsid w:val="31143ECA"/>
    <w:rsid w:val="3123032E"/>
    <w:rsid w:val="315E28F6"/>
    <w:rsid w:val="3168FE2F"/>
    <w:rsid w:val="31926AB1"/>
    <w:rsid w:val="3206D6F4"/>
    <w:rsid w:val="320F7AC7"/>
    <w:rsid w:val="322B4FB7"/>
    <w:rsid w:val="322FB02A"/>
    <w:rsid w:val="32477735"/>
    <w:rsid w:val="32666C58"/>
    <w:rsid w:val="327C0FE9"/>
    <w:rsid w:val="3280C3F3"/>
    <w:rsid w:val="32AD0106"/>
    <w:rsid w:val="32AE82C9"/>
    <w:rsid w:val="32BD30BC"/>
    <w:rsid w:val="32FD7C19"/>
    <w:rsid w:val="3308738B"/>
    <w:rsid w:val="336B3545"/>
    <w:rsid w:val="3385662F"/>
    <w:rsid w:val="33BA715D"/>
    <w:rsid w:val="33C032DA"/>
    <w:rsid w:val="33E6BB5E"/>
    <w:rsid w:val="33F035D3"/>
    <w:rsid w:val="34194CAA"/>
    <w:rsid w:val="34401319"/>
    <w:rsid w:val="34B2E7BB"/>
    <w:rsid w:val="35058134"/>
    <w:rsid w:val="351B8C03"/>
    <w:rsid w:val="355F1481"/>
    <w:rsid w:val="3567E872"/>
    <w:rsid w:val="357F0F20"/>
    <w:rsid w:val="35C48004"/>
    <w:rsid w:val="35D99D2B"/>
    <w:rsid w:val="35E42730"/>
    <w:rsid w:val="35EF36CC"/>
    <w:rsid w:val="36041292"/>
    <w:rsid w:val="3606C839"/>
    <w:rsid w:val="36172CC7"/>
    <w:rsid w:val="36283FA3"/>
    <w:rsid w:val="362EB345"/>
    <w:rsid w:val="365CEB4A"/>
    <w:rsid w:val="3665BEB8"/>
    <w:rsid w:val="369360DD"/>
    <w:rsid w:val="369CED89"/>
    <w:rsid w:val="36B69574"/>
    <w:rsid w:val="36DCF473"/>
    <w:rsid w:val="3750CF00"/>
    <w:rsid w:val="37605BF8"/>
    <w:rsid w:val="3771A49B"/>
    <w:rsid w:val="3773EDAF"/>
    <w:rsid w:val="37AD2640"/>
    <w:rsid w:val="37B9B033"/>
    <w:rsid w:val="37EDDE87"/>
    <w:rsid w:val="3831535F"/>
    <w:rsid w:val="38465833"/>
    <w:rsid w:val="388411BD"/>
    <w:rsid w:val="38BD3A33"/>
    <w:rsid w:val="38F07ECA"/>
    <w:rsid w:val="38F1C707"/>
    <w:rsid w:val="38FF90F0"/>
    <w:rsid w:val="390A428D"/>
    <w:rsid w:val="391873A6"/>
    <w:rsid w:val="395C23A4"/>
    <w:rsid w:val="395DAA3C"/>
    <w:rsid w:val="399AB9A5"/>
    <w:rsid w:val="39ADF728"/>
    <w:rsid w:val="39B189BB"/>
    <w:rsid w:val="39F1CCE5"/>
    <w:rsid w:val="3A0A8268"/>
    <w:rsid w:val="3A20E308"/>
    <w:rsid w:val="3A27B496"/>
    <w:rsid w:val="3A346EAE"/>
    <w:rsid w:val="3A93443A"/>
    <w:rsid w:val="3AAC1A2C"/>
    <w:rsid w:val="3AB608AD"/>
    <w:rsid w:val="3ACA9E37"/>
    <w:rsid w:val="3AEA054D"/>
    <w:rsid w:val="3AEC631C"/>
    <w:rsid w:val="3B4DC13A"/>
    <w:rsid w:val="3B782415"/>
    <w:rsid w:val="3B7AF1E9"/>
    <w:rsid w:val="3BE59B6F"/>
    <w:rsid w:val="3BFB605D"/>
    <w:rsid w:val="3C08ED13"/>
    <w:rsid w:val="3C0D268B"/>
    <w:rsid w:val="3C295984"/>
    <w:rsid w:val="3C2F0DB4"/>
    <w:rsid w:val="3C394C98"/>
    <w:rsid w:val="3C4EE74C"/>
    <w:rsid w:val="3C9A9D5A"/>
    <w:rsid w:val="3CE6BF98"/>
    <w:rsid w:val="3D15549E"/>
    <w:rsid w:val="3D18FC23"/>
    <w:rsid w:val="3D7D816E"/>
    <w:rsid w:val="3D80A006"/>
    <w:rsid w:val="3D91023B"/>
    <w:rsid w:val="3DAF99B4"/>
    <w:rsid w:val="3DB166C6"/>
    <w:rsid w:val="3DD04232"/>
    <w:rsid w:val="3DF458BC"/>
    <w:rsid w:val="3E1D6A9C"/>
    <w:rsid w:val="3E353DB5"/>
    <w:rsid w:val="3E374CE9"/>
    <w:rsid w:val="3E40BAD8"/>
    <w:rsid w:val="3E6A168C"/>
    <w:rsid w:val="3E7B97EF"/>
    <w:rsid w:val="3E9EF6B4"/>
    <w:rsid w:val="3ED20C83"/>
    <w:rsid w:val="3F1F2922"/>
    <w:rsid w:val="3F25C776"/>
    <w:rsid w:val="3F2C20F9"/>
    <w:rsid w:val="3F2EF853"/>
    <w:rsid w:val="3F330ACD"/>
    <w:rsid w:val="3F5829B0"/>
    <w:rsid w:val="3F9C4BAE"/>
    <w:rsid w:val="3F9EA47C"/>
    <w:rsid w:val="3FA209FF"/>
    <w:rsid w:val="3FAB6B63"/>
    <w:rsid w:val="3FB433D2"/>
    <w:rsid w:val="3FBF9B16"/>
    <w:rsid w:val="3FC8B490"/>
    <w:rsid w:val="3FE26FAC"/>
    <w:rsid w:val="401BDA9B"/>
    <w:rsid w:val="40283D97"/>
    <w:rsid w:val="4046D19E"/>
    <w:rsid w:val="404B5D94"/>
    <w:rsid w:val="406B5DB2"/>
    <w:rsid w:val="407CED6A"/>
    <w:rsid w:val="40977FA1"/>
    <w:rsid w:val="409A0D89"/>
    <w:rsid w:val="411422F7"/>
    <w:rsid w:val="4122FBEA"/>
    <w:rsid w:val="4123A4C8"/>
    <w:rsid w:val="41382FA3"/>
    <w:rsid w:val="4163A92C"/>
    <w:rsid w:val="418982DB"/>
    <w:rsid w:val="41A16EE7"/>
    <w:rsid w:val="41BAB58D"/>
    <w:rsid w:val="41C99875"/>
    <w:rsid w:val="41E79AB8"/>
    <w:rsid w:val="41FA0750"/>
    <w:rsid w:val="420D1C56"/>
    <w:rsid w:val="42158FD4"/>
    <w:rsid w:val="421E4559"/>
    <w:rsid w:val="4298072D"/>
    <w:rsid w:val="4298CA46"/>
    <w:rsid w:val="429E4F1E"/>
    <w:rsid w:val="42F3C2B4"/>
    <w:rsid w:val="42F5D229"/>
    <w:rsid w:val="4308EFDF"/>
    <w:rsid w:val="43132FF5"/>
    <w:rsid w:val="431E31B9"/>
    <w:rsid w:val="4325198F"/>
    <w:rsid w:val="43474914"/>
    <w:rsid w:val="436B67BF"/>
    <w:rsid w:val="437292E1"/>
    <w:rsid w:val="43832D48"/>
    <w:rsid w:val="43A24602"/>
    <w:rsid w:val="43A2846B"/>
    <w:rsid w:val="43D0C11F"/>
    <w:rsid w:val="43D57E42"/>
    <w:rsid w:val="440EA7F2"/>
    <w:rsid w:val="4412FC02"/>
    <w:rsid w:val="442DD4B0"/>
    <w:rsid w:val="4443531A"/>
    <w:rsid w:val="4452E6DA"/>
    <w:rsid w:val="445E382D"/>
    <w:rsid w:val="44730A6E"/>
    <w:rsid w:val="447D8835"/>
    <w:rsid w:val="4488A223"/>
    <w:rsid w:val="4498EE48"/>
    <w:rsid w:val="44BEAC39"/>
    <w:rsid w:val="44CE97BC"/>
    <w:rsid w:val="44DE782F"/>
    <w:rsid w:val="455579EC"/>
    <w:rsid w:val="4581F41D"/>
    <w:rsid w:val="459686BE"/>
    <w:rsid w:val="45AA3261"/>
    <w:rsid w:val="460BDA21"/>
    <w:rsid w:val="4624B223"/>
    <w:rsid w:val="4629FFA4"/>
    <w:rsid w:val="46336D46"/>
    <w:rsid w:val="464172D7"/>
    <w:rsid w:val="46445DE8"/>
    <w:rsid w:val="46601FB1"/>
    <w:rsid w:val="466CE77F"/>
    <w:rsid w:val="4685474A"/>
    <w:rsid w:val="46DE190B"/>
    <w:rsid w:val="46E29A70"/>
    <w:rsid w:val="46E6F0B0"/>
    <w:rsid w:val="46FFFE41"/>
    <w:rsid w:val="4707CA70"/>
    <w:rsid w:val="47299B0A"/>
    <w:rsid w:val="4750D888"/>
    <w:rsid w:val="476B1E37"/>
    <w:rsid w:val="47741F84"/>
    <w:rsid w:val="4785243C"/>
    <w:rsid w:val="47899631"/>
    <w:rsid w:val="478B3864"/>
    <w:rsid w:val="47B809B1"/>
    <w:rsid w:val="47BDF8B9"/>
    <w:rsid w:val="47CBAD0E"/>
    <w:rsid w:val="47E7042F"/>
    <w:rsid w:val="47EBA031"/>
    <w:rsid w:val="4801B72F"/>
    <w:rsid w:val="4817B4D8"/>
    <w:rsid w:val="487C253E"/>
    <w:rsid w:val="48BA0979"/>
    <w:rsid w:val="48C4E5BB"/>
    <w:rsid w:val="48CDA9D2"/>
    <w:rsid w:val="48DB9838"/>
    <w:rsid w:val="48DCC946"/>
    <w:rsid w:val="48E05531"/>
    <w:rsid w:val="48E45438"/>
    <w:rsid w:val="48FD2F49"/>
    <w:rsid w:val="49408128"/>
    <w:rsid w:val="495D2627"/>
    <w:rsid w:val="4984FB3A"/>
    <w:rsid w:val="498E7258"/>
    <w:rsid w:val="49A17E30"/>
    <w:rsid w:val="49C053AB"/>
    <w:rsid w:val="4A595143"/>
    <w:rsid w:val="4A69674F"/>
    <w:rsid w:val="4A766B61"/>
    <w:rsid w:val="4A7FD34F"/>
    <w:rsid w:val="4ACCA478"/>
    <w:rsid w:val="4AEBF2E7"/>
    <w:rsid w:val="4AF28A87"/>
    <w:rsid w:val="4B0DAF08"/>
    <w:rsid w:val="4B159A73"/>
    <w:rsid w:val="4B1CBC5E"/>
    <w:rsid w:val="4B213835"/>
    <w:rsid w:val="4B275B5A"/>
    <w:rsid w:val="4B4CAAA9"/>
    <w:rsid w:val="4B4ED731"/>
    <w:rsid w:val="4B63B233"/>
    <w:rsid w:val="4B85B251"/>
    <w:rsid w:val="4BAA4F4D"/>
    <w:rsid w:val="4BDBB718"/>
    <w:rsid w:val="4BE8A42F"/>
    <w:rsid w:val="4BEAB365"/>
    <w:rsid w:val="4BF98277"/>
    <w:rsid w:val="4BFAC263"/>
    <w:rsid w:val="4C0033FA"/>
    <w:rsid w:val="4C057124"/>
    <w:rsid w:val="4C05DA71"/>
    <w:rsid w:val="4C479980"/>
    <w:rsid w:val="4C85CB23"/>
    <w:rsid w:val="4CDA11F8"/>
    <w:rsid w:val="4D6DF9F7"/>
    <w:rsid w:val="4D76134C"/>
    <w:rsid w:val="4D7CBAAB"/>
    <w:rsid w:val="4DBE1999"/>
    <w:rsid w:val="4DC69046"/>
    <w:rsid w:val="4DEAC5CE"/>
    <w:rsid w:val="4E01BB49"/>
    <w:rsid w:val="4E0909A8"/>
    <w:rsid w:val="4E26C152"/>
    <w:rsid w:val="4E3AAF6B"/>
    <w:rsid w:val="4E4BA745"/>
    <w:rsid w:val="4E7FBF3E"/>
    <w:rsid w:val="4E85E0DA"/>
    <w:rsid w:val="4E94DBC6"/>
    <w:rsid w:val="4E94E057"/>
    <w:rsid w:val="4EB8CE8C"/>
    <w:rsid w:val="4EE2D92F"/>
    <w:rsid w:val="4EF948A7"/>
    <w:rsid w:val="4F10E8E6"/>
    <w:rsid w:val="4F252357"/>
    <w:rsid w:val="4F38E9C3"/>
    <w:rsid w:val="4F4AB0EC"/>
    <w:rsid w:val="4F89AE04"/>
    <w:rsid w:val="4F8BA82B"/>
    <w:rsid w:val="4FB72499"/>
    <w:rsid w:val="4FBED614"/>
    <w:rsid w:val="4FD6596E"/>
    <w:rsid w:val="4FE4AA14"/>
    <w:rsid w:val="5012DEAE"/>
    <w:rsid w:val="50196B9E"/>
    <w:rsid w:val="501C6F02"/>
    <w:rsid w:val="506370D3"/>
    <w:rsid w:val="507A1E14"/>
    <w:rsid w:val="50BC54CB"/>
    <w:rsid w:val="51100221"/>
    <w:rsid w:val="51111D47"/>
    <w:rsid w:val="515CD806"/>
    <w:rsid w:val="5160ABE7"/>
    <w:rsid w:val="51A638CA"/>
    <w:rsid w:val="523A30DC"/>
    <w:rsid w:val="523D51FF"/>
    <w:rsid w:val="524AB670"/>
    <w:rsid w:val="524D43F7"/>
    <w:rsid w:val="52B61007"/>
    <w:rsid w:val="52C703ED"/>
    <w:rsid w:val="52E51E94"/>
    <w:rsid w:val="52FB4F6D"/>
    <w:rsid w:val="52FC72B4"/>
    <w:rsid w:val="53273A8F"/>
    <w:rsid w:val="5336081E"/>
    <w:rsid w:val="535844D6"/>
    <w:rsid w:val="535990B5"/>
    <w:rsid w:val="5375F9A6"/>
    <w:rsid w:val="53A70802"/>
    <w:rsid w:val="53BB0E98"/>
    <w:rsid w:val="53C4BDDC"/>
    <w:rsid w:val="53E704AA"/>
    <w:rsid w:val="53FD88DC"/>
    <w:rsid w:val="54146119"/>
    <w:rsid w:val="5440BC76"/>
    <w:rsid w:val="5441D625"/>
    <w:rsid w:val="54582320"/>
    <w:rsid w:val="547D8281"/>
    <w:rsid w:val="5488F5F0"/>
    <w:rsid w:val="5499F210"/>
    <w:rsid w:val="54B18709"/>
    <w:rsid w:val="550E8C11"/>
    <w:rsid w:val="5589DB55"/>
    <w:rsid w:val="55B2C6AD"/>
    <w:rsid w:val="55BAEB29"/>
    <w:rsid w:val="55F54BB3"/>
    <w:rsid w:val="5637588F"/>
    <w:rsid w:val="5648C90F"/>
    <w:rsid w:val="56689DF4"/>
    <w:rsid w:val="5687F406"/>
    <w:rsid w:val="5705FE1A"/>
    <w:rsid w:val="571316D8"/>
    <w:rsid w:val="57224ACC"/>
    <w:rsid w:val="5742C210"/>
    <w:rsid w:val="57487B17"/>
    <w:rsid w:val="577206B5"/>
    <w:rsid w:val="57B163F8"/>
    <w:rsid w:val="57B412B8"/>
    <w:rsid w:val="57B84913"/>
    <w:rsid w:val="583FFFBE"/>
    <w:rsid w:val="5848CE7D"/>
    <w:rsid w:val="58650320"/>
    <w:rsid w:val="589DCA91"/>
    <w:rsid w:val="58CF4763"/>
    <w:rsid w:val="5933346D"/>
    <w:rsid w:val="597854D0"/>
    <w:rsid w:val="598E2C1E"/>
    <w:rsid w:val="59CB055A"/>
    <w:rsid w:val="59FF3DCD"/>
    <w:rsid w:val="5A0C05A1"/>
    <w:rsid w:val="5A1162AE"/>
    <w:rsid w:val="5A27C97A"/>
    <w:rsid w:val="5A66CDE9"/>
    <w:rsid w:val="5AA384B9"/>
    <w:rsid w:val="5ABF2AEE"/>
    <w:rsid w:val="5ACDC0DC"/>
    <w:rsid w:val="5ACDD54D"/>
    <w:rsid w:val="5ADD8EF0"/>
    <w:rsid w:val="5B132654"/>
    <w:rsid w:val="5B6020E8"/>
    <w:rsid w:val="5B77B00A"/>
    <w:rsid w:val="5B865D6C"/>
    <w:rsid w:val="5B89B04D"/>
    <w:rsid w:val="5B9DC19A"/>
    <w:rsid w:val="5BCFFF59"/>
    <w:rsid w:val="5C43DA9A"/>
    <w:rsid w:val="5C502890"/>
    <w:rsid w:val="5C6D4B7A"/>
    <w:rsid w:val="5C9F6CB5"/>
    <w:rsid w:val="5CA7E881"/>
    <w:rsid w:val="5CB7DAFF"/>
    <w:rsid w:val="5CD48480"/>
    <w:rsid w:val="5D2BA439"/>
    <w:rsid w:val="5D3FF351"/>
    <w:rsid w:val="5D5FDA2B"/>
    <w:rsid w:val="5D6E5013"/>
    <w:rsid w:val="5D9501F8"/>
    <w:rsid w:val="5DF5B24E"/>
    <w:rsid w:val="5E0BD589"/>
    <w:rsid w:val="5E106CCD"/>
    <w:rsid w:val="5E26778D"/>
    <w:rsid w:val="5E9E7ACA"/>
    <w:rsid w:val="5EA4EDB2"/>
    <w:rsid w:val="5EA9C013"/>
    <w:rsid w:val="5EB86D0D"/>
    <w:rsid w:val="5EE6418A"/>
    <w:rsid w:val="5F78F94A"/>
    <w:rsid w:val="5F7CFAFC"/>
    <w:rsid w:val="601CDF58"/>
    <w:rsid w:val="605A512E"/>
    <w:rsid w:val="60676FE6"/>
    <w:rsid w:val="6095EA21"/>
    <w:rsid w:val="60A9961F"/>
    <w:rsid w:val="60C19384"/>
    <w:rsid w:val="60C76A98"/>
    <w:rsid w:val="60E42C44"/>
    <w:rsid w:val="60E9A785"/>
    <w:rsid w:val="60F93BF3"/>
    <w:rsid w:val="611D548C"/>
    <w:rsid w:val="6160BAFC"/>
    <w:rsid w:val="61A67CB0"/>
    <w:rsid w:val="61D0E2DF"/>
    <w:rsid w:val="61D27726"/>
    <w:rsid w:val="6211A06E"/>
    <w:rsid w:val="6222BADA"/>
    <w:rsid w:val="62342084"/>
    <w:rsid w:val="62465028"/>
    <w:rsid w:val="6255F180"/>
    <w:rsid w:val="627841E1"/>
    <w:rsid w:val="62ADE038"/>
    <w:rsid w:val="62D11259"/>
    <w:rsid w:val="63121B98"/>
    <w:rsid w:val="63282F9E"/>
    <w:rsid w:val="6360A30D"/>
    <w:rsid w:val="63645D7C"/>
    <w:rsid w:val="636C13EB"/>
    <w:rsid w:val="636EFAF5"/>
    <w:rsid w:val="637EDE8F"/>
    <w:rsid w:val="63F16411"/>
    <w:rsid w:val="642AD253"/>
    <w:rsid w:val="642EBF65"/>
    <w:rsid w:val="6430FABE"/>
    <w:rsid w:val="64397349"/>
    <w:rsid w:val="645672BF"/>
    <w:rsid w:val="6468BB7E"/>
    <w:rsid w:val="64992D71"/>
    <w:rsid w:val="64CEB19A"/>
    <w:rsid w:val="64DB81AA"/>
    <w:rsid w:val="6500FBBD"/>
    <w:rsid w:val="651298F3"/>
    <w:rsid w:val="653AC75B"/>
    <w:rsid w:val="65ACAE59"/>
    <w:rsid w:val="65C47B7F"/>
    <w:rsid w:val="65E513F0"/>
    <w:rsid w:val="6617C869"/>
    <w:rsid w:val="66349D5E"/>
    <w:rsid w:val="66595B8D"/>
    <w:rsid w:val="66A877FF"/>
    <w:rsid w:val="66BA5FCE"/>
    <w:rsid w:val="66BB8F9C"/>
    <w:rsid w:val="66E79ADE"/>
    <w:rsid w:val="66ED14DF"/>
    <w:rsid w:val="67033258"/>
    <w:rsid w:val="672F321A"/>
    <w:rsid w:val="673BA224"/>
    <w:rsid w:val="675DD2AC"/>
    <w:rsid w:val="675F479D"/>
    <w:rsid w:val="67672F99"/>
    <w:rsid w:val="677F3236"/>
    <w:rsid w:val="677FB733"/>
    <w:rsid w:val="67E57015"/>
    <w:rsid w:val="67F627F7"/>
    <w:rsid w:val="681B7813"/>
    <w:rsid w:val="68253412"/>
    <w:rsid w:val="68B1690C"/>
    <w:rsid w:val="68D67568"/>
    <w:rsid w:val="68F69D01"/>
    <w:rsid w:val="6905ACDF"/>
    <w:rsid w:val="692A5DE1"/>
    <w:rsid w:val="6980E6ED"/>
    <w:rsid w:val="698D003D"/>
    <w:rsid w:val="69A6E3CD"/>
    <w:rsid w:val="69B0E09C"/>
    <w:rsid w:val="69EF478D"/>
    <w:rsid w:val="69F89BA6"/>
    <w:rsid w:val="6A6636A6"/>
    <w:rsid w:val="6A6DF5FE"/>
    <w:rsid w:val="6AC49EE6"/>
    <w:rsid w:val="6AC7A601"/>
    <w:rsid w:val="6AD08338"/>
    <w:rsid w:val="6B05B165"/>
    <w:rsid w:val="6B3656A8"/>
    <w:rsid w:val="6B487B6D"/>
    <w:rsid w:val="6B4C83E9"/>
    <w:rsid w:val="6B8975CD"/>
    <w:rsid w:val="6B966863"/>
    <w:rsid w:val="6BA3F9FF"/>
    <w:rsid w:val="6BC4E7DF"/>
    <w:rsid w:val="6C2D62DE"/>
    <w:rsid w:val="6C678ABA"/>
    <w:rsid w:val="6C681566"/>
    <w:rsid w:val="6C916634"/>
    <w:rsid w:val="6CC8365E"/>
    <w:rsid w:val="6D056BB2"/>
    <w:rsid w:val="6D612594"/>
    <w:rsid w:val="6D66C4D4"/>
    <w:rsid w:val="6D8700F3"/>
    <w:rsid w:val="6DFD11E5"/>
    <w:rsid w:val="6E104267"/>
    <w:rsid w:val="6E40C2A7"/>
    <w:rsid w:val="6E483401"/>
    <w:rsid w:val="6E6498A0"/>
    <w:rsid w:val="6E659E67"/>
    <w:rsid w:val="6E751749"/>
    <w:rsid w:val="6EC9CA0E"/>
    <w:rsid w:val="6EF252D8"/>
    <w:rsid w:val="6F51F31C"/>
    <w:rsid w:val="6F757896"/>
    <w:rsid w:val="6F795336"/>
    <w:rsid w:val="6F875838"/>
    <w:rsid w:val="6F95998C"/>
    <w:rsid w:val="6FA37013"/>
    <w:rsid w:val="6FFC3A72"/>
    <w:rsid w:val="7004651A"/>
    <w:rsid w:val="70286BB7"/>
    <w:rsid w:val="70371718"/>
    <w:rsid w:val="7051C888"/>
    <w:rsid w:val="705B6725"/>
    <w:rsid w:val="7064F5C4"/>
    <w:rsid w:val="70764197"/>
    <w:rsid w:val="708C814F"/>
    <w:rsid w:val="7090A3CF"/>
    <w:rsid w:val="70ADD1F5"/>
    <w:rsid w:val="70D31298"/>
    <w:rsid w:val="70DB16F3"/>
    <w:rsid w:val="710A4FB6"/>
    <w:rsid w:val="71135EC1"/>
    <w:rsid w:val="71306C35"/>
    <w:rsid w:val="7142F638"/>
    <w:rsid w:val="71524F87"/>
    <w:rsid w:val="715F0AA4"/>
    <w:rsid w:val="7174FC6E"/>
    <w:rsid w:val="71760211"/>
    <w:rsid w:val="71A3332B"/>
    <w:rsid w:val="71AE7217"/>
    <w:rsid w:val="71B4EF68"/>
    <w:rsid w:val="71B6A490"/>
    <w:rsid w:val="71DBC73F"/>
    <w:rsid w:val="71DEEDC8"/>
    <w:rsid w:val="7200A9B0"/>
    <w:rsid w:val="7205A6C7"/>
    <w:rsid w:val="720F25F4"/>
    <w:rsid w:val="72CF4B15"/>
    <w:rsid w:val="72D0B8D1"/>
    <w:rsid w:val="73014F62"/>
    <w:rsid w:val="730F7253"/>
    <w:rsid w:val="7314B111"/>
    <w:rsid w:val="73171F63"/>
    <w:rsid w:val="73437B7E"/>
    <w:rsid w:val="73463B92"/>
    <w:rsid w:val="73486750"/>
    <w:rsid w:val="73FB9B5F"/>
    <w:rsid w:val="7405E58F"/>
    <w:rsid w:val="741B9CE0"/>
    <w:rsid w:val="743A1AAC"/>
    <w:rsid w:val="74416E58"/>
    <w:rsid w:val="7442D23E"/>
    <w:rsid w:val="7471799C"/>
    <w:rsid w:val="749196C5"/>
    <w:rsid w:val="74A4738B"/>
    <w:rsid w:val="74D894D0"/>
    <w:rsid w:val="75377C34"/>
    <w:rsid w:val="7551D625"/>
    <w:rsid w:val="755E9A99"/>
    <w:rsid w:val="75645E5F"/>
    <w:rsid w:val="7572159B"/>
    <w:rsid w:val="75A27CCC"/>
    <w:rsid w:val="75B5ABC4"/>
    <w:rsid w:val="75BC3271"/>
    <w:rsid w:val="75CC802E"/>
    <w:rsid w:val="75E7A892"/>
    <w:rsid w:val="75FB40A9"/>
    <w:rsid w:val="7618F865"/>
    <w:rsid w:val="764F8C74"/>
    <w:rsid w:val="7664D93F"/>
    <w:rsid w:val="769A3E40"/>
    <w:rsid w:val="76BBEDC7"/>
    <w:rsid w:val="76F1354D"/>
    <w:rsid w:val="77027FBE"/>
    <w:rsid w:val="7728282D"/>
    <w:rsid w:val="772C483A"/>
    <w:rsid w:val="77484CDD"/>
    <w:rsid w:val="77505086"/>
    <w:rsid w:val="77562E9B"/>
    <w:rsid w:val="7792BD47"/>
    <w:rsid w:val="7796A528"/>
    <w:rsid w:val="77E38394"/>
    <w:rsid w:val="780EDA9C"/>
    <w:rsid w:val="7815A80C"/>
    <w:rsid w:val="782F1120"/>
    <w:rsid w:val="785D1F62"/>
    <w:rsid w:val="788E0AE9"/>
    <w:rsid w:val="78FDDE3C"/>
    <w:rsid w:val="78FF2151"/>
    <w:rsid w:val="79684D26"/>
    <w:rsid w:val="79C05269"/>
    <w:rsid w:val="79F857DB"/>
    <w:rsid w:val="79F8BAF6"/>
    <w:rsid w:val="7A00B0C1"/>
    <w:rsid w:val="7A2D44AB"/>
    <w:rsid w:val="7A542198"/>
    <w:rsid w:val="7A76AF17"/>
    <w:rsid w:val="7A80B9A7"/>
    <w:rsid w:val="7A9B8261"/>
    <w:rsid w:val="7AAB7AFC"/>
    <w:rsid w:val="7AC033C2"/>
    <w:rsid w:val="7AC8CAF8"/>
    <w:rsid w:val="7AF35137"/>
    <w:rsid w:val="7AF5A8B0"/>
    <w:rsid w:val="7AFBE121"/>
    <w:rsid w:val="7B032A39"/>
    <w:rsid w:val="7B1D2D5C"/>
    <w:rsid w:val="7B4883FA"/>
    <w:rsid w:val="7B7D6FB3"/>
    <w:rsid w:val="7B7E7BAB"/>
    <w:rsid w:val="7B9C1790"/>
    <w:rsid w:val="7BA218C2"/>
    <w:rsid w:val="7BA2D077"/>
    <w:rsid w:val="7BD0B3ED"/>
    <w:rsid w:val="7BD7C4EF"/>
    <w:rsid w:val="7BF76D31"/>
    <w:rsid w:val="7C212A99"/>
    <w:rsid w:val="7C2EA3BA"/>
    <w:rsid w:val="7C4203ED"/>
    <w:rsid w:val="7C6A44D5"/>
    <w:rsid w:val="7C891F30"/>
    <w:rsid w:val="7CDCD818"/>
    <w:rsid w:val="7D015263"/>
    <w:rsid w:val="7D1E72C6"/>
    <w:rsid w:val="7D26D072"/>
    <w:rsid w:val="7D559E50"/>
    <w:rsid w:val="7D7989FA"/>
    <w:rsid w:val="7D97AE45"/>
    <w:rsid w:val="7D9AAC8A"/>
    <w:rsid w:val="7DA33604"/>
    <w:rsid w:val="7DBF58DA"/>
    <w:rsid w:val="7DD80556"/>
    <w:rsid w:val="7E4EA789"/>
    <w:rsid w:val="7E5AF15B"/>
    <w:rsid w:val="7E5F4CC7"/>
    <w:rsid w:val="7E6B7FAD"/>
    <w:rsid w:val="7EB7EA80"/>
    <w:rsid w:val="7EC4F1E3"/>
    <w:rsid w:val="7EF4FF02"/>
    <w:rsid w:val="7F074DB5"/>
    <w:rsid w:val="7F3283E1"/>
    <w:rsid w:val="7F3D1185"/>
    <w:rsid w:val="7F5E04E9"/>
    <w:rsid w:val="7F968871"/>
    <w:rsid w:val="7F9A2B1B"/>
    <w:rsid w:val="7F9B9B44"/>
    <w:rsid w:val="7FA87D7B"/>
    <w:rsid w:val="7FB673F2"/>
    <w:rsid w:val="7FCA7A36"/>
    <w:rsid w:val="7FCFE761"/>
    <w:rsid w:val="7FD9DF2C"/>
    <w:rsid w:val="7FE186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DBB3"/>
  <w15:chartTrackingRefBased/>
  <w15:docId w15:val="{24ADAF7A-EA60-47EE-BFDD-FDDCA74AF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8DF"/>
    <w:pPr>
      <w:spacing w:line="240" w:lineRule="auto"/>
      <w:jc w:val="both"/>
    </w:pPr>
    <w:rPr>
      <w:rFonts w:ascii="Times New Roman" w:eastAsia="Avenir LT Std 45 Book" w:hAnsi="Times New Roman" w:cs="Times New Roman"/>
      <w:lang w:val="da-DK" w:eastAsia="ja-JP"/>
    </w:rPr>
  </w:style>
  <w:style w:type="paragraph" w:styleId="Heading1">
    <w:name w:val="heading 1"/>
    <w:basedOn w:val="Normal"/>
    <w:next w:val="Normal"/>
    <w:link w:val="Heading1Char"/>
    <w:qFormat/>
    <w:rsid w:val="00994B8A"/>
    <w:pPr>
      <w:keepNext/>
      <w:numPr>
        <w:numId w:val="5"/>
      </w:numPr>
      <w:spacing w:before="200" w:after="60"/>
      <w:jc w:val="left"/>
      <w:outlineLvl w:val="0"/>
    </w:pPr>
    <w:rPr>
      <w:b/>
      <w:sz w:val="36"/>
      <w:szCs w:val="36"/>
    </w:rPr>
  </w:style>
  <w:style w:type="paragraph" w:styleId="Heading2">
    <w:name w:val="heading 2"/>
    <w:basedOn w:val="Normal"/>
    <w:next w:val="Normal"/>
    <w:link w:val="Heading2Char"/>
    <w:uiPriority w:val="9"/>
    <w:qFormat/>
    <w:rsid w:val="00793DF9"/>
    <w:pPr>
      <w:keepNext/>
      <w:numPr>
        <w:ilvl w:val="1"/>
        <w:numId w:val="5"/>
      </w:numPr>
      <w:spacing w:before="200" w:after="60"/>
      <w:jc w:val="left"/>
      <w:outlineLvl w:val="1"/>
    </w:pPr>
    <w:rPr>
      <w:b/>
      <w:sz w:val="28"/>
      <w:szCs w:val="28"/>
    </w:rPr>
  </w:style>
  <w:style w:type="paragraph" w:styleId="Heading3">
    <w:name w:val="heading 3"/>
    <w:basedOn w:val="Normal"/>
    <w:next w:val="Normal"/>
    <w:link w:val="Heading3Char"/>
    <w:uiPriority w:val="9"/>
    <w:qFormat/>
    <w:rsid w:val="00793DF9"/>
    <w:pPr>
      <w:keepNext/>
      <w:numPr>
        <w:ilvl w:val="2"/>
        <w:numId w:val="5"/>
      </w:numPr>
      <w:outlineLvl w:val="2"/>
    </w:pPr>
    <w:rPr>
      <w:b/>
      <w:sz w:val="24"/>
      <w:szCs w:val="24"/>
    </w:rPr>
  </w:style>
  <w:style w:type="paragraph" w:styleId="Heading4">
    <w:name w:val="heading 4"/>
    <w:basedOn w:val="Normal"/>
    <w:next w:val="Normal"/>
    <w:link w:val="Heading4Char"/>
    <w:uiPriority w:val="9"/>
    <w:semiHidden/>
    <w:unhideWhenUsed/>
    <w:qFormat/>
    <w:rsid w:val="00793DF9"/>
    <w:pPr>
      <w:keepNext/>
      <w:keepLines/>
      <w:numPr>
        <w:ilvl w:val="3"/>
        <w:numId w:val="5"/>
      </w:numPr>
      <w:spacing w:before="200"/>
      <w:jc w:val="left"/>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rsid w:val="00793DF9"/>
    <w:pPr>
      <w:keepNext/>
      <w:keepLines/>
      <w:numPr>
        <w:ilvl w:val="4"/>
        <w:numId w:val="5"/>
      </w:numPr>
      <w:spacing w:before="200"/>
      <w:jc w:val="left"/>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rsid w:val="00793DF9"/>
    <w:pPr>
      <w:keepNext/>
      <w:keepLines/>
      <w:numPr>
        <w:ilvl w:val="5"/>
        <w:numId w:val="5"/>
      </w:numPr>
      <w:spacing w:before="200"/>
      <w:jc w:val="left"/>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rsid w:val="00793DF9"/>
    <w:pPr>
      <w:keepNext/>
      <w:keepLines/>
      <w:numPr>
        <w:ilvl w:val="6"/>
        <w:numId w:val="5"/>
      </w:numPr>
      <w:spacing w:before="200"/>
      <w:jc w:val="left"/>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793DF9"/>
    <w:pPr>
      <w:keepNext/>
      <w:keepLines/>
      <w:numPr>
        <w:ilvl w:val="7"/>
        <w:numId w:val="5"/>
      </w:numPr>
      <w:spacing w:before="200"/>
      <w:jc w:val="left"/>
      <w:outlineLvl w:val="7"/>
    </w:pPr>
    <w:rPr>
      <w:rFonts w:ascii="Calibri Light" w:eastAsia="SimSun" w:hAnsi="Calibri Light"/>
      <w:color w:val="404040"/>
    </w:rPr>
  </w:style>
  <w:style w:type="paragraph" w:styleId="Heading9">
    <w:name w:val="heading 9"/>
    <w:basedOn w:val="Normal"/>
    <w:next w:val="Normal"/>
    <w:link w:val="Heading9Char"/>
    <w:uiPriority w:val="9"/>
    <w:semiHidden/>
    <w:unhideWhenUsed/>
    <w:qFormat/>
    <w:rsid w:val="00793DF9"/>
    <w:pPr>
      <w:keepNext/>
      <w:keepLines/>
      <w:numPr>
        <w:ilvl w:val="8"/>
        <w:numId w:val="5"/>
      </w:numPr>
      <w:spacing w:before="200"/>
      <w:jc w:val="left"/>
      <w:outlineLvl w:val="8"/>
    </w:pPr>
    <w:rPr>
      <w:rFonts w:ascii="Calibri Light" w:eastAsia="SimSun" w:hAnsi="Calibri Light"/>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E6828"/>
    <w:rPr>
      <w:color w:val="0000FF"/>
      <w:u w:val="single"/>
    </w:rPr>
  </w:style>
  <w:style w:type="paragraph" w:styleId="Title">
    <w:name w:val="Title"/>
    <w:basedOn w:val="Normal"/>
    <w:next w:val="Normal"/>
    <w:link w:val="TitleChar"/>
    <w:qFormat/>
    <w:rsid w:val="005E6828"/>
    <w:pPr>
      <w:jc w:val="center"/>
    </w:pPr>
    <w:rPr>
      <w:sz w:val="60"/>
      <w:szCs w:val="60"/>
    </w:rPr>
  </w:style>
  <w:style w:type="character" w:customStyle="1" w:styleId="TitleChar">
    <w:name w:val="Title Char"/>
    <w:basedOn w:val="DefaultParagraphFont"/>
    <w:link w:val="Title"/>
    <w:rsid w:val="005E6828"/>
    <w:rPr>
      <w:rFonts w:ascii="Times New Roman" w:eastAsia="Avenir LT Std 45 Book" w:hAnsi="Times New Roman" w:cs="Times New Roman"/>
      <w:sz w:val="60"/>
      <w:szCs w:val="60"/>
      <w:lang w:val="en-GB" w:eastAsia="ja-JP"/>
    </w:rPr>
  </w:style>
  <w:style w:type="paragraph" w:styleId="Subtitle">
    <w:name w:val="Subtitle"/>
    <w:basedOn w:val="Normal"/>
    <w:next w:val="Normal"/>
    <w:link w:val="SubtitleChar"/>
    <w:uiPriority w:val="11"/>
    <w:qFormat/>
    <w:rsid w:val="005E6828"/>
    <w:pPr>
      <w:numPr>
        <w:ilvl w:val="1"/>
      </w:numPr>
    </w:pPr>
    <w:rPr>
      <w:color w:val="5A5A5A"/>
      <w:spacing w:val="10"/>
    </w:rPr>
  </w:style>
  <w:style w:type="character" w:customStyle="1" w:styleId="SubtitleChar">
    <w:name w:val="Subtitle Char"/>
    <w:basedOn w:val="DefaultParagraphFont"/>
    <w:link w:val="Subtitle"/>
    <w:uiPriority w:val="11"/>
    <w:rsid w:val="005E6828"/>
    <w:rPr>
      <w:rFonts w:ascii="Times New Roman" w:eastAsia="Avenir LT Std 45 Book" w:hAnsi="Times New Roman" w:cs="Times New Roman"/>
      <w:color w:val="5A5A5A"/>
      <w:spacing w:val="10"/>
      <w:lang w:val="en-GB" w:eastAsia="ja-JP"/>
    </w:rPr>
  </w:style>
  <w:style w:type="paragraph" w:styleId="ListParagraph">
    <w:name w:val="List Paragraph"/>
    <w:basedOn w:val="Normal"/>
    <w:uiPriority w:val="34"/>
    <w:qFormat/>
    <w:rsid w:val="00313A8D"/>
    <w:pPr>
      <w:ind w:left="720"/>
      <w:contextualSpacing/>
    </w:pPr>
  </w:style>
  <w:style w:type="character" w:customStyle="1" w:styleId="Heading1Char">
    <w:name w:val="Heading 1 Char"/>
    <w:basedOn w:val="DefaultParagraphFont"/>
    <w:link w:val="Heading1"/>
    <w:rsid w:val="00994B8A"/>
    <w:rPr>
      <w:rFonts w:ascii="Times New Roman" w:eastAsia="Avenir LT Std 45 Book" w:hAnsi="Times New Roman" w:cs="Times New Roman"/>
      <w:b/>
      <w:sz w:val="36"/>
      <w:szCs w:val="36"/>
      <w:lang w:val="en-GB" w:eastAsia="ja-JP"/>
    </w:rPr>
  </w:style>
  <w:style w:type="character" w:customStyle="1" w:styleId="Heading2Char">
    <w:name w:val="Heading 2 Char"/>
    <w:basedOn w:val="DefaultParagraphFont"/>
    <w:link w:val="Heading2"/>
    <w:uiPriority w:val="9"/>
    <w:rsid w:val="00793DF9"/>
    <w:rPr>
      <w:rFonts w:ascii="Times New Roman" w:eastAsia="Avenir LT Std 45 Book" w:hAnsi="Times New Roman" w:cs="Times New Roman"/>
      <w:b/>
      <w:sz w:val="28"/>
      <w:szCs w:val="28"/>
      <w:lang w:val="en-GB" w:eastAsia="ja-JP"/>
    </w:rPr>
  </w:style>
  <w:style w:type="character" w:customStyle="1" w:styleId="Heading3Char">
    <w:name w:val="Heading 3 Char"/>
    <w:basedOn w:val="DefaultParagraphFont"/>
    <w:link w:val="Heading3"/>
    <w:uiPriority w:val="9"/>
    <w:rsid w:val="00793DF9"/>
    <w:rPr>
      <w:rFonts w:ascii="Times New Roman" w:eastAsia="Avenir LT Std 45 Book" w:hAnsi="Times New Roman" w:cs="Times New Roman"/>
      <w:b/>
      <w:sz w:val="24"/>
      <w:szCs w:val="24"/>
      <w:lang w:val="en-GB" w:eastAsia="ja-JP"/>
    </w:rPr>
  </w:style>
  <w:style w:type="character" w:customStyle="1" w:styleId="Heading4Char">
    <w:name w:val="Heading 4 Char"/>
    <w:basedOn w:val="DefaultParagraphFont"/>
    <w:link w:val="Heading4"/>
    <w:uiPriority w:val="9"/>
    <w:semiHidden/>
    <w:rsid w:val="00793DF9"/>
    <w:rPr>
      <w:rFonts w:ascii="Calibri Light" w:eastAsia="SimSun" w:hAnsi="Calibri Light" w:cs="Times New Roman"/>
      <w:b/>
      <w:bCs/>
      <w:i/>
      <w:iCs/>
      <w:color w:val="000000"/>
      <w:lang w:val="en-GB" w:eastAsia="ja-JP"/>
    </w:rPr>
  </w:style>
  <w:style w:type="character" w:customStyle="1" w:styleId="Heading5Char">
    <w:name w:val="Heading 5 Char"/>
    <w:basedOn w:val="DefaultParagraphFont"/>
    <w:link w:val="Heading5"/>
    <w:uiPriority w:val="9"/>
    <w:semiHidden/>
    <w:rsid w:val="00793DF9"/>
    <w:rPr>
      <w:rFonts w:ascii="Calibri Light" w:eastAsia="SimSun" w:hAnsi="Calibri Light" w:cs="Times New Roman"/>
      <w:color w:val="323E4F"/>
      <w:lang w:val="en-GB" w:eastAsia="ja-JP"/>
    </w:rPr>
  </w:style>
  <w:style w:type="character" w:customStyle="1" w:styleId="Heading6Char">
    <w:name w:val="Heading 6 Char"/>
    <w:basedOn w:val="DefaultParagraphFont"/>
    <w:link w:val="Heading6"/>
    <w:uiPriority w:val="9"/>
    <w:semiHidden/>
    <w:rsid w:val="00793DF9"/>
    <w:rPr>
      <w:rFonts w:ascii="Calibri Light" w:eastAsia="SimSun" w:hAnsi="Calibri Light" w:cs="Times New Roman"/>
      <w:i/>
      <w:iCs/>
      <w:color w:val="323E4F"/>
      <w:lang w:val="en-GB" w:eastAsia="ja-JP"/>
    </w:rPr>
  </w:style>
  <w:style w:type="character" w:customStyle="1" w:styleId="Heading7Char">
    <w:name w:val="Heading 7 Char"/>
    <w:basedOn w:val="DefaultParagraphFont"/>
    <w:link w:val="Heading7"/>
    <w:uiPriority w:val="9"/>
    <w:semiHidden/>
    <w:rsid w:val="00793DF9"/>
    <w:rPr>
      <w:rFonts w:ascii="Calibri Light" w:eastAsia="SimSun" w:hAnsi="Calibri Light" w:cs="Times New Roman"/>
      <w:i/>
      <w:iCs/>
      <w:color w:val="404040"/>
      <w:lang w:val="en-GB" w:eastAsia="ja-JP"/>
    </w:rPr>
  </w:style>
  <w:style w:type="character" w:customStyle="1" w:styleId="Heading8Char">
    <w:name w:val="Heading 8 Char"/>
    <w:basedOn w:val="DefaultParagraphFont"/>
    <w:link w:val="Heading8"/>
    <w:uiPriority w:val="9"/>
    <w:semiHidden/>
    <w:rsid w:val="00793DF9"/>
    <w:rPr>
      <w:rFonts w:ascii="Calibri Light" w:eastAsia="SimSun" w:hAnsi="Calibri Light" w:cs="Times New Roman"/>
      <w:color w:val="404040"/>
      <w:lang w:val="en-GB" w:eastAsia="ja-JP"/>
    </w:rPr>
  </w:style>
  <w:style w:type="character" w:customStyle="1" w:styleId="Heading9Char">
    <w:name w:val="Heading 9 Char"/>
    <w:basedOn w:val="DefaultParagraphFont"/>
    <w:link w:val="Heading9"/>
    <w:uiPriority w:val="9"/>
    <w:semiHidden/>
    <w:rsid w:val="00793DF9"/>
    <w:rPr>
      <w:rFonts w:ascii="Calibri Light" w:eastAsia="SimSun" w:hAnsi="Calibri Light" w:cs="Times New Roman"/>
      <w:i/>
      <w:iCs/>
      <w:color w:val="404040"/>
      <w:lang w:val="en-GB" w:eastAsia="ja-JP"/>
    </w:rPr>
  </w:style>
  <w:style w:type="paragraph" w:styleId="CommentText">
    <w:name w:val="annotation text"/>
    <w:basedOn w:val="Normal"/>
    <w:link w:val="CommentTextChar"/>
    <w:uiPriority w:val="99"/>
    <w:unhideWhenUsed/>
    <w:rsid w:val="00673D8E"/>
    <w:pPr>
      <w:spacing w:line="256" w:lineRule="auto"/>
    </w:pPr>
  </w:style>
  <w:style w:type="character" w:customStyle="1" w:styleId="CommentTextChar">
    <w:name w:val="Comment Text Char"/>
    <w:basedOn w:val="DefaultParagraphFont"/>
    <w:link w:val="CommentText"/>
    <w:uiPriority w:val="99"/>
    <w:rsid w:val="00673D8E"/>
    <w:rPr>
      <w:rFonts w:ascii="Times New Roman" w:eastAsia="Avenir LT Std 45 Book" w:hAnsi="Times New Roman" w:cs="Times New Roman"/>
      <w:lang w:val="en-GB" w:eastAsia="ja-JP"/>
    </w:rPr>
  </w:style>
  <w:style w:type="character" w:styleId="CommentReference">
    <w:name w:val="annotation reference"/>
    <w:uiPriority w:val="99"/>
    <w:semiHidden/>
    <w:unhideWhenUsed/>
    <w:rsid w:val="00673D8E"/>
    <w:rPr>
      <w:sz w:val="16"/>
      <w:szCs w:val="16"/>
    </w:rPr>
  </w:style>
  <w:style w:type="paragraph" w:styleId="BalloonText">
    <w:name w:val="Balloon Text"/>
    <w:basedOn w:val="Normal"/>
    <w:link w:val="BalloonTextChar"/>
    <w:uiPriority w:val="99"/>
    <w:semiHidden/>
    <w:unhideWhenUsed/>
    <w:rsid w:val="00673D8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D8E"/>
    <w:rPr>
      <w:rFonts w:ascii="Segoe UI" w:eastAsia="Avenir LT Std 45 Book" w:hAnsi="Segoe UI" w:cs="Segoe UI"/>
      <w:sz w:val="18"/>
      <w:szCs w:val="18"/>
      <w:lang w:val="en-GB" w:eastAsia="ja-JP"/>
    </w:rPr>
  </w:style>
  <w:style w:type="paragraph" w:styleId="Header">
    <w:name w:val="header"/>
    <w:basedOn w:val="Normal"/>
    <w:link w:val="HeaderChar"/>
    <w:uiPriority w:val="99"/>
    <w:unhideWhenUsed/>
    <w:rsid w:val="000656E2"/>
    <w:pPr>
      <w:tabs>
        <w:tab w:val="center" w:pos="4680"/>
        <w:tab w:val="right" w:pos="9360"/>
      </w:tabs>
      <w:spacing w:after="0"/>
    </w:pPr>
  </w:style>
  <w:style w:type="character" w:customStyle="1" w:styleId="HeaderChar">
    <w:name w:val="Header Char"/>
    <w:basedOn w:val="DefaultParagraphFont"/>
    <w:link w:val="Header"/>
    <w:uiPriority w:val="99"/>
    <w:rsid w:val="00FF7EB3"/>
    <w:rPr>
      <w:rFonts w:ascii="Times New Roman" w:eastAsia="Avenir LT Std 45 Book" w:hAnsi="Times New Roman" w:cs="Times New Roman"/>
      <w:lang w:val="en-GB" w:eastAsia="ja-JP"/>
    </w:rPr>
  </w:style>
  <w:style w:type="paragraph" w:styleId="Footer">
    <w:name w:val="footer"/>
    <w:basedOn w:val="Normal"/>
    <w:link w:val="FooterChar"/>
    <w:uiPriority w:val="99"/>
    <w:unhideWhenUsed/>
    <w:rsid w:val="000656E2"/>
    <w:pPr>
      <w:tabs>
        <w:tab w:val="center" w:pos="4680"/>
        <w:tab w:val="right" w:pos="9360"/>
      </w:tabs>
      <w:spacing w:after="0"/>
    </w:pPr>
  </w:style>
  <w:style w:type="character" w:customStyle="1" w:styleId="FooterChar">
    <w:name w:val="Footer Char"/>
    <w:basedOn w:val="DefaultParagraphFont"/>
    <w:link w:val="Footer"/>
    <w:uiPriority w:val="99"/>
    <w:rsid w:val="00FF7EB3"/>
    <w:rPr>
      <w:rFonts w:ascii="Times New Roman" w:eastAsia="Avenir LT Std 45 Book" w:hAnsi="Times New Roman" w:cs="Times New Roman"/>
      <w:lang w:val="en-GB" w:eastAsia="ja-JP"/>
    </w:rPr>
  </w:style>
  <w:style w:type="paragraph" w:customStyle="1" w:styleId="NormalSectionStart">
    <w:name w:val="Normal Section Start"/>
    <w:basedOn w:val="Normal"/>
    <w:next w:val="Normal"/>
    <w:link w:val="NormalSectionStartChar"/>
    <w:rsid w:val="000D7278"/>
  </w:style>
  <w:style w:type="paragraph" w:styleId="Caption">
    <w:name w:val="caption"/>
    <w:basedOn w:val="Normal"/>
    <w:next w:val="Normal"/>
    <w:unhideWhenUsed/>
    <w:qFormat/>
    <w:rsid w:val="00CA6760"/>
    <w:pPr>
      <w:framePr w:hSpace="180" w:wrap="around" w:vAnchor="text" w:hAnchor="margin" w:xAlign="center" w:y="537"/>
      <w:spacing w:after="200"/>
      <w:suppressOverlap/>
      <w:jc w:val="center"/>
    </w:pPr>
    <w:rPr>
      <w:i/>
      <w:iCs/>
      <w:color w:val="44546A"/>
      <w:sz w:val="18"/>
      <w:szCs w:val="18"/>
    </w:rPr>
  </w:style>
  <w:style w:type="character" w:customStyle="1" w:styleId="NormalSectionStartChar">
    <w:name w:val="Normal Section Start Char"/>
    <w:link w:val="NormalSectionStart"/>
    <w:rsid w:val="000D7278"/>
    <w:rPr>
      <w:rFonts w:ascii="Times New Roman" w:eastAsia="Avenir LT Std 45 Book" w:hAnsi="Times New Roman" w:cs="Times New Roman"/>
      <w:lang w:val="en-GB" w:eastAsia="ja-JP"/>
    </w:rPr>
  </w:style>
  <w:style w:type="paragraph" w:styleId="TOCHeading">
    <w:name w:val="TOC Heading"/>
    <w:basedOn w:val="Heading1"/>
    <w:next w:val="Normal"/>
    <w:uiPriority w:val="39"/>
    <w:unhideWhenUsed/>
    <w:qFormat/>
    <w:rsid w:val="00210DEA"/>
    <w:pPr>
      <w:keepLines/>
      <w:numPr>
        <w:numId w:val="0"/>
      </w:num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210DEA"/>
    <w:pPr>
      <w:spacing w:after="100"/>
    </w:pPr>
  </w:style>
  <w:style w:type="paragraph" w:styleId="TOC2">
    <w:name w:val="toc 2"/>
    <w:basedOn w:val="Normal"/>
    <w:next w:val="Normal"/>
    <w:autoRedefine/>
    <w:uiPriority w:val="39"/>
    <w:unhideWhenUsed/>
    <w:rsid w:val="00210DEA"/>
    <w:pPr>
      <w:spacing w:after="100"/>
      <w:ind w:left="220"/>
    </w:pPr>
  </w:style>
  <w:style w:type="paragraph" w:styleId="TOC3">
    <w:name w:val="toc 3"/>
    <w:basedOn w:val="Normal"/>
    <w:next w:val="Normal"/>
    <w:autoRedefine/>
    <w:uiPriority w:val="39"/>
    <w:unhideWhenUsed/>
    <w:rsid w:val="00210DEA"/>
    <w:pPr>
      <w:spacing w:after="100"/>
      <w:ind w:left="440"/>
    </w:pPr>
  </w:style>
  <w:style w:type="paragraph" w:styleId="CommentSubject">
    <w:name w:val="annotation subject"/>
    <w:basedOn w:val="CommentText"/>
    <w:next w:val="CommentText"/>
    <w:link w:val="CommentSubjectChar"/>
    <w:uiPriority w:val="99"/>
    <w:semiHidden/>
    <w:unhideWhenUsed/>
    <w:rsid w:val="009F4C84"/>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9F4C84"/>
    <w:rPr>
      <w:rFonts w:ascii="Times New Roman" w:eastAsia="Avenir LT Std 45 Book" w:hAnsi="Times New Roman" w:cs="Times New Roman"/>
      <w:b/>
      <w:bCs/>
      <w:sz w:val="20"/>
      <w:szCs w:val="20"/>
      <w:lang w:val="en-GB" w:eastAsia="ja-JP"/>
    </w:rPr>
  </w:style>
  <w:style w:type="table" w:styleId="TableGrid">
    <w:name w:val="Table Grid"/>
    <w:basedOn w:val="TableNormal"/>
    <w:uiPriority w:val="39"/>
    <w:rsid w:val="00EE0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51E2E"/>
    <w:pPr>
      <w:spacing w:after="0" w:line="480" w:lineRule="auto"/>
      <w:ind w:left="720" w:hanging="720"/>
    </w:pPr>
  </w:style>
  <w:style w:type="paragraph" w:styleId="Revision">
    <w:name w:val="Revision"/>
    <w:hidden/>
    <w:uiPriority w:val="99"/>
    <w:semiHidden/>
    <w:rsid w:val="00663FD1"/>
    <w:pPr>
      <w:spacing w:after="0" w:line="240" w:lineRule="auto"/>
    </w:pPr>
    <w:rPr>
      <w:rFonts w:ascii="Times New Roman" w:eastAsia="Avenir LT Std 45 Book" w:hAnsi="Times New Roman" w:cs="Times New Roman"/>
      <w:lang w:val="en-GB" w:eastAsia="ja-JP"/>
    </w:rPr>
  </w:style>
  <w:style w:type="character" w:customStyle="1" w:styleId="UnresolvedMention1">
    <w:name w:val="Unresolved Mention1"/>
    <w:basedOn w:val="DefaultParagraphFont"/>
    <w:uiPriority w:val="99"/>
    <w:semiHidden/>
    <w:unhideWhenUsed/>
    <w:rsid w:val="00E169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045097">
      <w:bodyDiv w:val="1"/>
      <w:marLeft w:val="0"/>
      <w:marRight w:val="0"/>
      <w:marTop w:val="0"/>
      <w:marBottom w:val="0"/>
      <w:divBdr>
        <w:top w:val="none" w:sz="0" w:space="0" w:color="auto"/>
        <w:left w:val="none" w:sz="0" w:space="0" w:color="auto"/>
        <w:bottom w:val="none" w:sz="0" w:space="0" w:color="auto"/>
        <w:right w:val="none" w:sz="0" w:space="0" w:color="auto"/>
      </w:divBdr>
    </w:div>
    <w:div w:id="243690127">
      <w:bodyDiv w:val="1"/>
      <w:marLeft w:val="0"/>
      <w:marRight w:val="0"/>
      <w:marTop w:val="0"/>
      <w:marBottom w:val="0"/>
      <w:divBdr>
        <w:top w:val="none" w:sz="0" w:space="0" w:color="auto"/>
        <w:left w:val="none" w:sz="0" w:space="0" w:color="auto"/>
        <w:bottom w:val="none" w:sz="0" w:space="0" w:color="auto"/>
        <w:right w:val="none" w:sz="0" w:space="0" w:color="auto"/>
      </w:divBdr>
    </w:div>
    <w:div w:id="272980333">
      <w:bodyDiv w:val="1"/>
      <w:marLeft w:val="0"/>
      <w:marRight w:val="0"/>
      <w:marTop w:val="0"/>
      <w:marBottom w:val="0"/>
      <w:divBdr>
        <w:top w:val="none" w:sz="0" w:space="0" w:color="auto"/>
        <w:left w:val="none" w:sz="0" w:space="0" w:color="auto"/>
        <w:bottom w:val="none" w:sz="0" w:space="0" w:color="auto"/>
        <w:right w:val="none" w:sz="0" w:space="0" w:color="auto"/>
      </w:divBdr>
    </w:div>
    <w:div w:id="618686113">
      <w:bodyDiv w:val="1"/>
      <w:marLeft w:val="0"/>
      <w:marRight w:val="0"/>
      <w:marTop w:val="0"/>
      <w:marBottom w:val="0"/>
      <w:divBdr>
        <w:top w:val="none" w:sz="0" w:space="0" w:color="auto"/>
        <w:left w:val="none" w:sz="0" w:space="0" w:color="auto"/>
        <w:bottom w:val="none" w:sz="0" w:space="0" w:color="auto"/>
        <w:right w:val="none" w:sz="0" w:space="0" w:color="auto"/>
      </w:divBdr>
    </w:div>
    <w:div w:id="1085223827">
      <w:bodyDiv w:val="1"/>
      <w:marLeft w:val="0"/>
      <w:marRight w:val="0"/>
      <w:marTop w:val="0"/>
      <w:marBottom w:val="0"/>
      <w:divBdr>
        <w:top w:val="none" w:sz="0" w:space="0" w:color="auto"/>
        <w:left w:val="none" w:sz="0" w:space="0" w:color="auto"/>
        <w:bottom w:val="none" w:sz="0" w:space="0" w:color="auto"/>
        <w:right w:val="none" w:sz="0" w:space="0" w:color="auto"/>
      </w:divBdr>
    </w:div>
    <w:div w:id="1238856772">
      <w:bodyDiv w:val="1"/>
      <w:marLeft w:val="0"/>
      <w:marRight w:val="0"/>
      <w:marTop w:val="0"/>
      <w:marBottom w:val="0"/>
      <w:divBdr>
        <w:top w:val="none" w:sz="0" w:space="0" w:color="auto"/>
        <w:left w:val="none" w:sz="0" w:space="0" w:color="auto"/>
        <w:bottom w:val="none" w:sz="0" w:space="0" w:color="auto"/>
        <w:right w:val="none" w:sz="0" w:space="0" w:color="auto"/>
      </w:divBdr>
    </w:div>
    <w:div w:id="1335256810">
      <w:bodyDiv w:val="1"/>
      <w:marLeft w:val="0"/>
      <w:marRight w:val="0"/>
      <w:marTop w:val="0"/>
      <w:marBottom w:val="0"/>
      <w:divBdr>
        <w:top w:val="none" w:sz="0" w:space="0" w:color="auto"/>
        <w:left w:val="none" w:sz="0" w:space="0" w:color="auto"/>
        <w:bottom w:val="none" w:sz="0" w:space="0" w:color="auto"/>
        <w:right w:val="none" w:sz="0" w:space="0" w:color="auto"/>
      </w:divBdr>
    </w:div>
    <w:div w:id="1503816149">
      <w:bodyDiv w:val="1"/>
      <w:marLeft w:val="0"/>
      <w:marRight w:val="0"/>
      <w:marTop w:val="0"/>
      <w:marBottom w:val="0"/>
      <w:divBdr>
        <w:top w:val="none" w:sz="0" w:space="0" w:color="auto"/>
        <w:left w:val="none" w:sz="0" w:space="0" w:color="auto"/>
        <w:bottom w:val="none" w:sz="0" w:space="0" w:color="auto"/>
        <w:right w:val="none" w:sz="0" w:space="0" w:color="auto"/>
      </w:divBdr>
    </w:div>
    <w:div w:id="1922986297">
      <w:bodyDiv w:val="1"/>
      <w:marLeft w:val="0"/>
      <w:marRight w:val="0"/>
      <w:marTop w:val="0"/>
      <w:marBottom w:val="0"/>
      <w:divBdr>
        <w:top w:val="none" w:sz="0" w:space="0" w:color="auto"/>
        <w:left w:val="none" w:sz="0" w:space="0" w:color="auto"/>
        <w:bottom w:val="none" w:sz="0" w:space="0" w:color="auto"/>
        <w:right w:val="none" w:sz="0" w:space="0" w:color="auto"/>
      </w:divBdr>
    </w:div>
    <w:div w:id="196530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mailto:sorenorm@live.dk" TargetMode="External"/><Relationship Id="rId17" Type="http://schemas.microsoft.com/office/2016/09/relationships/commentsIds" Target="commentsId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ontact@esbenkc.com" TargetMode="External"/><Relationship Id="rId5" Type="http://schemas.openxmlformats.org/officeDocument/2006/relationships/numbering" Target="numbering.xml"/><Relationship Id="rId15" Type="http://schemas.openxmlformats.org/officeDocument/2006/relationships/comments" Target="comments.xml"/><Relationship Id="rId10" Type="http://schemas.openxmlformats.org/officeDocument/2006/relationships/endnotes" Target="endnotes.xml"/><Relationship Id="rId19" Type="http://schemas.openxmlformats.org/officeDocument/2006/relationships/hyperlink" Target="https://github.com/esbenkc/emm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A7BA8F95A90D24448AA58E120B29BCD9" ma:contentTypeVersion="7" ma:contentTypeDescription="Opret et nyt dokument." ma:contentTypeScope="" ma:versionID="2b635554b7cf176b24f76ec2d99d775f">
  <xsd:schema xmlns:xsd="http://www.w3.org/2001/XMLSchema" xmlns:xs="http://www.w3.org/2001/XMLSchema" xmlns:p="http://schemas.microsoft.com/office/2006/metadata/properties" xmlns:ns3="7626bb73-f0f3-4849-bee2-737c69ba8d30" xmlns:ns4="8ab070e7-3634-46e7-9ab8-0cc7855895b1" targetNamespace="http://schemas.microsoft.com/office/2006/metadata/properties" ma:root="true" ma:fieldsID="b8cfc1d4ed2d3c1110f5b1e3d4812797" ns3:_="" ns4:_="">
    <xsd:import namespace="7626bb73-f0f3-4849-bee2-737c69ba8d30"/>
    <xsd:import namespace="8ab070e7-3634-46e7-9ab8-0cc7855895b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26bb73-f0f3-4849-bee2-737c69ba8d30" elementFormDefault="qualified">
    <xsd:import namespace="http://schemas.microsoft.com/office/2006/documentManagement/types"/>
    <xsd:import namespace="http://schemas.microsoft.com/office/infopath/2007/PartnerControls"/>
    <xsd:element name="SharedWithUsers" ma:index="8"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internalName="SharedWithDetails" ma:readOnly="true">
      <xsd:simpleType>
        <xsd:restriction base="dms:Note">
          <xsd:maxLength value="255"/>
        </xsd:restriction>
      </xsd:simpleType>
    </xsd:element>
    <xsd:element name="SharingHintHash" ma:index="10" nillable="true" ma:displayName="Hashværdi for deling"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b070e7-3634-46e7-9ab8-0cc7855895b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6DBF9-DDDC-4D1B-B901-0FADDB4EE555}">
  <ds:schemaRefs>
    <ds:schemaRef ds:uri="http://schemas.microsoft.com/sharepoint/v3/contenttype/forms"/>
  </ds:schemaRefs>
</ds:datastoreItem>
</file>

<file path=customXml/itemProps2.xml><?xml version="1.0" encoding="utf-8"?>
<ds:datastoreItem xmlns:ds="http://schemas.openxmlformats.org/officeDocument/2006/customXml" ds:itemID="{428262C5-63D6-45FE-95F6-D2D96C42FF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26bb73-f0f3-4849-bee2-737c69ba8d30"/>
    <ds:schemaRef ds:uri="8ab070e7-3634-46e7-9ab8-0cc7855895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1842D3-75C8-4F82-812E-9C1AE4CF20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804AC2-2A78-4351-9D4D-00E08368C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11</Pages>
  <Words>21475</Words>
  <Characters>122408</Characters>
  <Application>Microsoft Office Word</Application>
  <DocSecurity>0</DocSecurity>
  <Lines>1020</Lines>
  <Paragraphs>287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143596</CharactersWithSpaces>
  <SharedDoc>false</SharedDoc>
  <HLinks>
    <vt:vector size="18" baseType="variant">
      <vt:variant>
        <vt:i4>8257655</vt:i4>
      </vt:variant>
      <vt:variant>
        <vt:i4>176</vt:i4>
      </vt:variant>
      <vt:variant>
        <vt:i4>0</vt:i4>
      </vt:variant>
      <vt:variant>
        <vt:i4>5</vt:i4>
      </vt:variant>
      <vt:variant>
        <vt:lpwstr>https://github.com/esbenkc/emma</vt:lpwstr>
      </vt:variant>
      <vt:variant>
        <vt:lpwstr/>
      </vt:variant>
      <vt:variant>
        <vt:i4>5701750</vt:i4>
      </vt:variant>
      <vt:variant>
        <vt:i4>3</vt:i4>
      </vt:variant>
      <vt:variant>
        <vt:i4>0</vt:i4>
      </vt:variant>
      <vt:variant>
        <vt:i4>5</vt:i4>
      </vt:variant>
      <vt:variant>
        <vt:lpwstr>mailto:sorenorm@live.dk</vt:lpwstr>
      </vt:variant>
      <vt:variant>
        <vt:lpwstr/>
      </vt:variant>
      <vt:variant>
        <vt:i4>7077975</vt:i4>
      </vt:variant>
      <vt:variant>
        <vt:i4>0</vt:i4>
      </vt:variant>
      <vt:variant>
        <vt:i4>0</vt:i4>
      </vt:variant>
      <vt:variant>
        <vt:i4>5</vt:i4>
      </vt:variant>
      <vt:variant>
        <vt:lpwstr>mailto:201909190@post.au.dk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Esben Kran Christensen</dc:creator>
  <cp:keywords/>
  <dc:description/>
  <cp:lastModifiedBy>Esben Kran Christensen</cp:lastModifiedBy>
  <cp:revision>8</cp:revision>
  <cp:lastPrinted>2020-03-05T13:46:00Z</cp:lastPrinted>
  <dcterms:created xsi:type="dcterms:W3CDTF">2020-04-20T08:19:00Z</dcterms:created>
  <dcterms:modified xsi:type="dcterms:W3CDTF">2020-04-24T19:20:00Z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0x010100A7BA8F95A90D24448AA58E120B29BCD9</vt:lpwstr>
  </property>
  <property fmtid="{D5CDD505-2E9C-101B-9397-08002B2CF9AE}" pid="3" name="ZOTERO_PREF_2">
    <vt:lpwstr>alAbbreviations" value="true"/&gt;&lt;/prefs&gt;&lt;/data&gt;</vt:lpwstr>
  </property>
  <property fmtid="{D5CDD505-2E9C-101B-9397-08002B2CF9AE}" pid="4" name="ZOTERO_PREF_1">
    <vt:lpwstr>&lt;data data-version="3" zotero-version="5.0.84"&gt;&lt;session id="vD3mj5ya"/&gt;&lt;style id="http://www.zotero.org/styles/apa" locale="en-GB" hasBibliography="1" bibliographyStyleHasBeenSet="1"/&gt;&lt;prefs&gt;&lt;pref name="fieldType" value="Field"/&gt;&lt;pref name="automaticJourn</vt:lpwstr>
  </property>
  <property fmtid="{D5CDD505-2E9C-101B-9397-08002B2CF9AE}" pid="5" name="ContentRemapped">
    <vt:lpwstr>true</vt:lpwstr>
  </property>
</Properties>
</file>