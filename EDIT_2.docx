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4"/>
      </w:tblGrid>
      <w:tr w:rsidR="005E6828" w:rsidRPr="002663D5" w14:paraId="602986CA" w14:textId="77777777" w:rsidTr="000724E9">
        <w:trPr>
          <w:trHeight w:val="3358"/>
        </w:trPr>
        <w:tc>
          <w:tcPr>
            <w:tcW w:w="7054" w:type="dxa"/>
            <w:tcBorders>
              <w:top w:val="nil"/>
              <w:left w:val="nil"/>
              <w:bottom w:val="nil"/>
              <w:right w:val="nil"/>
            </w:tcBorders>
            <w:shd w:val="clear" w:color="auto" w:fill="auto"/>
          </w:tcPr>
          <w:p w14:paraId="22ED944B" w14:textId="65867153" w:rsidR="005E6828" w:rsidRPr="00BB7C0A" w:rsidRDefault="005E6828" w:rsidP="008A6865">
            <w:pPr>
              <w:pStyle w:val="Title"/>
              <w:rPr>
                <w:lang w:val="en-GB"/>
              </w:rPr>
            </w:pPr>
            <w:bookmarkStart w:id="0" w:name="_GoBack"/>
            <w:bookmarkEnd w:id="0"/>
            <w:r w:rsidRPr="00BB7C0A">
              <w:rPr>
                <w:lang w:val="en-GB"/>
              </w:rPr>
              <w:t>EMMA: Danish Natural-Language Processing of Emotion in Text</w:t>
            </w:r>
          </w:p>
          <w:p w14:paraId="0F5EC9DB" w14:textId="77777777" w:rsidR="005E6828" w:rsidRPr="00BB7C0A" w:rsidRDefault="005E6828" w:rsidP="00C3371A">
            <w:pPr>
              <w:pStyle w:val="Subtitle"/>
              <w:jc w:val="center"/>
              <w:rPr>
                <w:lang w:val="en-GB"/>
              </w:rPr>
            </w:pPr>
            <w:r w:rsidRPr="00BB7C0A">
              <w:rPr>
                <w:lang w:val="en-GB"/>
              </w:rPr>
              <w:t>The new State-of-the-Art in Danish Sentiment Analysis and a Multidimensional Emotional Sentiment Validation Dataset</w:t>
            </w:r>
          </w:p>
          <w:p w14:paraId="42728A69" w14:textId="08D1838E" w:rsidR="005E6828" w:rsidRPr="00BF5B56" w:rsidRDefault="005E6828" w:rsidP="00C3371A">
            <w:pPr>
              <w:jc w:val="center"/>
            </w:pPr>
            <w:r w:rsidRPr="00BF5B56">
              <w:t>Esben Kran (</w:t>
            </w:r>
            <w:hyperlink r:id="rId11" w:history="1">
              <w:r w:rsidR="0089209D" w:rsidRPr="00BF5B56">
                <w:rPr>
                  <w:rStyle w:val="Hyperlink"/>
                </w:rPr>
                <w:t>201909190@post.au.dk</w:t>
              </w:r>
            </w:hyperlink>
            <w:r w:rsidR="00BF5B56" w:rsidRPr="00BF5B56">
              <w:t xml:space="preserve">, </w:t>
            </w:r>
            <w:hyperlink r:id="rId12" w:history="1">
              <w:r w:rsidR="00BF5B56" w:rsidRPr="00D04452">
                <w:rPr>
                  <w:rStyle w:val="Hyperlink"/>
                </w:rPr>
                <w:t>contact@esbenkc.com</w:t>
              </w:r>
            </w:hyperlink>
            <w:r w:rsidR="00BF5B56">
              <w:t>)</w:t>
            </w:r>
          </w:p>
          <w:p w14:paraId="3F34AC4C" w14:textId="5692FBFF" w:rsidR="005E6828" w:rsidRPr="00841F52" w:rsidRDefault="005E6828" w:rsidP="00C3371A">
            <w:pPr>
              <w:jc w:val="center"/>
            </w:pPr>
            <w:r w:rsidRPr="00841F52">
              <w:t>Søren Orm (</w:t>
            </w:r>
            <w:hyperlink r:id="rId13">
              <w:r w:rsidRPr="00841F52">
                <w:rPr>
                  <w:rStyle w:val="Hyperlink"/>
                </w:rPr>
                <w:t>201907685@post.au.dk</w:t>
              </w:r>
            </w:hyperlink>
            <w:r w:rsidR="00BF5B56" w:rsidRPr="00BF5B56">
              <w:t>,</w:t>
            </w:r>
            <w:r w:rsidR="00BF5B56">
              <w:t xml:space="preserve"> </w:t>
            </w:r>
            <w:hyperlink r:id="rId14" w:history="1">
              <w:r w:rsidR="00BF5B56" w:rsidRPr="00D04452">
                <w:rPr>
                  <w:rStyle w:val="Hyperlink"/>
                </w:rPr>
                <w:t>sorenorm@live.dk</w:t>
              </w:r>
            </w:hyperlink>
            <w:r w:rsidR="00BF5B56">
              <w:t>)</w:t>
            </w:r>
          </w:p>
          <w:p w14:paraId="29839C5B" w14:textId="77777777" w:rsidR="004A65DD" w:rsidRPr="00BB7C0A" w:rsidRDefault="005E6828" w:rsidP="00077D07">
            <w:pPr>
              <w:jc w:val="center"/>
              <w:rPr>
                <w:lang w:val="en-GB"/>
              </w:rPr>
            </w:pPr>
            <w:r w:rsidRPr="00BB7C0A">
              <w:rPr>
                <w:lang w:val="en-GB"/>
              </w:rPr>
              <w:t>University of Aarhus, Department of Cognitive Science</w:t>
            </w:r>
          </w:p>
          <w:p w14:paraId="3A444411" w14:textId="6C221A85" w:rsidR="001B1044" w:rsidRPr="00BB7C0A" w:rsidRDefault="000E57ED" w:rsidP="00E07F9B">
            <w:pPr>
              <w:spacing w:after="0"/>
              <w:jc w:val="center"/>
              <w:rPr>
                <w:i/>
                <w:iCs/>
                <w:lang w:val="en-GB"/>
              </w:rPr>
            </w:pPr>
            <w:r w:rsidRPr="00BB7C0A">
              <w:rPr>
                <w:i/>
                <w:iCs/>
                <w:lang w:val="en-GB"/>
              </w:rPr>
              <w:t>“</w:t>
            </w:r>
            <w:r w:rsidR="007C5FA2" w:rsidRPr="00BB7C0A">
              <w:rPr>
                <w:i/>
                <w:iCs/>
                <w:lang w:val="en-GB"/>
              </w:rPr>
              <w:t>Poetry is when an emotion has found its thought and</w:t>
            </w:r>
          </w:p>
          <w:p w14:paraId="62C2A464" w14:textId="4B01396B" w:rsidR="00F70DAC" w:rsidRPr="00BB7C0A" w:rsidRDefault="007C5FA2" w:rsidP="00E07F9B">
            <w:pPr>
              <w:jc w:val="center"/>
              <w:rPr>
                <w:lang w:val="en-GB"/>
              </w:rPr>
            </w:pPr>
            <w:r w:rsidRPr="00BB7C0A">
              <w:rPr>
                <w:i/>
                <w:iCs/>
                <w:lang w:val="en-GB"/>
              </w:rPr>
              <w:t>the thought has found words</w:t>
            </w:r>
            <w:r w:rsidR="000E57ED" w:rsidRPr="00BB7C0A">
              <w:rPr>
                <w:i/>
                <w:iCs/>
                <w:lang w:val="en-GB"/>
              </w:rPr>
              <w:t>.”</w:t>
            </w:r>
            <w:r w:rsidRPr="00BB7C0A">
              <w:rPr>
                <w:i/>
                <w:iCs/>
                <w:lang w:val="en-GB"/>
              </w:rPr>
              <w:t xml:space="preserve"> </w:t>
            </w:r>
            <w:r w:rsidRPr="00BB7C0A">
              <w:rPr>
                <w:lang w:val="en-GB"/>
              </w:rPr>
              <w:t>- Robert Frost</w:t>
            </w:r>
          </w:p>
        </w:tc>
      </w:tr>
    </w:tbl>
    <w:p w14:paraId="5389015D" w14:textId="0BC3AF8D" w:rsidR="00FE14C7" w:rsidRPr="00BB7C0A" w:rsidRDefault="00FE14C7">
      <w:pPr>
        <w:rPr>
          <w:lang w:val="en-GB"/>
        </w:rPr>
      </w:pPr>
      <w:bookmarkStart w:id="1" w:name="_Toc33298919"/>
    </w:p>
    <w:p w14:paraId="632ABB79" w14:textId="77777777" w:rsidR="00CB412A" w:rsidRPr="00BB7C0A" w:rsidRDefault="00CB412A" w:rsidP="00CB412A">
      <w:pPr>
        <w:rPr>
          <w:lang w:val="en-GB"/>
        </w:rPr>
        <w:sectPr w:rsidR="00CB412A" w:rsidRPr="00BB7C0A" w:rsidSect="00E37FBE">
          <w:headerReference w:type="default" r:id="rId15"/>
          <w:footerReference w:type="default" r:id="rId16"/>
          <w:type w:val="continuous"/>
          <w:pgSz w:w="11906" w:h="16838"/>
          <w:pgMar w:top="1440" w:right="1440" w:bottom="1440" w:left="1440" w:header="708" w:footer="708" w:gutter="0"/>
          <w:cols w:space="708"/>
          <w:docGrid w:linePitch="360"/>
        </w:sectPr>
      </w:pPr>
    </w:p>
    <w:p w14:paraId="01F83604" w14:textId="1666B39F" w:rsidR="00730457" w:rsidRPr="00730457" w:rsidRDefault="00093316">
      <w:pPr>
        <w:pStyle w:val="Heading1"/>
      </w:pPr>
      <w:bookmarkStart w:id="2" w:name="_Toc34300577"/>
      <w:commentRangeStart w:id="3"/>
      <w:r>
        <w:t>Abstract</w:t>
      </w:r>
      <w:commentRangeEnd w:id="3"/>
      <w:r>
        <w:rPr>
          <w:rStyle w:val="CommentReference"/>
        </w:rPr>
        <w:commentReference w:id="3"/>
      </w:r>
      <w:bookmarkEnd w:id="1"/>
      <w:bookmarkEnd w:id="2"/>
    </w:p>
    <w:p w14:paraId="3EF24DBA" w14:textId="2C8C55BE" w:rsidR="00730457" w:rsidRDefault="009B0D8B" w:rsidP="00A968DF">
      <w:pPr>
        <w:rPr>
          <w:ins w:id="4" w:author="Esben Kran Christensen" w:date="2020-04-25T12:12:00Z"/>
          <w:lang w:val="en-GB"/>
        </w:rPr>
      </w:pPr>
      <w:ins w:id="5" w:author="Esben Kran Christensen" w:date="2020-04-25T12:01:00Z">
        <w:r>
          <w:rPr>
            <w:lang w:val="en-GB"/>
          </w:rPr>
          <w:t xml:space="preserve">Sentiment analysis </w:t>
        </w:r>
      </w:ins>
      <w:ins w:id="6" w:author="Esben Kran Christensen" w:date="2020-04-25T12:35:00Z">
        <w:r w:rsidR="009F2E97">
          <w:rPr>
            <w:lang w:val="en-GB"/>
          </w:rPr>
          <w:t xml:space="preserve">(SA) </w:t>
        </w:r>
      </w:ins>
      <w:ins w:id="7" w:author="Esben Kran Christensen" w:date="2020-04-25T12:01:00Z">
        <w:r>
          <w:rPr>
            <w:lang w:val="en-GB"/>
          </w:rPr>
          <w:t xml:space="preserve">is the </w:t>
        </w:r>
      </w:ins>
      <w:ins w:id="8" w:author="Esben Kran Christensen" w:date="2020-04-25T12:02:00Z">
        <w:r>
          <w:rPr>
            <w:lang w:val="en-GB"/>
          </w:rPr>
          <w:t>research</w:t>
        </w:r>
        <w:r w:rsidR="002E588B">
          <w:rPr>
            <w:lang w:val="en-GB"/>
          </w:rPr>
          <w:t xml:space="preserve"> and development</w:t>
        </w:r>
        <w:r>
          <w:rPr>
            <w:lang w:val="en-GB"/>
          </w:rPr>
          <w:t xml:space="preserve"> field of </w:t>
        </w:r>
      </w:ins>
      <w:ins w:id="9" w:author="Esben Kran Christensen" w:date="2020-04-25T12:32:00Z">
        <w:r w:rsidR="00B67DD2">
          <w:rPr>
            <w:lang w:val="en-GB"/>
          </w:rPr>
          <w:t xml:space="preserve">computationally </w:t>
        </w:r>
      </w:ins>
      <w:ins w:id="10" w:author="Esben Kran Christensen" w:date="2020-04-25T12:02:00Z">
        <w:r w:rsidR="002E588B">
          <w:rPr>
            <w:lang w:val="en-GB"/>
          </w:rPr>
          <w:t xml:space="preserve">analysing emotion in text. </w:t>
        </w:r>
      </w:ins>
      <w:ins w:id="11" w:author="Esben Kran Christensen" w:date="2020-04-25T12:32:00Z">
        <w:r w:rsidR="005B306F">
          <w:rPr>
            <w:lang w:val="en-GB"/>
          </w:rPr>
          <w:t xml:space="preserve">A usage example of </w:t>
        </w:r>
      </w:ins>
      <w:ins w:id="12" w:author="Esben Kran Christensen" w:date="2020-04-25T12:35:00Z">
        <w:r w:rsidR="009F2E97">
          <w:rPr>
            <w:lang w:val="en-GB"/>
          </w:rPr>
          <w:t xml:space="preserve">SA </w:t>
        </w:r>
      </w:ins>
      <w:ins w:id="13" w:author="Esben Kran Christensen" w:date="2020-04-25T12:32:00Z">
        <w:r w:rsidR="005B306F">
          <w:rPr>
            <w:lang w:val="en-GB"/>
          </w:rPr>
          <w:t xml:space="preserve">could be to </w:t>
        </w:r>
        <w:r w:rsidR="00E47CC2">
          <w:rPr>
            <w:lang w:val="en-GB"/>
          </w:rPr>
          <w:t xml:space="preserve">track the </w:t>
        </w:r>
      </w:ins>
      <w:ins w:id="14" w:author="Esben Kran Christensen" w:date="2020-04-25T12:33:00Z">
        <w:r w:rsidR="001107FC">
          <w:rPr>
            <w:lang w:val="en-GB"/>
          </w:rPr>
          <w:t xml:space="preserve">sentiment </w:t>
        </w:r>
      </w:ins>
      <w:ins w:id="15" w:author="Esben Kran Christensen" w:date="2020-04-25T12:32:00Z">
        <w:r w:rsidR="00E47CC2">
          <w:rPr>
            <w:lang w:val="en-GB"/>
          </w:rPr>
          <w:t>of a c</w:t>
        </w:r>
      </w:ins>
      <w:ins w:id="16" w:author="Esben Kran Christensen" w:date="2020-04-25T12:33:00Z">
        <w:r w:rsidR="00E47CC2">
          <w:rPr>
            <w:lang w:val="en-GB"/>
          </w:rPr>
          <w:t>ompany’s mentions on Twitter</w:t>
        </w:r>
        <w:r w:rsidR="001107FC">
          <w:rPr>
            <w:lang w:val="en-GB"/>
          </w:rPr>
          <w:t xml:space="preserve"> or to analyse a book’s positivity level</w:t>
        </w:r>
        <w:r w:rsidR="00E47CC2">
          <w:rPr>
            <w:lang w:val="en-GB"/>
          </w:rPr>
          <w:t xml:space="preserve">. </w:t>
        </w:r>
      </w:ins>
      <w:ins w:id="17" w:author="Esben Kran Christensen" w:date="2020-04-25T12:03:00Z">
        <w:r w:rsidR="00373D6B">
          <w:rPr>
            <w:lang w:val="en-GB"/>
          </w:rPr>
          <w:t xml:space="preserve">In this paper, we attempt to add to this work </w:t>
        </w:r>
      </w:ins>
      <w:ins w:id="18" w:author="Esben Kran Christensen" w:date="2020-04-25T12:07:00Z">
        <w:r w:rsidR="00F85062">
          <w:rPr>
            <w:lang w:val="en-GB"/>
          </w:rPr>
          <w:t xml:space="preserve">in two ways. First, </w:t>
        </w:r>
      </w:ins>
      <w:ins w:id="19" w:author="Esben Kran Christensen" w:date="2020-04-25T12:03:00Z">
        <w:r w:rsidR="00373D6B">
          <w:rPr>
            <w:lang w:val="en-GB"/>
          </w:rPr>
          <w:t xml:space="preserve">by </w:t>
        </w:r>
      </w:ins>
      <w:ins w:id="20" w:author="Esben Kran Christensen" w:date="2020-04-25T12:06:00Z">
        <w:r w:rsidR="00B84485">
          <w:rPr>
            <w:lang w:val="en-GB"/>
          </w:rPr>
          <w:t xml:space="preserve">collecting </w:t>
        </w:r>
      </w:ins>
      <w:ins w:id="21" w:author="Esben Kran Christensen" w:date="2020-04-25T12:05:00Z">
        <w:r w:rsidR="00E360A1">
          <w:rPr>
            <w:lang w:val="en-GB"/>
          </w:rPr>
          <w:t xml:space="preserve">sentences scored by </w:t>
        </w:r>
      </w:ins>
      <w:ins w:id="22" w:author="Esben Kran Christensen" w:date="2020-04-25T12:06:00Z">
        <w:r w:rsidR="00E360A1">
          <w:rPr>
            <w:lang w:val="en-GB"/>
          </w:rPr>
          <w:t>human coders on four different emotional dimensions</w:t>
        </w:r>
        <w:r w:rsidR="00B84485">
          <w:rPr>
            <w:lang w:val="en-GB"/>
          </w:rPr>
          <w:t xml:space="preserve"> in a dataset called Emma (Emotional Multidimensional Analysis)</w:t>
        </w:r>
        <w:r w:rsidR="00F85062">
          <w:rPr>
            <w:lang w:val="en-GB"/>
          </w:rPr>
          <w:t xml:space="preserve">. </w:t>
        </w:r>
      </w:ins>
      <w:ins w:id="23" w:author="Esben Kran Christensen" w:date="2020-04-25T12:07:00Z">
        <w:r w:rsidR="00F85062">
          <w:rPr>
            <w:lang w:val="en-GB"/>
          </w:rPr>
          <w:t xml:space="preserve">These dimensions are </w:t>
        </w:r>
      </w:ins>
      <w:ins w:id="24" w:author="Esben Kran Christensen" w:date="2020-04-25T12:09:00Z">
        <w:r w:rsidR="006B4D90">
          <w:rPr>
            <w:lang w:val="en-GB"/>
          </w:rPr>
          <w:t xml:space="preserve">valence, intensity, dominance, and utility and are </w:t>
        </w:r>
      </w:ins>
      <w:ins w:id="25" w:author="Esben Kran Christensen" w:date="2020-04-25T12:07:00Z">
        <w:r w:rsidR="00F85062">
          <w:rPr>
            <w:lang w:val="en-GB"/>
          </w:rPr>
          <w:t xml:space="preserve">based on </w:t>
        </w:r>
        <w:r w:rsidR="00B804B5">
          <w:rPr>
            <w:lang w:val="en-GB"/>
          </w:rPr>
          <w:t xml:space="preserve">cognitive psychology work throughout the last </w:t>
        </w:r>
      </w:ins>
      <w:ins w:id="26" w:author="Esben Kran Christensen" w:date="2020-04-25T12:09:00Z">
        <w:r w:rsidR="00527323">
          <w:rPr>
            <w:lang w:val="en-GB"/>
          </w:rPr>
          <w:t>65</w:t>
        </w:r>
      </w:ins>
      <w:ins w:id="27" w:author="Esben Kran Christensen" w:date="2020-04-25T12:07:00Z">
        <w:r w:rsidR="00B804B5">
          <w:rPr>
            <w:lang w:val="en-GB"/>
          </w:rPr>
          <w:t xml:space="preserve"> years.</w:t>
        </w:r>
      </w:ins>
      <w:ins w:id="28" w:author="Esben Kran Christensen" w:date="2020-04-25T12:20:00Z">
        <w:r w:rsidR="005B104A">
          <w:rPr>
            <w:lang w:val="en-GB"/>
          </w:rPr>
          <w:t xml:space="preserve"> </w:t>
        </w:r>
      </w:ins>
      <w:ins w:id="29" w:author="Esben Kran Christensen" w:date="2020-04-25T12:08:00Z">
        <w:r w:rsidR="00223E7D">
          <w:rPr>
            <w:lang w:val="en-GB"/>
          </w:rPr>
          <w:t xml:space="preserve">Second, </w:t>
        </w:r>
      </w:ins>
      <w:ins w:id="30" w:author="Esben Kran Christensen" w:date="2020-04-25T12:09:00Z">
        <w:r w:rsidR="00527323">
          <w:rPr>
            <w:lang w:val="en-GB"/>
          </w:rPr>
          <w:t xml:space="preserve">we </w:t>
        </w:r>
      </w:ins>
      <w:ins w:id="31" w:author="Esben Kran Christensen" w:date="2020-04-25T12:03:00Z">
        <w:r w:rsidR="00373D6B">
          <w:rPr>
            <w:lang w:val="en-GB"/>
          </w:rPr>
          <w:t xml:space="preserve">further </w:t>
        </w:r>
      </w:ins>
      <w:ins w:id="32" w:author="Esben Kran Christensen" w:date="2020-04-25T12:09:00Z">
        <w:r w:rsidR="00527323">
          <w:rPr>
            <w:lang w:val="en-GB"/>
          </w:rPr>
          <w:t xml:space="preserve">develop </w:t>
        </w:r>
      </w:ins>
      <w:ins w:id="33" w:author="Esben Kran Christensen" w:date="2020-04-25T12:03:00Z">
        <w:r w:rsidR="00373D6B">
          <w:rPr>
            <w:lang w:val="en-GB"/>
          </w:rPr>
          <w:t>the current tool</w:t>
        </w:r>
        <w:r w:rsidR="00F43818">
          <w:rPr>
            <w:lang w:val="en-GB"/>
          </w:rPr>
          <w:t xml:space="preserve"> Sentida</w:t>
        </w:r>
      </w:ins>
      <w:ins w:id="34" w:author="Esben Kran Christensen" w:date="2020-04-25T12:09:00Z">
        <w:r w:rsidR="00F61AD1">
          <w:rPr>
            <w:lang w:val="en-GB"/>
          </w:rPr>
          <w:t xml:space="preserve"> </w:t>
        </w:r>
      </w:ins>
      <w:ins w:id="35" w:author="Esben Kran Christensen" w:date="2020-04-25T12:10:00Z">
        <w:r w:rsidR="00F61AD1">
          <w:rPr>
            <w:lang w:val="en-GB"/>
          </w:rPr>
          <w:t>which was</w:t>
        </w:r>
      </w:ins>
      <w:ins w:id="36" w:author="Esben Kran Christensen" w:date="2020-04-25T12:23:00Z">
        <w:r w:rsidR="008718D9">
          <w:rPr>
            <w:lang w:val="en-GB"/>
          </w:rPr>
          <w:t xml:space="preserve"> originally</w:t>
        </w:r>
      </w:ins>
      <w:ins w:id="37" w:author="Esben Kran Christensen" w:date="2020-04-25T12:10:00Z">
        <w:r w:rsidR="00F61AD1">
          <w:rPr>
            <w:lang w:val="en-GB"/>
          </w:rPr>
          <w:t xml:space="preserve"> developed to </w:t>
        </w:r>
        <w:r w:rsidR="00C444C4">
          <w:rPr>
            <w:lang w:val="en-GB"/>
          </w:rPr>
          <w:t>score the first dimension of Emma, valence, in text</w:t>
        </w:r>
      </w:ins>
      <w:ins w:id="38" w:author="Esben Kran Christensen" w:date="2020-04-25T12:08:00Z">
        <w:r w:rsidR="00223E7D">
          <w:rPr>
            <w:lang w:val="en-GB"/>
          </w:rPr>
          <w:t xml:space="preserve">. </w:t>
        </w:r>
      </w:ins>
      <w:ins w:id="39" w:author="Esben Kran Christensen" w:date="2020-04-25T12:11:00Z">
        <w:r w:rsidR="00E41F59">
          <w:rPr>
            <w:lang w:val="en-GB"/>
          </w:rPr>
          <w:t>Valenc</w:t>
        </w:r>
      </w:ins>
      <w:ins w:id="40" w:author="Esben Kran Christensen" w:date="2020-04-25T12:12:00Z">
        <w:r w:rsidR="00E41F59">
          <w:rPr>
            <w:lang w:val="en-GB"/>
          </w:rPr>
          <w:t>e is the amount of positivity in a text</w:t>
        </w:r>
      </w:ins>
      <w:ins w:id="41" w:author="Esben Kran Christensen" w:date="2020-04-25T12:32:00Z">
        <w:r w:rsidR="005B306F">
          <w:rPr>
            <w:lang w:val="en-GB"/>
          </w:rPr>
          <w:t xml:space="preserve">. </w:t>
        </w:r>
      </w:ins>
      <w:ins w:id="42" w:author="Esben Kran Christensen" w:date="2020-04-25T12:08:00Z">
        <w:r w:rsidR="00223E7D">
          <w:rPr>
            <w:lang w:val="en-GB"/>
          </w:rPr>
          <w:t>Ou</w:t>
        </w:r>
      </w:ins>
      <w:ins w:id="43" w:author="Esben Kran Christensen" w:date="2020-04-25T12:09:00Z">
        <w:r w:rsidR="00527323">
          <w:rPr>
            <w:lang w:val="en-GB"/>
          </w:rPr>
          <w:t>r</w:t>
        </w:r>
      </w:ins>
      <w:ins w:id="44" w:author="Esben Kran Christensen" w:date="2020-04-25T12:08:00Z">
        <w:r w:rsidR="00223E7D">
          <w:rPr>
            <w:lang w:val="en-GB"/>
          </w:rPr>
          <w:t xml:space="preserve"> new version </w:t>
        </w:r>
      </w:ins>
      <w:ins w:id="45" w:author="Esben Kran Christensen" w:date="2020-04-25T12:26:00Z">
        <w:r w:rsidR="00BB6C98">
          <w:rPr>
            <w:lang w:val="en-GB"/>
          </w:rPr>
          <w:t xml:space="preserve">has a higher awareness of </w:t>
        </w:r>
      </w:ins>
      <w:ins w:id="46" w:author="Esben Kran Christensen" w:date="2020-04-25T12:27:00Z">
        <w:r w:rsidR="00BB6C98">
          <w:rPr>
            <w:lang w:val="en-GB"/>
          </w:rPr>
          <w:t xml:space="preserve">punctuation and </w:t>
        </w:r>
        <w:r w:rsidR="00B91BAB">
          <w:rPr>
            <w:lang w:val="en-GB"/>
          </w:rPr>
          <w:t>syntactics compared to the earlier version</w:t>
        </w:r>
      </w:ins>
      <w:ins w:id="47" w:author="Esben Kran Christensen" w:date="2020-04-25T12:34:00Z">
        <w:r w:rsidR="00CD2215">
          <w:rPr>
            <w:lang w:val="en-GB"/>
          </w:rPr>
          <w:t xml:space="preserve"> and </w:t>
        </w:r>
      </w:ins>
      <w:ins w:id="48" w:author="Esben Kran Christensen" w:date="2020-04-25T12:08:00Z">
        <w:r w:rsidR="00223E7D">
          <w:rPr>
            <w:lang w:val="en-GB"/>
          </w:rPr>
          <w:t>show</w:t>
        </w:r>
      </w:ins>
      <w:ins w:id="49" w:author="Esben Kran Christensen" w:date="2020-04-25T12:34:00Z">
        <w:r w:rsidR="00CD2215">
          <w:rPr>
            <w:lang w:val="en-GB"/>
          </w:rPr>
          <w:t>s</w:t>
        </w:r>
      </w:ins>
      <w:ins w:id="50" w:author="Esben Kran Christensen" w:date="2020-04-25T12:08:00Z">
        <w:r w:rsidR="00223E7D">
          <w:rPr>
            <w:lang w:val="en-GB"/>
          </w:rPr>
          <w:t xml:space="preserve"> </w:t>
        </w:r>
      </w:ins>
      <w:ins w:id="51" w:author="Esben Kran Christensen" w:date="2020-04-25T12:03:00Z">
        <w:r w:rsidR="00F43818">
          <w:rPr>
            <w:lang w:val="en-GB"/>
          </w:rPr>
          <w:t xml:space="preserve">significant improvement in classifying </w:t>
        </w:r>
      </w:ins>
      <w:ins w:id="52" w:author="Esben Kran Christensen" w:date="2020-04-25T12:10:00Z">
        <w:r w:rsidR="00DA374F">
          <w:rPr>
            <w:lang w:val="en-GB"/>
          </w:rPr>
          <w:t>valence</w:t>
        </w:r>
      </w:ins>
      <w:ins w:id="53" w:author="Esben Kran Christensen" w:date="2020-04-25T12:03:00Z">
        <w:r w:rsidR="00F43818">
          <w:rPr>
            <w:lang w:val="en-GB"/>
          </w:rPr>
          <w:t xml:space="preserve"> compared to the previous version in three different validation data</w:t>
        </w:r>
      </w:ins>
      <w:ins w:id="54" w:author="Esben Kran Christensen" w:date="2020-04-25T12:04:00Z">
        <w:r w:rsidR="00F43818">
          <w:rPr>
            <w:lang w:val="en-GB"/>
          </w:rPr>
          <w:t>sets</w:t>
        </w:r>
      </w:ins>
      <w:ins w:id="55" w:author="Esben Kran Christensen" w:date="2020-04-25T12:08:00Z">
        <w:r w:rsidR="00223E7D">
          <w:rPr>
            <w:lang w:val="en-GB"/>
          </w:rPr>
          <w:t xml:space="preserve"> (p &lt; 0.01)</w:t>
        </w:r>
      </w:ins>
      <w:ins w:id="56" w:author="Esben Kran Christensen" w:date="2020-04-25T12:04:00Z">
        <w:r w:rsidR="00F43818">
          <w:rPr>
            <w:lang w:val="en-GB"/>
          </w:rPr>
          <w:t>.</w:t>
        </w:r>
      </w:ins>
    </w:p>
    <w:p w14:paraId="249D9BBE" w14:textId="79A261D7" w:rsidR="009F01E9" w:rsidRDefault="004B6E20" w:rsidP="00A968DF">
      <w:pPr>
        <w:rPr>
          <w:ins w:id="57" w:author="Esben Kran Christensen" w:date="2020-04-25T12:01:00Z"/>
          <w:lang w:val="en-GB"/>
        </w:rPr>
      </w:pPr>
      <w:ins w:id="58" w:author="Esben Kran Christensen" w:date="2020-04-25T12:15:00Z">
        <w:r>
          <w:rPr>
            <w:lang w:val="en-GB"/>
          </w:rPr>
          <w:t xml:space="preserve">With Emma, we present </w:t>
        </w:r>
      </w:ins>
      <w:ins w:id="59" w:author="Esben Kran Christensen" w:date="2020-04-25T12:35:00Z">
        <w:r w:rsidR="000D1881">
          <w:rPr>
            <w:lang w:val="en-GB"/>
          </w:rPr>
          <w:t xml:space="preserve">both a </w:t>
        </w:r>
        <w:r w:rsidR="009F2E97">
          <w:rPr>
            <w:lang w:val="en-GB"/>
          </w:rPr>
          <w:t xml:space="preserve">more reliable validation dataset and </w:t>
        </w:r>
      </w:ins>
      <w:ins w:id="60" w:author="Esben Kran Christensen" w:date="2020-04-25T12:15:00Z">
        <w:r>
          <w:rPr>
            <w:lang w:val="en-GB"/>
          </w:rPr>
          <w:t xml:space="preserve">the possibility of further improving the Danish SA field by using the dataset to train a neural network </w:t>
        </w:r>
        <w:r w:rsidR="00CC668D">
          <w:rPr>
            <w:lang w:val="en-GB"/>
          </w:rPr>
          <w:t xml:space="preserve">through machine learning </w:t>
        </w:r>
      </w:ins>
      <w:ins w:id="61" w:author="Esben Kran Christensen" w:date="2020-04-25T12:35:00Z">
        <w:r w:rsidR="005A0665">
          <w:rPr>
            <w:lang w:val="en-GB"/>
          </w:rPr>
          <w:t xml:space="preserve">for analysing </w:t>
        </w:r>
      </w:ins>
      <w:ins w:id="62" w:author="Esben Kran Christensen" w:date="2020-04-25T12:15:00Z">
        <w:r w:rsidR="00CC668D">
          <w:rPr>
            <w:lang w:val="en-GB"/>
          </w:rPr>
          <w:t>more complex emotions in text</w:t>
        </w:r>
      </w:ins>
      <w:ins w:id="63" w:author="Esben Kran Christensen" w:date="2020-04-25T12:16:00Z">
        <w:r w:rsidR="00CC668D">
          <w:rPr>
            <w:lang w:val="en-GB"/>
          </w:rPr>
          <w:t xml:space="preserve">. The current standard is the 1-dimensional </w:t>
        </w:r>
      </w:ins>
      <w:ins w:id="64" w:author="Esben Kran Christensen" w:date="2020-04-25T12:18:00Z">
        <w:r w:rsidR="005C07BD">
          <w:rPr>
            <w:lang w:val="en-GB"/>
          </w:rPr>
          <w:t xml:space="preserve">classification of positivity in text but with this </w:t>
        </w:r>
      </w:ins>
      <w:ins w:id="65" w:author="Esben Kran Christensen" w:date="2020-04-25T12:19:00Z">
        <w:r w:rsidR="005C07BD">
          <w:rPr>
            <w:lang w:val="en-GB"/>
          </w:rPr>
          <w:t xml:space="preserve">approach, </w:t>
        </w:r>
        <w:r w:rsidR="00086E90">
          <w:rPr>
            <w:lang w:val="en-GB"/>
          </w:rPr>
          <w:t>we allow for a classification in each dimension of the Emma dataset</w:t>
        </w:r>
        <w:r w:rsidR="001A6D74">
          <w:rPr>
            <w:lang w:val="en-GB"/>
          </w:rPr>
          <w:t xml:space="preserve"> that allows </w:t>
        </w:r>
      </w:ins>
      <w:ins w:id="66" w:author="Esben Kran Christensen" w:date="2020-04-25T12:20:00Z">
        <w:r w:rsidR="000037A5">
          <w:rPr>
            <w:lang w:val="en-GB"/>
          </w:rPr>
          <w:t>us to see much more complex emotions in texts.</w:t>
        </w:r>
      </w:ins>
      <w:ins w:id="67" w:author="Esben Kran Christensen" w:date="2020-04-25T12:19:00Z">
        <w:r w:rsidR="00086E90">
          <w:rPr>
            <w:lang w:val="en-GB"/>
          </w:rPr>
          <w:t xml:space="preserve"> </w:t>
        </w:r>
      </w:ins>
      <w:ins w:id="68" w:author="Esben Kran Christensen" w:date="2020-04-25T12:20:00Z">
        <w:r w:rsidR="005B104A">
          <w:rPr>
            <w:lang w:val="en-GB"/>
          </w:rPr>
          <w:t>To allow others to work with Senti</w:t>
        </w:r>
      </w:ins>
      <w:ins w:id="69" w:author="Esben Kran Christensen" w:date="2020-04-25T12:21:00Z">
        <w:r w:rsidR="005B104A">
          <w:rPr>
            <w:lang w:val="en-GB"/>
          </w:rPr>
          <w:t>da</w:t>
        </w:r>
      </w:ins>
      <w:ins w:id="70" w:author="Esben Kran Christensen" w:date="2020-04-25T12:22:00Z">
        <w:r w:rsidR="00E73144">
          <w:rPr>
            <w:lang w:val="en-GB"/>
          </w:rPr>
          <w:t xml:space="preserve"> and Emma</w:t>
        </w:r>
      </w:ins>
      <w:ins w:id="71" w:author="Esben Kran Christensen" w:date="2020-04-25T12:21:00Z">
        <w:r w:rsidR="005B104A">
          <w:rPr>
            <w:lang w:val="en-GB"/>
          </w:rPr>
          <w:t>,</w:t>
        </w:r>
        <w:r w:rsidR="00E73144">
          <w:rPr>
            <w:lang w:val="en-GB"/>
          </w:rPr>
          <w:t xml:space="preserve"> we help update </w:t>
        </w:r>
      </w:ins>
      <w:ins w:id="72" w:author="Esben Kran Christensen" w:date="2020-04-25T12:22:00Z">
        <w:r w:rsidR="00BE156D">
          <w:rPr>
            <w:lang w:val="en-GB"/>
          </w:rPr>
          <w:t xml:space="preserve">the currently available </w:t>
        </w:r>
        <w:r w:rsidR="00E73144">
          <w:rPr>
            <w:lang w:val="en-GB"/>
          </w:rPr>
          <w:t xml:space="preserve">Sentida optimized for Python and publish </w:t>
        </w:r>
      </w:ins>
      <w:ins w:id="73" w:author="Esben Kran Christensen" w:date="2020-04-25T12:21:00Z">
        <w:r w:rsidR="005B104A">
          <w:rPr>
            <w:lang w:val="en-GB"/>
          </w:rPr>
          <w:t>Emma</w:t>
        </w:r>
        <w:r w:rsidR="00E73144">
          <w:rPr>
            <w:lang w:val="en-GB"/>
          </w:rPr>
          <w:t xml:space="preserve"> on Github</w:t>
        </w:r>
        <w:r w:rsidR="005B104A">
          <w:rPr>
            <w:lang w:val="en-GB"/>
          </w:rPr>
          <w:t>.</w:t>
        </w:r>
      </w:ins>
    </w:p>
    <w:p w14:paraId="25855FE6" w14:textId="0B73FCDB" w:rsidR="00E37FBE" w:rsidRPr="00BB7C0A" w:rsidDel="00B94CCA" w:rsidRDefault="00093316" w:rsidP="00A968DF">
      <w:pPr>
        <w:rPr>
          <w:ins w:id="74" w:author="Jacob Thøgersen" w:date="2020-04-20T09:57:00Z"/>
          <w:del w:id="75" w:author="Esben Kran Christensen" w:date="2020-04-25T12:22:00Z"/>
          <w:lang w:val="en-GB"/>
        </w:rPr>
      </w:pPr>
      <w:commentRangeStart w:id="76"/>
      <w:del w:id="77" w:author="Esben Kran Christensen" w:date="2020-04-25T12:22:00Z">
        <w:r w:rsidRPr="00BB7C0A" w:rsidDel="00B94CCA">
          <w:rPr>
            <w:lang w:val="en-GB"/>
          </w:rPr>
          <w:delText>I</w:delText>
        </w:r>
        <w:commentRangeEnd w:id="76"/>
        <w:r w:rsidR="00E37FBE" w:rsidDel="00B94CCA">
          <w:rPr>
            <w:rStyle w:val="CommentReference"/>
          </w:rPr>
          <w:commentReference w:id="76"/>
        </w:r>
        <w:r w:rsidRPr="00BB7C0A" w:rsidDel="00B94CCA">
          <w:rPr>
            <w:lang w:val="en-GB"/>
          </w:rPr>
          <w:delText xml:space="preserve">n this paper, we report on the current state of Danish text sentiment analysis </w:delText>
        </w:r>
        <w:r w:rsidR="0020052E" w:rsidRPr="00BB7C0A" w:rsidDel="00B94CCA">
          <w:rPr>
            <w:lang w:val="en-GB"/>
          </w:rPr>
          <w:delText xml:space="preserve">(SA) </w:delText>
        </w:r>
        <w:r w:rsidRPr="00BB7C0A" w:rsidDel="00B94CCA">
          <w:rPr>
            <w:lang w:val="en-GB"/>
          </w:rPr>
          <w:delText xml:space="preserve">and the process of creating </w:delText>
        </w:r>
      </w:del>
      <w:ins w:id="78" w:author="Jacob Thøgersen" w:date="2020-04-20T09:48:00Z">
        <w:del w:id="79" w:author="Esben Kran Christensen" w:date="2020-04-25T12:22:00Z">
          <w:r w:rsidR="00E37FBE" w:rsidRPr="00BB7C0A" w:rsidDel="00B94CCA">
            <w:rPr>
              <w:lang w:val="en-GB"/>
            </w:rPr>
            <w:delText xml:space="preserve">a </w:delText>
          </w:r>
        </w:del>
      </w:ins>
      <w:del w:id="80" w:author="Esben Kran Christensen" w:date="2020-04-25T12:22:00Z">
        <w:r w:rsidRPr="00BB7C0A" w:rsidDel="00B94CCA">
          <w:rPr>
            <w:lang w:val="en-GB"/>
          </w:rPr>
          <w:delText xml:space="preserve">new state-of-the-art Danish SA tool by updating the current </w:delText>
        </w:r>
        <w:commentRangeStart w:id="81"/>
        <w:r w:rsidRPr="00BB7C0A" w:rsidDel="00B94CCA">
          <w:rPr>
            <w:lang w:val="en-GB"/>
          </w:rPr>
          <w:delText>SENTIDA</w:delText>
        </w:r>
        <w:commentRangeEnd w:id="81"/>
        <w:r w:rsidR="00E37FBE" w:rsidDel="00B94CCA">
          <w:rPr>
            <w:rStyle w:val="CommentReference"/>
          </w:rPr>
          <w:commentReference w:id="81"/>
        </w:r>
        <w:r w:rsidRPr="00BB7C0A" w:rsidDel="00B94CCA">
          <w:rPr>
            <w:lang w:val="en-GB"/>
          </w:rPr>
          <w:delText>.</w:delText>
        </w:r>
        <w:commentRangeStart w:id="82"/>
        <w:r w:rsidRPr="00BB7C0A" w:rsidDel="00B94CCA">
          <w:rPr>
            <w:lang w:val="en-GB"/>
          </w:rPr>
          <w:delText xml:space="preserve"> </w:delText>
        </w:r>
        <w:commentRangeEnd w:id="82"/>
        <w:r w:rsidR="00E37FBE" w:rsidDel="00B94CCA">
          <w:rPr>
            <w:rStyle w:val="CommentReference"/>
          </w:rPr>
          <w:commentReference w:id="82"/>
        </w:r>
        <w:r w:rsidRPr="00BB7C0A" w:rsidDel="00B94CCA">
          <w:rPr>
            <w:lang w:val="en-GB"/>
          </w:rPr>
          <w:delText xml:space="preserve">Our SentidaV2 shows significant improvement in classifying sentiment in text compared to the original SENTIDA tool (p &lt; 0.01) in three different validation datasets. </w:delText>
        </w:r>
      </w:del>
    </w:p>
    <w:p w14:paraId="48B0DB0D" w14:textId="08B34523" w:rsidR="00093316" w:rsidRPr="00BB7C0A" w:rsidDel="00B94CCA" w:rsidRDefault="00E37FBE" w:rsidP="00A968DF">
      <w:pPr>
        <w:rPr>
          <w:del w:id="83" w:author="Esben Kran Christensen" w:date="2020-04-25T12:22:00Z"/>
          <w:lang w:val="en-GB"/>
        </w:rPr>
      </w:pPr>
      <w:ins w:id="84" w:author="Jacob Thøgersen" w:date="2020-04-20T09:57:00Z">
        <w:del w:id="85" w:author="Esben Kran Christensen" w:date="2020-04-25T12:22:00Z">
          <w:r w:rsidRPr="00BB7C0A" w:rsidDel="00B94CCA">
            <w:rPr>
              <w:lang w:val="en-GB"/>
            </w:rPr>
            <w:delText>As a secondary purpose of the paper…(?)</w:delText>
          </w:r>
        </w:del>
      </w:ins>
      <w:del w:id="86" w:author="Esben Kran Christensen" w:date="2020-04-25T12:22:00Z">
        <w:r w:rsidR="00093316" w:rsidRPr="00BB7C0A" w:rsidDel="00B94CCA">
          <w:rPr>
            <w:lang w:val="en-GB"/>
          </w:rPr>
          <w:delText xml:space="preserve">We also present a new domain general validation dataset called Emma </w:delText>
        </w:r>
        <w:r w:rsidR="00A020CA" w:rsidRPr="00BB7C0A" w:rsidDel="00B94CCA">
          <w:rPr>
            <w:lang w:val="en-GB"/>
          </w:rPr>
          <w:delText>(E</w:delText>
        </w:r>
        <w:r w:rsidR="00174341" w:rsidRPr="00BB7C0A" w:rsidDel="00B94CCA">
          <w:rPr>
            <w:lang w:val="en-GB"/>
          </w:rPr>
          <w:delText>m</w:delText>
        </w:r>
        <w:r w:rsidR="00A020CA" w:rsidRPr="00BB7C0A" w:rsidDel="00B94CCA">
          <w:rPr>
            <w:lang w:val="en-GB"/>
          </w:rPr>
          <w:delText>otional Multi</w:delText>
        </w:r>
        <w:r w:rsidR="005E0194" w:rsidRPr="00BB7C0A" w:rsidDel="00B94CCA">
          <w:rPr>
            <w:lang w:val="en-GB"/>
          </w:rPr>
          <w:delText>-</w:delText>
        </w:r>
        <w:r w:rsidR="00A020CA" w:rsidRPr="00BB7C0A" w:rsidDel="00B94CCA">
          <w:rPr>
            <w:lang w:val="en-GB"/>
          </w:rPr>
          <w:delText>dimensional Analysis)</w:delText>
        </w:r>
      </w:del>
      <w:ins w:id="87" w:author="Jacob Thøgersen" w:date="2020-04-20T09:58:00Z">
        <w:del w:id="88" w:author="Esben Kran Christensen" w:date="2020-04-25T12:22:00Z">
          <w:r w:rsidRPr="00BB7C0A" w:rsidDel="00B94CCA">
            <w:rPr>
              <w:lang w:val="en-GB"/>
            </w:rPr>
            <w:delText>.</w:delText>
          </w:r>
        </w:del>
      </w:ins>
      <w:del w:id="89" w:author="Esben Kran Christensen" w:date="2020-04-25T12:22:00Z">
        <w:r w:rsidR="00A020CA" w:rsidRPr="00BB7C0A" w:rsidDel="00B94CCA">
          <w:rPr>
            <w:lang w:val="en-GB"/>
          </w:rPr>
          <w:delText xml:space="preserve"> </w:delText>
        </w:r>
        <w:r w:rsidR="00093316" w:rsidRPr="00BB7C0A" w:rsidDel="00B94CCA">
          <w:rPr>
            <w:lang w:val="en-GB"/>
          </w:rPr>
          <w:delText>that</w:delText>
        </w:r>
      </w:del>
      <w:ins w:id="90" w:author="Jacob Thøgersen" w:date="2020-04-20T09:59:00Z">
        <w:del w:id="91" w:author="Esben Kran Christensen" w:date="2020-04-25T12:22:00Z">
          <w:r w:rsidR="00737D20" w:rsidRPr="00BB7C0A" w:rsidDel="00B94CCA">
            <w:rPr>
              <w:lang w:val="en-GB"/>
            </w:rPr>
            <w:delText>E</w:delText>
          </w:r>
        </w:del>
      </w:ins>
      <w:ins w:id="92" w:author="Jacob Thøgersen" w:date="2020-04-20T10:00:00Z">
        <w:del w:id="93" w:author="Esben Kran Christensen" w:date="2020-04-25T12:22:00Z">
          <w:r w:rsidR="00737D20" w:rsidRPr="00BB7C0A" w:rsidDel="00B94CCA">
            <w:rPr>
              <w:lang w:val="en-GB"/>
            </w:rPr>
            <w:delText>mma</w:delText>
          </w:r>
        </w:del>
      </w:ins>
      <w:del w:id="94" w:author="Esben Kran Christensen" w:date="2020-04-25T12:22:00Z">
        <w:r w:rsidR="00093316" w:rsidRPr="00BB7C0A" w:rsidDel="00B94CCA">
          <w:rPr>
            <w:lang w:val="en-GB"/>
          </w:rPr>
          <w:delText xml:space="preserve"> exceeds current validation methods in both </w:delText>
        </w:r>
        <w:commentRangeStart w:id="95"/>
        <w:r w:rsidR="00093316" w:rsidRPr="00BB7C0A" w:rsidDel="00B94CCA">
          <w:rPr>
            <w:lang w:val="en-GB"/>
          </w:rPr>
          <w:delText>complexity and quality</w:delText>
        </w:r>
      </w:del>
      <w:ins w:id="96" w:author="Jacob Thøgersen" w:date="2020-04-20T09:59:00Z">
        <w:del w:id="97" w:author="Esben Kran Christensen" w:date="2020-04-25T12:22:00Z">
          <w:r w:rsidR="00737D20" w:rsidRPr="00BB7C0A" w:rsidDel="00B94CCA">
            <w:rPr>
              <w:lang w:val="en-GB"/>
            </w:rPr>
            <w:delText>.</w:delText>
          </w:r>
        </w:del>
      </w:ins>
      <w:del w:id="98" w:author="Esben Kran Christensen" w:date="2020-04-25T12:22:00Z">
        <w:r w:rsidR="00093316" w:rsidRPr="00BB7C0A" w:rsidDel="00B94CCA">
          <w:rPr>
            <w:lang w:val="en-GB"/>
          </w:rPr>
          <w:delText xml:space="preserve">, </w:delText>
        </w:r>
      </w:del>
      <w:ins w:id="99" w:author="Jacob Thøgersen" w:date="2020-04-20T09:59:00Z">
        <w:del w:id="100" w:author="Esben Kran Christensen" w:date="2020-04-25T12:22:00Z">
          <w:r w:rsidR="00737D20" w:rsidRPr="00BB7C0A" w:rsidDel="00B94CCA">
            <w:rPr>
              <w:lang w:val="en-GB"/>
            </w:rPr>
            <w:delText xml:space="preserve">It was </w:delText>
          </w:r>
        </w:del>
      </w:ins>
      <w:del w:id="101" w:author="Esben Kran Christensen" w:date="2020-04-25T12:22:00Z">
        <w:r w:rsidR="00093316" w:rsidRPr="00BB7C0A" w:rsidDel="00B94CCA">
          <w:rPr>
            <w:lang w:val="en-GB"/>
          </w:rPr>
          <w:delText xml:space="preserve">created with a proprietary </w:delText>
        </w:r>
        <w:commentRangeEnd w:id="95"/>
        <w:r w:rsidDel="00B94CCA">
          <w:rPr>
            <w:rStyle w:val="CommentReference"/>
          </w:rPr>
          <w:commentReference w:id="95"/>
        </w:r>
        <w:commentRangeStart w:id="102"/>
        <w:r w:rsidR="00093316" w:rsidRPr="00BB7C0A" w:rsidDel="00B94CCA">
          <w:rPr>
            <w:lang w:val="en-GB"/>
          </w:rPr>
          <w:delText xml:space="preserve">adaptive tool </w:delText>
        </w:r>
        <w:commentRangeEnd w:id="102"/>
        <w:r w:rsidR="00737D20" w:rsidDel="00B94CCA">
          <w:rPr>
            <w:rStyle w:val="CommentReference"/>
          </w:rPr>
          <w:commentReference w:id="102"/>
        </w:r>
        <w:r w:rsidR="00093316" w:rsidRPr="00BB7C0A" w:rsidDel="00B94CCA">
          <w:rPr>
            <w:lang w:val="en-GB"/>
          </w:rPr>
          <w:delText xml:space="preserve">for supervised machine learning data collection utilizing a citizen science approach. </w:delText>
        </w:r>
        <w:r w:rsidR="004A08C9" w:rsidRPr="00BB7C0A" w:rsidDel="00B94CCA">
          <w:rPr>
            <w:lang w:val="en-GB"/>
          </w:rPr>
          <w:delText>Emma</w:delText>
        </w:r>
        <w:r w:rsidR="00093316" w:rsidRPr="00BB7C0A" w:rsidDel="00B94CCA">
          <w:rPr>
            <w:lang w:val="en-GB"/>
          </w:rPr>
          <w:delText xml:space="preserve"> </w:delText>
        </w:r>
        <w:r w:rsidR="00060E25" w:rsidRPr="00BB7C0A" w:rsidDel="00B94CCA">
          <w:rPr>
            <w:lang w:val="en-GB"/>
          </w:rPr>
          <w:delText xml:space="preserve">consists of </w:delText>
        </w:r>
        <w:r w:rsidR="00093316" w:rsidRPr="00BB7C0A" w:rsidDel="00B94CCA">
          <w:rPr>
            <w:lang w:val="en-GB"/>
          </w:rPr>
          <w:delText xml:space="preserve">sentences scored in a four-dimensional emotional circumplex space </w:delText>
        </w:r>
        <w:r w:rsidR="00EC0309" w:rsidRPr="00BB7C0A" w:rsidDel="00B94CCA">
          <w:rPr>
            <w:lang w:val="en-GB"/>
          </w:rPr>
          <w:delText xml:space="preserve">by </w:delText>
        </w:r>
        <w:r w:rsidR="00DB2EDD" w:rsidRPr="00BB7C0A" w:rsidDel="00B94CCA">
          <w:rPr>
            <w:lang w:val="en-GB"/>
          </w:rPr>
          <w:delText xml:space="preserve">30 </w:delText>
        </w:r>
        <w:r w:rsidR="00060E25" w:rsidRPr="00BB7C0A" w:rsidDel="00B94CCA">
          <w:rPr>
            <w:lang w:val="en-GB"/>
          </w:rPr>
          <w:delText>coders with a wide demographic representation</w:delText>
        </w:r>
      </w:del>
      <w:ins w:id="103" w:author="Jacob Thøgersen" w:date="2020-04-20T10:00:00Z">
        <w:del w:id="104" w:author="Esben Kran Christensen" w:date="2020-04-25T12:22:00Z">
          <w:r w:rsidR="00737D20" w:rsidRPr="00BB7C0A" w:rsidDel="00B94CCA">
            <w:rPr>
              <w:lang w:val="en-GB"/>
            </w:rPr>
            <w:delText>. This</w:delText>
          </w:r>
        </w:del>
      </w:ins>
      <w:del w:id="105" w:author="Esben Kran Christensen" w:date="2020-04-25T12:22:00Z">
        <w:r w:rsidR="00060E25" w:rsidRPr="00BB7C0A" w:rsidDel="00B94CCA">
          <w:rPr>
            <w:lang w:val="en-GB"/>
          </w:rPr>
          <w:delText xml:space="preserve"> </w:delText>
        </w:r>
        <w:r w:rsidR="00093316" w:rsidRPr="00BB7C0A" w:rsidDel="00B94CCA">
          <w:rPr>
            <w:lang w:val="en-GB"/>
          </w:rPr>
          <w:delText>that allows for future multidimensional, fine-grained machine learning-based Danish SA. We also publish Emma and SentidaV2 optimized for Python on GitHub.</w:delText>
        </w:r>
      </w:del>
    </w:p>
    <w:p w14:paraId="0201A9DD" w14:textId="00566B4C" w:rsidR="00093316" w:rsidRPr="00BB7C0A" w:rsidRDefault="00093316" w:rsidP="00A968DF">
      <w:pPr>
        <w:rPr>
          <w:lang w:val="en-GB"/>
        </w:rPr>
      </w:pPr>
      <w:r w:rsidRPr="00BB7C0A">
        <w:rPr>
          <w:b/>
          <w:lang w:val="en-GB"/>
        </w:rPr>
        <w:t xml:space="preserve">Keywords: </w:t>
      </w:r>
      <w:r w:rsidRPr="00BB7C0A">
        <w:rPr>
          <w:lang w:val="en-GB"/>
        </w:rPr>
        <w:t>Sentiment Analysis, Danish NLP, Computational Linguistics, Dataset</w:t>
      </w:r>
      <w:r w:rsidR="00676567" w:rsidRPr="00BB7C0A">
        <w:rPr>
          <w:lang w:val="en-GB"/>
        </w:rPr>
        <w:t>, Open Science</w:t>
      </w:r>
    </w:p>
    <w:p w14:paraId="3B0173C9" w14:textId="14B492CF" w:rsidR="0036317A" w:rsidRPr="0036317A" w:rsidRDefault="0D6D3865" w:rsidP="00994B8A">
      <w:pPr>
        <w:pStyle w:val="Heading1"/>
      </w:pPr>
      <w:bookmarkStart w:id="106" w:name="_Toc33298920"/>
      <w:bookmarkStart w:id="107" w:name="_Toc34300578"/>
      <w:r>
        <w:t>Introduction</w:t>
      </w:r>
      <w:bookmarkEnd w:id="106"/>
      <w:bookmarkEnd w:id="107"/>
    </w:p>
    <w:p w14:paraId="558B3593" w14:textId="3A5AD631" w:rsidR="00793DF9" w:rsidRPr="00BB7C0A" w:rsidRDefault="0D6D3865" w:rsidP="00A968DF">
      <w:pPr>
        <w:rPr>
          <w:lang w:val="en-GB"/>
        </w:rPr>
      </w:pPr>
      <w:commentRangeStart w:id="108"/>
      <w:r w:rsidRPr="77A20037">
        <w:rPr>
          <w:lang w:val="en-GB"/>
        </w:rPr>
        <w:t>In order to discover new patterns</w:t>
      </w:r>
      <w:r w:rsidR="00737D20" w:rsidRPr="77A20037">
        <w:rPr>
          <w:lang w:val="en-GB"/>
        </w:rPr>
        <w:t xml:space="preserve"> and</w:t>
      </w:r>
      <w:r w:rsidRPr="77A20037">
        <w:rPr>
          <w:lang w:val="en-GB"/>
        </w:rPr>
        <w:t xml:space="preserve"> trends and make predictions in the ever-growing amount of information available to us in the digital age, we need new tools for analysing this information. </w:t>
      </w:r>
      <w:ins w:id="109" w:author="Esben Kran Christensen" w:date="2020-04-25T12:45:00Z">
        <w:r w:rsidR="00AD7855" w:rsidRPr="77A20037">
          <w:rPr>
            <w:lang w:val="en-GB"/>
          </w:rPr>
          <w:t xml:space="preserve">Computers have proven remarkably efficient in processing data and discovering patterns. </w:t>
        </w:r>
        <w:r w:rsidR="00AD7855" w:rsidRPr="77A20037">
          <w:rPr>
            <w:lang w:val="en-GB"/>
            <w:rPrChange w:id="110" w:author="Esben Kran Christensen" w:date="2020-04-25T12:45:00Z">
              <w:rPr/>
            </w:rPrChange>
          </w:rPr>
          <w:t>A problem, however, is that</w:t>
        </w:r>
        <w:r w:rsidR="00AD7855" w:rsidRPr="77A20037">
          <w:rPr>
            <w:lang w:val="en-GB"/>
          </w:rPr>
          <w:t xml:space="preserve"> </w:t>
        </w:r>
      </w:ins>
      <w:del w:id="111" w:author="Esben Kran Christensen" w:date="2020-04-25T12:45:00Z">
        <w:r w:rsidRPr="77A20037" w:rsidDel="0D6D3865">
          <w:rPr>
            <w:lang w:val="en-GB"/>
          </w:rPr>
          <w:delText xml:space="preserve">A </w:delText>
        </w:r>
      </w:del>
      <w:ins w:id="112" w:author="Esben Kran Christensen" w:date="2020-04-25T12:45:00Z">
        <w:r w:rsidR="00BD20AC" w:rsidRPr="77A20037">
          <w:rPr>
            <w:lang w:val="en-GB"/>
          </w:rPr>
          <w:t xml:space="preserve">a </w:t>
        </w:r>
      </w:ins>
      <w:r w:rsidRPr="77A20037">
        <w:rPr>
          <w:lang w:val="en-GB"/>
        </w:rPr>
        <w:t xml:space="preserve">considerable part of the information is encrypted in a complex and notoriously difficult to decipher format called ‘language’, and each language needs its own set of tools for computational analysis. </w:t>
      </w:r>
      <w:commentRangeEnd w:id="108"/>
      <w:r>
        <w:rPr>
          <w:rStyle w:val="CommentReference"/>
        </w:rPr>
        <w:commentReference w:id="108"/>
      </w:r>
      <w:r w:rsidRPr="77A20037">
        <w:rPr>
          <w:lang w:val="en-GB"/>
        </w:rPr>
        <w:t xml:space="preserve">We currently have </w:t>
      </w:r>
      <w:ins w:id="113" w:author="Esben Kran Christensen" w:date="2020-04-25T11:27:00Z">
        <w:r w:rsidR="4915E584" w:rsidRPr="77A20037">
          <w:rPr>
            <w:lang w:val="en-GB"/>
          </w:rPr>
          <w:t xml:space="preserve">sentiment </w:t>
        </w:r>
      </w:ins>
      <w:r w:rsidRPr="77A20037">
        <w:rPr>
          <w:lang w:val="en-GB"/>
        </w:rPr>
        <w:t xml:space="preserve">tools that can assess the </w:t>
      </w:r>
      <w:commentRangeStart w:id="114"/>
      <w:del w:id="115" w:author="Esben Kran Christensen" w:date="2020-04-25T12:47:00Z">
        <w:r w:rsidRPr="77A20037" w:rsidDel="0D6D3865">
          <w:rPr>
            <w:lang w:val="en-GB"/>
          </w:rPr>
          <w:delText xml:space="preserve">sentiment </w:delText>
        </w:r>
      </w:del>
      <w:ins w:id="116" w:author="Esben Kran Christensen" w:date="2020-04-25T12:47:00Z">
        <w:r w:rsidR="002043A8" w:rsidRPr="77A20037">
          <w:rPr>
            <w:lang w:val="en-GB"/>
          </w:rPr>
          <w:t>positivity of</w:t>
        </w:r>
      </w:ins>
      <w:del w:id="117" w:author="Esben Kran Christensen" w:date="2020-04-25T12:47:00Z">
        <w:r w:rsidRPr="77A20037" w:rsidDel="0D6D3865">
          <w:rPr>
            <w:lang w:val="en-GB"/>
          </w:rPr>
          <w:delText>in</w:delText>
        </w:r>
      </w:del>
      <w:r w:rsidRPr="77A20037">
        <w:rPr>
          <w:lang w:val="en-GB"/>
        </w:rPr>
        <w:t xml:space="preserve"> text</w:t>
      </w:r>
      <w:ins w:id="118" w:author="Esben Kran Christensen" w:date="2020-04-25T12:47:00Z">
        <w:r w:rsidR="002043A8" w:rsidRPr="77A20037">
          <w:rPr>
            <w:lang w:val="en-GB"/>
          </w:rPr>
          <w:t>s</w:t>
        </w:r>
      </w:ins>
      <w:r w:rsidRPr="77A20037">
        <w:rPr>
          <w:lang w:val="en-GB"/>
        </w:rPr>
        <w:t xml:space="preserve"> for Danish</w:t>
      </w:r>
      <w:ins w:id="119" w:author="Esben Kran Christensen" w:date="2020-04-25T11:28:00Z">
        <w:r w:rsidR="31C17E2C" w:rsidRPr="77A20037">
          <w:rPr>
            <w:lang w:val="en-GB"/>
          </w:rPr>
          <w:t xml:space="preserve">. </w:t>
        </w:r>
      </w:ins>
      <w:commentRangeEnd w:id="114"/>
      <w:r>
        <w:rPr>
          <w:rStyle w:val="CommentReference"/>
        </w:rPr>
        <w:commentReference w:id="114"/>
      </w:r>
      <w:ins w:id="120" w:author="Jacob Thøgersen" w:date="2020-04-20T10:08:00Z">
        <w:del w:id="121" w:author="Esben Kran Christensen" w:date="2020-04-25T12:47:00Z">
          <w:r w:rsidRPr="77A20037" w:rsidDel="00737D20">
            <w:rPr>
              <w:lang w:val="en-GB"/>
            </w:rPr>
            <w:delText>.</w:delText>
          </w:r>
        </w:del>
      </w:ins>
      <w:del w:id="122" w:author="Esben Kran Christensen" w:date="2020-04-25T11:28:00Z">
        <w:r w:rsidRPr="77A20037" w:rsidDel="0D6D3865">
          <w:rPr>
            <w:lang w:val="en-GB"/>
          </w:rPr>
          <w:delText xml:space="preserve"> </w:delText>
        </w:r>
        <w:r w:rsidRPr="77A20037" w:rsidDel="009D37CB">
          <w:rPr>
            <w:lang w:val="en-GB"/>
          </w:rPr>
          <w:delText>T</w:delText>
        </w:r>
      </w:del>
      <w:ins w:id="123" w:author="Esben Kran Christensen" w:date="2020-04-25T11:28:00Z">
        <w:r w:rsidR="2A0450DE" w:rsidRPr="77A20037">
          <w:rPr>
            <w:lang w:val="en-GB"/>
          </w:rPr>
          <w:t>T</w:t>
        </w:r>
      </w:ins>
      <w:r w:rsidRPr="77A20037">
        <w:rPr>
          <w:lang w:val="en-GB"/>
        </w:rPr>
        <w:t xml:space="preserve">hese tools can </w:t>
      </w:r>
      <w:r w:rsidR="009D37CB" w:rsidRPr="77A20037">
        <w:rPr>
          <w:lang w:val="en-GB"/>
        </w:rPr>
        <w:t xml:space="preserve">be improved, </w:t>
      </w:r>
      <w:r w:rsidRPr="77A20037">
        <w:rPr>
          <w:lang w:val="en-GB"/>
        </w:rPr>
        <w:t xml:space="preserve">not only to better match international </w:t>
      </w:r>
      <w:del w:id="124" w:author="Esben Kran Christensen" w:date="2020-04-25T12:46:00Z">
        <w:r w:rsidRPr="77A20037" w:rsidDel="0D6D3865">
          <w:rPr>
            <w:lang w:val="en-GB"/>
          </w:rPr>
          <w:delText>standards</w:delText>
        </w:r>
        <w:r w:rsidRPr="77A20037" w:rsidDel="009D37CB">
          <w:rPr>
            <w:lang w:val="en-GB"/>
          </w:rPr>
          <w:delText>;</w:delText>
        </w:r>
        <w:r w:rsidRPr="77A20037" w:rsidDel="0D6D3865">
          <w:rPr>
            <w:lang w:val="en-GB"/>
          </w:rPr>
          <w:delText>,</w:delText>
        </w:r>
      </w:del>
      <w:ins w:id="125" w:author="Esben Kran Christensen" w:date="2020-04-25T12:46:00Z">
        <w:r w:rsidR="00BD20AC" w:rsidRPr="77A20037">
          <w:rPr>
            <w:lang w:val="en-GB"/>
          </w:rPr>
          <w:t>standards;</w:t>
        </w:r>
      </w:ins>
      <w:r w:rsidR="009D37CB" w:rsidRPr="77A20037">
        <w:rPr>
          <w:lang w:val="en-GB"/>
        </w:rPr>
        <w:t xml:space="preserve"> they</w:t>
      </w:r>
      <w:r w:rsidRPr="77A20037">
        <w:rPr>
          <w:lang w:val="en-GB"/>
        </w:rPr>
        <w:t xml:space="preserve"> can also be expanded so they are able to assess the complex range of emotions that people </w:t>
      </w:r>
      <w:del w:id="126" w:author="Esben Kran Christensen" w:date="2020-04-25T12:47:00Z">
        <w:r w:rsidRPr="77A20037" w:rsidDel="0D6D3865">
          <w:rPr>
            <w:lang w:val="en-GB"/>
          </w:rPr>
          <w:delText xml:space="preserve">are able to </w:delText>
        </w:r>
      </w:del>
      <w:commentRangeStart w:id="127"/>
      <w:del w:id="128" w:author="Esben Kran Christensen" w:date="2020-04-25T12:46:00Z">
        <w:r w:rsidRPr="77A20037" w:rsidDel="0D6D3865">
          <w:rPr>
            <w:lang w:val="en-GB"/>
          </w:rPr>
          <w:delText xml:space="preserve">experience and </w:delText>
        </w:r>
      </w:del>
      <w:commentRangeEnd w:id="127"/>
      <w:r>
        <w:rPr>
          <w:rStyle w:val="CommentReference"/>
        </w:rPr>
        <w:commentReference w:id="127"/>
      </w:r>
      <w:r w:rsidRPr="77A20037">
        <w:rPr>
          <w:lang w:val="en-GB"/>
        </w:rPr>
        <w:t xml:space="preserve">express in written language. This paper seeks to further develop </w:t>
      </w:r>
      <w:del w:id="129" w:author="Esben Kran Christensen" w:date="2020-04-25T12:50:00Z">
        <w:r w:rsidRPr="77A20037" w:rsidDel="0D6D3865">
          <w:rPr>
            <w:lang w:val="en-GB"/>
          </w:rPr>
          <w:delText xml:space="preserve">the tools available in </w:delText>
        </w:r>
      </w:del>
      <w:r w:rsidRPr="77A20037">
        <w:rPr>
          <w:lang w:val="en-GB"/>
        </w:rPr>
        <w:t>the field of Danish computational linguistics</w:t>
      </w:r>
      <w:ins w:id="130" w:author="Esben Kran Christensen" w:date="2020-04-25T11:28:00Z">
        <w:r w:rsidR="312B3E7D" w:rsidRPr="77A20037">
          <w:rPr>
            <w:lang w:val="en-GB"/>
          </w:rPr>
          <w:t xml:space="preserve"> in this aspect</w:t>
        </w:r>
      </w:ins>
      <w:r w:rsidRPr="77A20037">
        <w:rPr>
          <w:lang w:val="en-GB"/>
        </w:rPr>
        <w:t>.</w:t>
      </w:r>
    </w:p>
    <w:p w14:paraId="45B98AD3" w14:textId="3697C181" w:rsidR="00471F64" w:rsidRPr="00BB7C0A" w:rsidRDefault="00793DF9" w:rsidP="77A20037">
      <w:pPr>
        <w:rPr>
          <w:ins w:id="131" w:author="Esben Kran Christensen" w:date="2020-04-25T11:32:00Z"/>
          <w:lang w:val="en-GB"/>
        </w:rPr>
      </w:pPr>
      <w:commentRangeStart w:id="132"/>
      <w:r w:rsidRPr="77A20037">
        <w:rPr>
          <w:lang w:val="en-GB"/>
        </w:rPr>
        <w:lastRenderedPageBreak/>
        <w:t xml:space="preserve">How can the current state-of-the-art in Danish sentiment analysis </w:t>
      </w:r>
      <w:r w:rsidR="009D37CB" w:rsidRPr="77A20037">
        <w:rPr>
          <w:lang w:val="en-GB"/>
        </w:rPr>
        <w:t xml:space="preserve">(SA) </w:t>
      </w:r>
      <w:r w:rsidRPr="77A20037">
        <w:rPr>
          <w:lang w:val="en-GB"/>
        </w:rPr>
        <w:t xml:space="preserve">be improved? </w:t>
      </w:r>
      <w:ins w:id="133" w:author="Esben Kran Christensen" w:date="2020-04-25T11:25:00Z">
        <w:r w:rsidR="1D6F7762" w:rsidRPr="77A20037">
          <w:rPr>
            <w:lang w:val="en-GB"/>
          </w:rPr>
          <w:t xml:space="preserve">The </w:t>
        </w:r>
      </w:ins>
      <w:ins w:id="134" w:author="Esben Kran Christensen" w:date="2020-04-25T12:52:00Z">
        <w:r w:rsidR="00F425AE" w:rsidRPr="77A20037">
          <w:rPr>
            <w:lang w:val="en-GB"/>
          </w:rPr>
          <w:t>paper attempt</w:t>
        </w:r>
      </w:ins>
      <w:ins w:id="135" w:author="Esben Kran Christensen" w:date="2020-04-25T12:53:00Z">
        <w:r w:rsidR="00F425AE" w:rsidRPr="77A20037">
          <w:rPr>
            <w:lang w:val="en-GB"/>
          </w:rPr>
          <w:t>s</w:t>
        </w:r>
      </w:ins>
      <w:ins w:id="136" w:author="Esben Kran Christensen" w:date="2020-04-25T12:52:00Z">
        <w:r w:rsidR="00F425AE" w:rsidRPr="77A20037">
          <w:rPr>
            <w:lang w:val="en-GB"/>
          </w:rPr>
          <w:t xml:space="preserve"> to </w:t>
        </w:r>
      </w:ins>
      <w:ins w:id="137" w:author="Esben Kran Christensen" w:date="2020-04-25T12:53:00Z">
        <w:r w:rsidR="00E9122E" w:rsidRPr="77A20037">
          <w:rPr>
            <w:lang w:val="en-GB"/>
          </w:rPr>
          <w:t xml:space="preserve">answer this question </w:t>
        </w:r>
      </w:ins>
      <w:ins w:id="138" w:author="Esben Kran Christensen" w:date="2020-04-25T12:52:00Z">
        <w:r w:rsidR="00F425AE" w:rsidRPr="77A20037">
          <w:rPr>
            <w:lang w:val="en-GB"/>
          </w:rPr>
          <w:t xml:space="preserve">in two ways. First, </w:t>
        </w:r>
      </w:ins>
      <w:ins w:id="139" w:author="Esben Kran Christensen" w:date="2020-04-25T12:54:00Z">
        <w:r w:rsidR="004B22FB" w:rsidRPr="77A20037">
          <w:rPr>
            <w:lang w:val="en-GB"/>
          </w:rPr>
          <w:t xml:space="preserve">by </w:t>
        </w:r>
      </w:ins>
      <w:ins w:id="140" w:author="Esben Kran Christensen" w:date="2020-04-25T11:28:00Z">
        <w:r w:rsidR="5F8DF059" w:rsidRPr="77A20037">
          <w:rPr>
            <w:lang w:val="en-GB"/>
          </w:rPr>
          <w:t xml:space="preserve">introducing </w:t>
        </w:r>
      </w:ins>
      <w:ins w:id="141" w:author="Esben Kran Christensen" w:date="2020-04-25T11:29:00Z">
        <w:r w:rsidR="5F8DF059" w:rsidRPr="77A20037">
          <w:rPr>
            <w:lang w:val="en-GB"/>
          </w:rPr>
          <w:t xml:space="preserve">a dataset of </w:t>
        </w:r>
      </w:ins>
      <w:ins w:id="142" w:author="Esben Kran Christensen" w:date="2020-04-25T12:52:00Z">
        <w:r w:rsidR="00F425AE" w:rsidRPr="77A20037">
          <w:rPr>
            <w:lang w:val="en-GB"/>
          </w:rPr>
          <w:t>sentences scored by human coders on four different emotional dimensions in a dataset called Emma (Emotional Multidimensional Analysis). These dimensions are valence</w:t>
        </w:r>
      </w:ins>
      <w:ins w:id="143" w:author="Esben Kran Christensen" w:date="2020-04-25T12:54:00Z">
        <w:r w:rsidR="001A0999" w:rsidRPr="77A20037">
          <w:rPr>
            <w:lang w:val="en-GB"/>
          </w:rPr>
          <w:t xml:space="preserve"> (positivity)</w:t>
        </w:r>
      </w:ins>
      <w:ins w:id="144" w:author="Esben Kran Christensen" w:date="2020-04-25T12:52:00Z">
        <w:r w:rsidR="00F425AE" w:rsidRPr="77A20037">
          <w:rPr>
            <w:lang w:val="en-GB"/>
          </w:rPr>
          <w:t>, intensity, dominance, and utility and are based on cognitive psychology work throughout the last 65 years</w:t>
        </w:r>
      </w:ins>
      <w:ins w:id="145" w:author="Esben Kran Christensen" w:date="2020-04-25T11:35:00Z">
        <w:r w:rsidR="22643A2D" w:rsidRPr="77A20037">
          <w:rPr>
            <w:lang w:val="en-GB"/>
          </w:rPr>
          <w:t xml:space="preserve"> </w:t>
        </w:r>
        <w:del w:id="146" w:author="Esben Kran Christensen [2]" w:date="2020-04-28T10:32:00Z">
          <w:r w:rsidR="22643A2D" w:rsidRPr="77A20037" w:rsidDel="00C96E3A">
            <w:rPr>
              <w:lang w:val="en-GB"/>
            </w:rPr>
            <w:delText>(</w:delText>
          </w:r>
        </w:del>
      </w:ins>
      <w:ins w:id="147" w:author="Esben Kran Christensen [2]" w:date="2020-04-28T10:31:00Z">
        <w:r w:rsidR="00C96E3A">
          <w:rPr>
            <w:lang w:val="en-GB"/>
          </w:rPr>
          <w:fldChar w:fldCharType="begin"/>
        </w:r>
      </w:ins>
      <w:ins w:id="148" w:author="Esben Kran Christensen [2]" w:date="2020-04-28T10:32:00Z">
        <w:r w:rsidR="00C96E3A">
          <w:rPr>
            <w:lang w:val="en-GB"/>
          </w:rPr>
          <w:instrText xml:space="preserve"> ADDIN ZOTERO_ITEM CSL_CITATION {"citationID":"ri2mtGfi","properties":{"formattedCitation":"(Hepach et al., 2011; Osgood et al., 1957; Russell, 1980; Trnka et al., 2016)","plainCitation":"(Hepach et al., 2011; Osgood et al., 1957; Russell, 1980; Trnka et al., 2016)","noteIndex":0},"citationItems":[{"id":379,"uris":["http://zotero.org/users/5985484/items/6L7X45IS"],"uri":["http://zotero.org/users/5985484/items/6L7X45IS"],"itemData":{"id":379,"type":"article-journal","abstract":"Background and Objectives: Emotion words are mostly characterized along the classic dimensions of arousal and valence. In the current study we sought to complement this characterization by investigating the frequency of emotions in human everyday communication, which may be crucial information for designing new diagnostic or intervention tools to test and improve emotion recognition. Methods: One hundred healthy German individuals were asked to indicate the valence and arousal of 62 emotion words in a questionnaire. Importantly, participants were additionally asked to indicate the frequency with which they experience each emotion themselves and observe it in others. Results: Positive emotions were judged to occur more often than negative emotions in everyday life. The more negatively valenced emotions were rated to be observed more often in others than experienced in one-self. On the other hand more positively valenced emotions were experienced more often in one-self than they were observed in others. Finally, increasing age was associated with a decrease in the frequency of observing an emotion in other people. Limitations: Future studies with larger sample sizes are needed to ascertain if the findings also apply to other cultural and language contexts. Conclusion: These results imply a greater frequency of positive emotions than negative emotions in everyday communication. The finding of such a bias toward positive emotions can guide the selection of emotion words for implementation in socio-emotional intervention tools. Such a selection may represent an effective means for improving social-cognitive functioning in people with respective impairments.","container-title":"Frontiers in Psychology","DOI":"10.3389/fpsyg.2011.00266","ISSN":"1664-1078","journalAbbreviation":"Front Psychol","note":"PMID: 22022317\nPMCID: PMC3196197","source":"PubMed Central","title":"Conceptualizing Emotions Along the Dimensions of Valence, Arousal, and Communicative Frequency – Implications for Social-Cognitive Tests and Training Tools","URL":"https://www.ncbi.nlm.nih.gov/pmc/articles/PMC3196197/","volume":"2","author":[{"family":"Hepach","given":"Robert"},{"family":"Kliemann","given":"Dorit"},{"family":"Grüneisen","given":"Sebastian"},{"family":"Heekeren","given":"Hauke R."},{"family":"Dziobek","given":"Isabel"}],"accessed":{"date-parts":[["2019",11,29]]},"issued":{"date-parts":[["2011",10,18]]}}},{"id":439,"uris":["http://zotero.org/users/5985484/items/5XBMMBVC"],"uri":["http://zotero.org/users/5985484/items/5XBMMBVC"],"itemData":{"id":439,"type":"book","ISBN":"0-252-74539-6","publisher":"University of Illinois press","title":"The measurement of meaning","author":[{"family":"Osgood","given":"Charles Egerton"},{"family":"Suci","given":"George J."},{"family":"Tannenbaum","given":"Percy H."}],"issued":{"date-parts":[["1957"]]}}},{"id":431,"uris":["http://zotero.org/users/5985484/items/XUVYJ4PR"],"uri":["http://zotero.org/users/5985484/items/XUVYJ4PR"],"itemData":{"id":431,"type":"article-journal","abstract":"Factor-analytic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2016 APA, all rights reserved)","container-title":"Journal of Personality and Social Psychology","DOI":"10.1037/h0077714","ISSN":"1939-1315(Electronic),0022-3514(Print)","issue":"6","page":"1161-1178","source":"APA PsycNET","title":"A circumplex model of affect","volume":"39","author":[{"family":"Russell","given":"James A."}],"issued":{"date-parts":[["1980"]]}}},{"id":413,"uris":["http://zotero.org/users/5985484/items/FPH8GUYJ"],"uri":["http://zotero.org/users/5985484/items/FPH8GUYJ"],"itemData":{"id":413,"type":"article-journal","abstract":"The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w:instrText>
        </w:r>
        <w:r w:rsidR="00C96E3A" w:rsidRPr="00C96E3A">
          <w:rPr>
            <w:rPrChange w:id="149" w:author="Esben Kran Christensen" w:date="2020-04-28T10:43:00Z">
              <w:rPr>
                <w:lang w:val="en-GB"/>
              </w:rPr>
            </w:rPrChange>
          </w:rPr>
          <w:instrText xml:space="preserve">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ins>
      <w:r w:rsidR="00C96E3A">
        <w:rPr>
          <w:lang w:val="en-GB"/>
        </w:rPr>
        <w:fldChar w:fldCharType="separate"/>
      </w:r>
      <w:ins w:id="150" w:author="Esben Kran Christensen [2]" w:date="2020-04-28T10:32:00Z">
        <w:r w:rsidR="00C96E3A" w:rsidRPr="0037062A">
          <w:t>(Hepach et al., 2011; Osgood et al., 1957; Russell, 1980; Trnka et al., 2016)</w:t>
        </w:r>
      </w:ins>
      <w:ins w:id="151" w:author="Esben Kran Christensen [2]" w:date="2020-04-28T10:31:00Z">
        <w:r w:rsidR="00C96E3A">
          <w:rPr>
            <w:lang w:val="en-GB"/>
          </w:rPr>
          <w:fldChar w:fldCharType="end"/>
        </w:r>
      </w:ins>
      <w:ins w:id="152" w:author="Esben Kran Christensen" w:date="2020-04-25T11:35:00Z">
        <w:del w:id="153" w:author="Esben Kran Christensen [2]" w:date="2020-04-28T10:28:00Z">
          <w:r w:rsidR="22643A2D" w:rsidRPr="00C96E3A" w:rsidDel="00C96E3A">
            <w:rPr>
              <w:rPrChange w:id="154" w:author="Esben Kran Christensen" w:date="2020-04-28T10:43:00Z">
                <w:rPr>
                  <w:lang w:val="en-GB"/>
                </w:rPr>
              </w:rPrChange>
            </w:rPr>
            <w:delText>REF</w:delText>
          </w:r>
        </w:del>
        <w:del w:id="155" w:author="Esben Kran Christensen [2]" w:date="2020-04-28T10:32:00Z">
          <w:r w:rsidR="22643A2D" w:rsidRPr="00C96E3A" w:rsidDel="00C96E3A">
            <w:rPr>
              <w:rPrChange w:id="156" w:author="Esben Kran Christensen" w:date="2020-04-28T10:43:00Z">
                <w:rPr>
                  <w:lang w:val="en-GB"/>
                </w:rPr>
              </w:rPrChange>
            </w:rPr>
            <w:delText>)</w:delText>
          </w:r>
        </w:del>
      </w:ins>
      <w:ins w:id="157" w:author="Esben Kran Christensen" w:date="2020-04-25T12:52:00Z">
        <w:r w:rsidR="00F425AE" w:rsidRPr="00C96E3A">
          <w:rPr>
            <w:rPrChange w:id="158" w:author="Esben Kran Christensen" w:date="2020-04-28T10:43:00Z">
              <w:rPr>
                <w:lang w:val="en-GB"/>
              </w:rPr>
            </w:rPrChange>
          </w:rPr>
          <w:t xml:space="preserve">. </w:t>
        </w:r>
        <w:r w:rsidR="00F425AE" w:rsidRPr="77A20037">
          <w:rPr>
            <w:lang w:val="en-GB"/>
          </w:rPr>
          <w:t>Second</w:t>
        </w:r>
      </w:ins>
      <w:ins w:id="159" w:author="Esben Kran Christensen" w:date="2020-04-25T11:32:00Z">
        <w:r w:rsidR="4A62AE55" w:rsidRPr="77A20037">
          <w:rPr>
            <w:lang w:val="en-GB"/>
          </w:rPr>
          <w:t>ly</w:t>
        </w:r>
      </w:ins>
      <w:ins w:id="160" w:author="Esben Kran Christensen" w:date="2020-04-25T12:52:00Z">
        <w:r w:rsidR="00F425AE" w:rsidRPr="77A20037">
          <w:rPr>
            <w:lang w:val="en-GB"/>
          </w:rPr>
          <w:t xml:space="preserve">, we further develop the current tool Sentida </w:t>
        </w:r>
      </w:ins>
      <w:ins w:id="161" w:author="Esben Kran Christensen [2]" w:date="2020-04-28T10:32:00Z">
        <w:r w:rsidR="00C96E3A">
          <w:rPr>
            <w:lang w:val="en-GB"/>
          </w:rPr>
          <w:fldChar w:fldCharType="begin"/>
        </w:r>
        <w:r w:rsidR="00C96E3A">
          <w:rPr>
            <w:lang w:val="en-GB"/>
          </w:rPr>
          <w:instrText xml:space="preserve"> ADDIN ZOTERO_ITEM CSL_CITATION {"citationID":"RyY3ukyb","properties":{"formattedCitation":"(Lauridsen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ins>
      <w:r w:rsidR="00C96E3A">
        <w:rPr>
          <w:lang w:val="en-GB"/>
        </w:rPr>
        <w:fldChar w:fldCharType="separate"/>
      </w:r>
      <w:ins w:id="162" w:author="Esben Kran Christensen [2]" w:date="2020-04-28T10:32:00Z">
        <w:r w:rsidR="00C96E3A" w:rsidRPr="00C96E3A">
          <w:rPr>
            <w:lang w:val="en-GB"/>
            <w:rPrChange w:id="163" w:author="Esben Kran Christensen" w:date="2020-04-28T10:32:00Z">
              <w:rPr/>
            </w:rPrChange>
          </w:rPr>
          <w:t>(Lauridsen et al., 2019)</w:t>
        </w:r>
        <w:r w:rsidR="00C96E3A">
          <w:rPr>
            <w:lang w:val="en-GB"/>
          </w:rPr>
          <w:fldChar w:fldCharType="end"/>
        </w:r>
      </w:ins>
      <w:ins w:id="164" w:author="Esben Kran Christensen" w:date="2020-04-25T11:35:00Z">
        <w:del w:id="165" w:author="Esben Kran Christensen [2]" w:date="2020-04-28T10:32:00Z">
          <w:r w:rsidR="728E2760" w:rsidRPr="77A20037" w:rsidDel="00C96E3A">
            <w:rPr>
              <w:lang w:val="en-GB"/>
            </w:rPr>
            <w:delText>(REF)</w:delText>
          </w:r>
        </w:del>
        <w:r w:rsidR="728E2760" w:rsidRPr="77A20037">
          <w:rPr>
            <w:lang w:val="en-GB"/>
          </w:rPr>
          <w:t xml:space="preserve"> </w:t>
        </w:r>
      </w:ins>
      <w:ins w:id="166" w:author="Esben Kran Christensen" w:date="2020-04-25T12:52:00Z">
        <w:r w:rsidR="00F425AE" w:rsidRPr="77A20037">
          <w:rPr>
            <w:lang w:val="en-GB"/>
          </w:rPr>
          <w:t xml:space="preserve">which was originally developed to score the first dimension of Emma, valence, in text. Valence is the amount of positivity in a text. </w:t>
        </w:r>
      </w:ins>
      <w:ins w:id="167" w:author="Esben Kran Christensen" w:date="2020-04-25T11:33:00Z">
        <w:r w:rsidR="10076F7F" w:rsidRPr="77A20037">
          <w:rPr>
            <w:lang w:val="en-GB"/>
          </w:rPr>
          <w:t>Sentida currently stands as the state-of-the-art of Danish SA</w:t>
        </w:r>
      </w:ins>
      <w:ins w:id="168" w:author="Esben Kran Christensen" w:date="2020-04-25T11:34:00Z">
        <w:r w:rsidR="4503BC0C" w:rsidRPr="77A20037">
          <w:rPr>
            <w:lang w:val="en-GB"/>
          </w:rPr>
          <w:t>. T</w:t>
        </w:r>
      </w:ins>
      <w:ins w:id="169" w:author="Esben Kran Christensen" w:date="2020-04-25T11:33:00Z">
        <w:r w:rsidR="10076F7F" w:rsidRPr="77A20037">
          <w:rPr>
            <w:lang w:val="en-GB"/>
          </w:rPr>
          <w:t>he improvements introduced in this paper focuses on a higher syntactical and semantic awareness</w:t>
        </w:r>
      </w:ins>
      <w:ins w:id="170" w:author="Esben Kran Christensen" w:date="2020-04-25T11:34:00Z">
        <w:r w:rsidR="66CF6F9B" w:rsidRPr="77A20037">
          <w:rPr>
            <w:lang w:val="en-GB"/>
          </w:rPr>
          <w:t xml:space="preserve"> to increase the accuracy.</w:t>
        </w:r>
      </w:ins>
    </w:p>
    <w:p w14:paraId="0ABA7E91" w14:textId="44185641" w:rsidR="00471F64" w:rsidRPr="00BB7C0A" w:rsidRDefault="00793DF9" w:rsidP="00A968DF">
      <w:pPr>
        <w:rPr>
          <w:del w:id="171" w:author="Esben Kran Christensen" w:date="2020-04-25T11:35:00Z"/>
          <w:lang w:val="en-GB"/>
        </w:rPr>
      </w:pPr>
      <w:del w:id="172" w:author="Esben Kran Christensen" w:date="2020-04-25T11:35:00Z">
        <w:r w:rsidRPr="77A20037" w:rsidDel="00793DF9">
          <w:rPr>
            <w:lang w:val="en-GB"/>
          </w:rPr>
          <w:delText xml:space="preserve">This paper proposes that the </w:delText>
        </w:r>
        <w:commentRangeStart w:id="173"/>
        <w:r w:rsidRPr="77A20037" w:rsidDel="00793DF9">
          <w:rPr>
            <w:lang w:val="en-GB"/>
          </w:rPr>
          <w:delText xml:space="preserve">sentiment scoring accuracy </w:delText>
        </w:r>
      </w:del>
      <w:commentRangeEnd w:id="173"/>
      <w:r>
        <w:rPr>
          <w:rStyle w:val="CommentReference"/>
        </w:rPr>
        <w:commentReference w:id="173"/>
      </w:r>
      <w:del w:id="174" w:author="Esben Kran Christensen" w:date="2020-04-25T11:35:00Z">
        <w:r w:rsidRPr="77A20037" w:rsidDel="00793DF9">
          <w:rPr>
            <w:lang w:val="en-GB"/>
          </w:rPr>
          <w:delText xml:space="preserve">can be increased through higher syntactical and semantic awareness </w:delText>
        </w:r>
      </w:del>
      <w:del w:id="175" w:author="Jacob Thøgersen" w:date="2020-04-20T10:13:00Z">
        <w:r w:rsidRPr="77A20037" w:rsidDel="00793DF9">
          <w:rPr>
            <w:lang w:val="en-GB"/>
          </w:rPr>
          <w:delText xml:space="preserve">in </w:delText>
        </w:r>
      </w:del>
      <w:ins w:id="176" w:author="Jacob Thøgersen" w:date="2020-04-20T10:13:00Z">
        <w:del w:id="177" w:author="Esben Kran Christensen" w:date="2020-04-25T11:35:00Z">
          <w:r w:rsidRPr="77A20037" w:rsidDel="009D37CB">
            <w:rPr>
              <w:lang w:val="en-GB"/>
            </w:rPr>
            <w:delText xml:space="preserve">than what was included in </w:delText>
          </w:r>
        </w:del>
      </w:ins>
      <w:commentRangeStart w:id="178"/>
      <w:del w:id="179" w:author="Esben Kran Christensen" w:date="2020-04-25T11:35:00Z">
        <w:r w:rsidRPr="77A20037" w:rsidDel="00793DF9">
          <w:rPr>
            <w:lang w:val="en-GB"/>
          </w:rPr>
          <w:delText>SENTIDA</w:delText>
        </w:r>
      </w:del>
      <w:commentRangeEnd w:id="178"/>
      <w:r>
        <w:rPr>
          <w:rStyle w:val="CommentReference"/>
        </w:rPr>
        <w:commentReference w:id="178"/>
      </w:r>
      <w:del w:id="180" w:author="Esben Kran Christensen" w:date="2020-04-25T11:35:00Z">
        <w:r w:rsidRPr="77A20037" w:rsidDel="00793DF9">
          <w:rPr>
            <w:lang w:val="en-GB"/>
          </w:rPr>
          <w:delText xml:space="preserve"> </w:delText>
        </w:r>
      </w:del>
      <w:ins w:id="181" w:author="Jacob Thøgersen" w:date="2020-04-20T10:14:00Z">
        <w:del w:id="182" w:author="Esben Kran Christensen" w:date="2020-04-25T11:35:00Z">
          <w:r w:rsidRPr="77A20037" w:rsidDel="009D37CB">
            <w:rPr>
              <w:lang w:val="en-GB"/>
            </w:rPr>
            <w:delText>(ref.) which stands as a current state-of-the-art of Danish SA</w:delText>
          </w:r>
        </w:del>
      </w:ins>
      <w:ins w:id="183" w:author="Jacob Thøgersen" w:date="2020-04-20T10:15:00Z">
        <w:del w:id="184" w:author="Esben Kran Christensen" w:date="2020-04-25T11:35:00Z">
          <w:r w:rsidRPr="77A20037" w:rsidDel="009D37CB">
            <w:rPr>
              <w:lang w:val="en-GB"/>
            </w:rPr>
            <w:delText xml:space="preserve">. Furthermore </w:delText>
          </w:r>
        </w:del>
      </w:ins>
      <w:del w:id="185" w:author="Esben Kran Christensen" w:date="2020-04-25T11:35:00Z">
        <w:r w:rsidRPr="77A20037" w:rsidDel="00793DF9">
          <w:rPr>
            <w:lang w:val="en-GB"/>
          </w:rPr>
          <w:delText xml:space="preserve">and that by </w:delText>
        </w:r>
      </w:del>
      <w:ins w:id="186" w:author="Jacob Thøgersen" w:date="2020-04-20T10:15:00Z">
        <w:del w:id="187" w:author="Esben Kran Christensen" w:date="2020-04-25T11:35:00Z">
          <w:r w:rsidRPr="77A20037" w:rsidDel="009D37CB">
            <w:rPr>
              <w:lang w:val="en-GB"/>
            </w:rPr>
            <w:delText xml:space="preserve">we propose that </w:delText>
          </w:r>
        </w:del>
      </w:ins>
      <w:del w:id="188" w:author="Esben Kran Christensen" w:date="2020-04-25T11:35:00Z">
        <w:r w:rsidRPr="77A20037" w:rsidDel="00793DF9">
          <w:rPr>
            <w:lang w:val="en-GB"/>
          </w:rPr>
          <w:delText xml:space="preserve">creating a new, coded validation dataset for SA, </w:delText>
        </w:r>
      </w:del>
      <w:ins w:id="189" w:author="Jacob Thøgersen" w:date="2020-04-20T10:18:00Z">
        <w:del w:id="190" w:author="Esben Kran Christensen" w:date="2020-04-25T11:35:00Z">
          <w:r w:rsidRPr="77A20037" w:rsidDel="009D37CB">
            <w:rPr>
              <w:lang w:val="en-GB"/>
            </w:rPr>
            <w:delText xml:space="preserve">will </w:delText>
          </w:r>
        </w:del>
      </w:ins>
      <w:ins w:id="191" w:author="Jacob Thøgersen" w:date="2020-04-20T10:17:00Z">
        <w:del w:id="192" w:author="Esben Kran Christensen" w:date="2020-04-25T11:35:00Z">
          <w:r w:rsidRPr="77A20037" w:rsidDel="009D37CB">
            <w:rPr>
              <w:lang w:val="en-GB"/>
            </w:rPr>
            <w:delText xml:space="preserve">allow </w:delText>
          </w:r>
        </w:del>
      </w:ins>
      <w:del w:id="193" w:author="Esben Kran Christensen" w:date="2020-04-25T11:35:00Z">
        <w:r w:rsidRPr="77A20037" w:rsidDel="00793DF9">
          <w:rPr>
            <w:lang w:val="en-GB"/>
          </w:rPr>
          <w:delText xml:space="preserve">the field </w:delText>
        </w:r>
      </w:del>
      <w:del w:id="194" w:author="Jacob Thøgersen" w:date="2020-04-20T10:17:00Z">
        <w:r w:rsidRPr="77A20037" w:rsidDel="00793DF9">
          <w:rPr>
            <w:lang w:val="en-GB"/>
          </w:rPr>
          <w:delText xml:space="preserve">can </w:delText>
        </w:r>
      </w:del>
      <w:ins w:id="195" w:author="Jacob Thøgersen" w:date="2020-04-20T10:17:00Z">
        <w:del w:id="196" w:author="Esben Kran Christensen" w:date="2020-04-25T11:35:00Z">
          <w:r w:rsidRPr="77A20037" w:rsidDel="009D37CB">
            <w:rPr>
              <w:lang w:val="en-GB"/>
            </w:rPr>
            <w:delText xml:space="preserve">to </w:delText>
          </w:r>
        </w:del>
      </w:ins>
      <w:del w:id="197" w:author="Esben Kran Christensen" w:date="2020-04-25T11:35:00Z">
        <w:r w:rsidRPr="77A20037" w:rsidDel="00793DF9">
          <w:rPr>
            <w:lang w:val="en-GB"/>
          </w:rPr>
          <w:delText xml:space="preserve">approach </w:delText>
        </w:r>
        <w:r w:rsidRPr="77A20037" w:rsidDel="00276ECC">
          <w:rPr>
            <w:lang w:val="en-GB"/>
          </w:rPr>
          <w:delText>practical multi-dimensional Danish emotional S</w:delText>
        </w:r>
        <w:r w:rsidRPr="77A20037" w:rsidDel="00164681">
          <w:rPr>
            <w:lang w:val="en-GB"/>
          </w:rPr>
          <w:delText xml:space="preserve">A. </w:delText>
        </w:r>
      </w:del>
      <w:commentRangeEnd w:id="132"/>
      <w:r>
        <w:rPr>
          <w:rStyle w:val="CommentReference"/>
        </w:rPr>
        <w:commentReference w:id="132"/>
      </w:r>
      <w:del w:id="198" w:author="Esben Kran Christensen" w:date="2020-04-25T11:35:00Z">
        <w:r w:rsidRPr="77A20037" w:rsidDel="00D1478C">
          <w:rPr>
            <w:lang w:val="en-GB"/>
          </w:rPr>
          <w:delText xml:space="preserve">This </w:delText>
        </w:r>
        <w:r w:rsidRPr="77A20037" w:rsidDel="00164681">
          <w:rPr>
            <w:lang w:val="en-GB"/>
          </w:rPr>
          <w:delText>paper introduces</w:delText>
        </w:r>
        <w:r w:rsidRPr="77A20037" w:rsidDel="00394B87">
          <w:rPr>
            <w:lang w:val="en-GB"/>
          </w:rPr>
          <w:delText xml:space="preserve"> SentidaV2 and</w:delText>
        </w:r>
        <w:r w:rsidRPr="77A20037" w:rsidDel="00164681">
          <w:rPr>
            <w:lang w:val="en-GB"/>
          </w:rPr>
          <w:delText xml:space="preserve"> Emma</w:delText>
        </w:r>
        <w:r w:rsidRPr="77A20037" w:rsidDel="00D1478C">
          <w:rPr>
            <w:lang w:val="en-GB"/>
          </w:rPr>
          <w:delText>. SentidaV2 build upon existing SA models with further context awareness to increase accuracy</w:delText>
        </w:r>
        <w:r w:rsidRPr="77A20037" w:rsidDel="005163C5">
          <w:rPr>
            <w:lang w:val="en-GB"/>
          </w:rPr>
          <w:delText xml:space="preserve">. Emma is a dataset of sentences rated on four </w:delText>
        </w:r>
        <w:r w:rsidRPr="77A20037" w:rsidDel="00362269">
          <w:rPr>
            <w:lang w:val="en-GB"/>
          </w:rPr>
          <w:delText xml:space="preserve">emotional </w:delText>
        </w:r>
        <w:r w:rsidRPr="77A20037" w:rsidDel="005163C5">
          <w:rPr>
            <w:lang w:val="en-GB"/>
          </w:rPr>
          <w:delText>dimensions</w:delText>
        </w:r>
        <w:r w:rsidRPr="77A20037" w:rsidDel="00B079EF">
          <w:rPr>
            <w:lang w:val="en-GB"/>
          </w:rPr>
          <w:delText xml:space="preserve"> of valence (positivity), intensity, </w:delText>
        </w:r>
        <w:r w:rsidRPr="77A20037" w:rsidDel="004412AC">
          <w:rPr>
            <w:lang w:val="en-GB"/>
          </w:rPr>
          <w:delText>controllability, and utility</w:delText>
        </w:r>
        <w:r w:rsidRPr="77A20037" w:rsidDel="00683816">
          <w:rPr>
            <w:lang w:val="en-GB"/>
          </w:rPr>
          <w:delText>.</w:delText>
        </w:r>
      </w:del>
    </w:p>
    <w:p w14:paraId="331BCCC6" w14:textId="2694AF06" w:rsidR="6AC7A601" w:rsidRDefault="7EC4F1E3" w:rsidP="00994B8A">
      <w:pPr>
        <w:pStyle w:val="Heading1"/>
      </w:pPr>
      <w:bookmarkStart w:id="199" w:name="_Toc33298921"/>
      <w:bookmarkStart w:id="200" w:name="_Toc34300579"/>
      <w:commentRangeStart w:id="201"/>
      <w:r>
        <w:t>Sentiment Analysis</w:t>
      </w:r>
      <w:commentRangeEnd w:id="201"/>
      <w:r>
        <w:rPr>
          <w:rStyle w:val="CommentReference"/>
        </w:rPr>
        <w:commentReference w:id="201"/>
      </w:r>
      <w:bookmarkEnd w:id="199"/>
      <w:bookmarkEnd w:id="200"/>
    </w:p>
    <w:p w14:paraId="08290897" w14:textId="7A54CBC2" w:rsidR="00AD4D37" w:rsidRPr="00BB7C0A" w:rsidRDefault="00AD4D37" w:rsidP="77A20037">
      <w:pPr>
        <w:rPr>
          <w:del w:id="202" w:author="Esben Kran Christensen" w:date="2020-04-25T12:47:00Z"/>
          <w:lang w:val="en-GB"/>
        </w:rPr>
      </w:pPr>
      <w:r w:rsidRPr="77A20037">
        <w:rPr>
          <w:lang w:val="en-GB"/>
        </w:rPr>
        <w:t xml:space="preserve">SA is a part of </w:t>
      </w:r>
      <w:commentRangeStart w:id="203"/>
      <w:r w:rsidRPr="77A20037">
        <w:rPr>
          <w:lang w:val="en-GB"/>
        </w:rPr>
        <w:t xml:space="preserve">applied </w:t>
      </w:r>
      <w:ins w:id="204" w:author="Esben Kran Christensen" w:date="2020-04-25T11:36:00Z">
        <w:r w:rsidR="2C4082BB" w:rsidRPr="77A20037">
          <w:rPr>
            <w:lang w:val="en-GB"/>
          </w:rPr>
          <w:t xml:space="preserve">computational </w:t>
        </w:r>
      </w:ins>
      <w:r w:rsidRPr="77A20037">
        <w:rPr>
          <w:lang w:val="en-GB"/>
        </w:rPr>
        <w:t xml:space="preserve">linguistics </w:t>
      </w:r>
      <w:commentRangeEnd w:id="203"/>
      <w:r>
        <w:rPr>
          <w:rStyle w:val="CommentReference"/>
        </w:rPr>
        <w:commentReference w:id="203"/>
      </w:r>
      <w:r w:rsidRPr="77A20037">
        <w:rPr>
          <w:lang w:val="en-GB"/>
        </w:rPr>
        <w:t xml:space="preserve">and </w:t>
      </w:r>
      <w:r w:rsidR="005070AB" w:rsidRPr="77A20037">
        <w:rPr>
          <w:lang w:val="en-GB"/>
        </w:rPr>
        <w:t xml:space="preserve">attempts to quantify the </w:t>
      </w:r>
      <w:ins w:id="205" w:author="Esben Kran Christensen" w:date="2020-04-25T20:39:00Z">
        <w:r w:rsidR="5DA75384" w:rsidRPr="77A20037">
          <w:rPr>
            <w:lang w:val="en-GB"/>
          </w:rPr>
          <w:t>emotions</w:t>
        </w:r>
        <w:r w:rsidR="44CED2B2" w:rsidRPr="77A20037">
          <w:rPr>
            <w:lang w:val="en-GB"/>
          </w:rPr>
          <w:t>, most</w:t>
        </w:r>
        <w:r w:rsidR="5DA75384" w:rsidRPr="77A20037">
          <w:rPr>
            <w:lang w:val="en-GB"/>
          </w:rPr>
          <w:t xml:space="preserve"> often </w:t>
        </w:r>
      </w:ins>
      <w:commentRangeStart w:id="206"/>
      <w:r w:rsidR="005070AB" w:rsidRPr="77A20037">
        <w:rPr>
          <w:lang w:val="en-GB"/>
        </w:rPr>
        <w:t>positivity</w:t>
      </w:r>
      <w:ins w:id="207" w:author="Søren Orm Hansen" w:date="2020-04-25T20:09:00Z">
        <w:r w:rsidR="6CD5A13F" w:rsidRPr="77A20037">
          <w:rPr>
            <w:lang w:val="en-GB"/>
          </w:rPr>
          <w:t xml:space="preserve"> and negativity</w:t>
        </w:r>
      </w:ins>
      <w:ins w:id="208" w:author="Esben Kran Christensen" w:date="2020-04-25T20:39:00Z">
        <w:r w:rsidR="4F6BA081" w:rsidRPr="77A20037">
          <w:rPr>
            <w:lang w:val="en-GB"/>
          </w:rPr>
          <w:t>,</w:t>
        </w:r>
      </w:ins>
      <w:commentRangeEnd w:id="206"/>
      <w:r>
        <w:rPr>
          <w:rStyle w:val="CommentReference"/>
        </w:rPr>
        <w:commentReference w:id="206"/>
      </w:r>
      <w:r w:rsidR="005070AB" w:rsidRPr="77A20037">
        <w:rPr>
          <w:lang w:val="en-GB"/>
        </w:rPr>
        <w:t xml:space="preserve"> of </w:t>
      </w:r>
      <w:commentRangeStart w:id="209"/>
      <w:del w:id="210" w:author="Søren Orm Hansen" w:date="2020-04-25T20:09:00Z">
        <w:r w:rsidRPr="77A20037" w:rsidDel="00A51413">
          <w:rPr>
            <w:lang w:val="en-GB"/>
          </w:rPr>
          <w:delText xml:space="preserve">natural </w:delText>
        </w:r>
      </w:del>
      <w:ins w:id="211" w:author="Søren Orm Hansen" w:date="2020-04-25T20:09:00Z">
        <w:r w:rsidR="4CD0CD98" w:rsidRPr="77A20037">
          <w:rPr>
            <w:lang w:val="en-GB"/>
          </w:rPr>
          <w:t xml:space="preserve">written </w:t>
        </w:r>
      </w:ins>
      <w:r w:rsidR="00A51413" w:rsidRPr="77A20037">
        <w:rPr>
          <w:lang w:val="en-GB"/>
        </w:rPr>
        <w:t>languag</w:t>
      </w:r>
      <w:r w:rsidR="0070387B" w:rsidRPr="77A20037">
        <w:rPr>
          <w:lang w:val="en-GB"/>
        </w:rPr>
        <w:t>e</w:t>
      </w:r>
      <w:commentRangeEnd w:id="209"/>
      <w:r>
        <w:rPr>
          <w:rStyle w:val="CommentReference"/>
        </w:rPr>
        <w:commentReference w:id="209"/>
      </w:r>
      <w:r w:rsidR="009A099C" w:rsidRPr="77A20037">
        <w:rPr>
          <w:lang w:val="en-GB"/>
        </w:rPr>
        <w:t>, e</w:t>
      </w:r>
      <w:r w:rsidR="0070387B" w:rsidRPr="77A20037">
        <w:rPr>
          <w:lang w:val="en-GB"/>
        </w:rPr>
        <w:t>specially on the internet or in large corp</w:t>
      </w:r>
      <w:r w:rsidR="00FA06B1" w:rsidRPr="77A20037">
        <w:rPr>
          <w:lang w:val="en-GB"/>
        </w:rPr>
        <w:t>ora</w:t>
      </w:r>
      <w:r w:rsidR="0070387B" w:rsidRPr="77A20037">
        <w:rPr>
          <w:lang w:val="en-GB"/>
        </w:rPr>
        <w:t xml:space="preserve"> of texts like newspaper databases.</w:t>
      </w:r>
      <w:r w:rsidR="002B1643" w:rsidRPr="77A20037">
        <w:rPr>
          <w:lang w:val="en-GB"/>
        </w:rPr>
        <w:t xml:space="preserve"> </w:t>
      </w:r>
      <w:commentRangeStart w:id="212"/>
      <w:del w:id="213" w:author="Esben Kran Christensen" w:date="2020-04-25T11:43:00Z">
        <w:r w:rsidRPr="77A20037" w:rsidDel="002B1643">
          <w:rPr>
            <w:lang w:val="en-GB"/>
          </w:rPr>
          <w:delText xml:space="preserve">An example </w:delText>
        </w:r>
      </w:del>
      <w:ins w:id="214" w:author="Esben Kran Christensen" w:date="2020-04-25T11:43:00Z">
        <w:r w:rsidR="08B282F7" w:rsidRPr="77A20037">
          <w:rPr>
            <w:lang w:val="en-GB"/>
          </w:rPr>
          <w:t xml:space="preserve">Examples </w:t>
        </w:r>
      </w:ins>
      <w:r w:rsidR="002B1643" w:rsidRPr="77A20037">
        <w:rPr>
          <w:lang w:val="en-GB"/>
        </w:rPr>
        <w:t xml:space="preserve">of </w:t>
      </w:r>
      <w:del w:id="215" w:author="Esben Kran Christensen" w:date="2020-04-25T11:43:00Z">
        <w:r w:rsidRPr="77A20037" w:rsidDel="002B1643">
          <w:rPr>
            <w:lang w:val="en-GB"/>
          </w:rPr>
          <w:delText xml:space="preserve">a use case </w:delText>
        </w:r>
      </w:del>
      <w:ins w:id="216" w:author="Esben Kran Christensen" w:date="2020-04-25T11:43:00Z">
        <w:r w:rsidR="1A751CF0" w:rsidRPr="77A20037">
          <w:rPr>
            <w:lang w:val="en-GB"/>
          </w:rPr>
          <w:t xml:space="preserve">use cases </w:t>
        </w:r>
      </w:ins>
      <w:del w:id="217" w:author="Esben Kran Christensen" w:date="2020-04-25T11:43:00Z">
        <w:r w:rsidRPr="77A20037" w:rsidDel="002B1643">
          <w:rPr>
            <w:lang w:val="en-GB"/>
          </w:rPr>
          <w:delText>is</w:delText>
        </w:r>
        <w:r w:rsidRPr="77A20037" w:rsidDel="00214768">
          <w:rPr>
            <w:lang w:val="en-GB"/>
          </w:rPr>
          <w:delText xml:space="preserve"> </w:delText>
        </w:r>
      </w:del>
      <w:ins w:id="218" w:author="Esben Kran Christensen" w:date="2020-04-25T11:43:00Z">
        <w:r w:rsidR="58B464B0" w:rsidRPr="77A20037">
          <w:rPr>
            <w:lang w:val="en-GB"/>
          </w:rPr>
          <w:t xml:space="preserve">are </w:t>
        </w:r>
      </w:ins>
      <w:ins w:id="219" w:author="Esben Kran Christensen" w:date="2020-04-25T11:37:00Z">
        <w:r w:rsidR="5F22690B" w:rsidRPr="77A20037">
          <w:rPr>
            <w:lang w:val="en-GB"/>
          </w:rPr>
          <w:t xml:space="preserve">extracting the positivity of political articles to analyse specific newspapers’ political leanings </w:t>
        </w:r>
      </w:ins>
      <w:ins w:id="220" w:author="Esben Kran Christensen [2]" w:date="2020-04-28T10:33:00Z">
        <w:r w:rsidR="00C96E3A">
          <w:rPr>
            <w:lang w:val="en-GB"/>
          </w:rPr>
          <w:fldChar w:fldCharType="begin"/>
        </w:r>
        <w:r w:rsidR="00C96E3A">
          <w:rPr>
            <w:lang w:val="en-GB"/>
          </w:rPr>
          <w:instrText xml:space="preserve"> ADDIN ZOTERO_ITEM CSL_CITATION {"citationID":"WOaqIuIo","properties":{"formattedCitation":"(Enevoldsen &amp; Hansen, 2017)","plainCitation":"(Enevoldsen &amp; Hansen, 2017)","noteIndex":0},"citationItems":[{"id":215,"uris":["http://zotero.org/users/5985484/items/SP37JRI4"],"uri":["http://zotero.org/users/5985484/items/SP37JRI4"],"itemData":{"id":215,"type":"article-journal","abstract":"Traditionally, the evaluation of political biases in Danish newspapers has been carried out through highly subjective methods. The conventional approach has been surveys asking samples of the population to place various newspapers on the political spectrum, coupled with analysing voting habits of the newspapers’ readers (Hjarvard, 2007). This paper seeks to examine whether it is possible to use sentiment analysis to objectively assess political biases in Danish newspapers. By using the sentiment dictionary AFINN (Nielsen et al., 2011), the mean sentiment scores for 360 articles was calculated. The articles were published in the Danish newspapers Berlingske and Information and were all regarding the political parties Alternativet and Liberal Alliance. A significant interaction effect between the parties and newspapers was discovered. This effect was mainly driven by Information’s coverage of the two parties. Moreover, Berlingske was found to publish a disproportionately greater number of articles concerning Liberal Alliance than Alternativet. Based on these findings, an integration of sentiment analysis into the evaluation of biases in news outlets is proposed. Furthermore, future studies are suggested to construct datasets for evaluation of AFINN on news and to utilize web-mining methods to gather greater amounts of data in order to analyse more parties and newspapers.","language":"en","page":"12","source":"Zotero","title":"Analysing Political Biases in Danish Newspapers Using Sentiment Analysis","author":[{"family":"Enevoldsen","given":"Kenneth C"},{"family":"Hansen","given":"Lasse"}],"issued":{"date-parts":[["2017"]]}}}],"schema":"https://github.com/citation-style-language/schema/raw/master/csl-citation.json"} </w:instrText>
        </w:r>
      </w:ins>
      <w:r w:rsidR="00C96E3A">
        <w:rPr>
          <w:lang w:val="en-GB"/>
        </w:rPr>
        <w:fldChar w:fldCharType="separate"/>
      </w:r>
      <w:ins w:id="221" w:author="Esben Kran Christensen [2]" w:date="2020-04-28T10:33:00Z">
        <w:r w:rsidR="00C96E3A" w:rsidRPr="00C96E3A">
          <w:rPr>
            <w:lang w:val="en-GB"/>
            <w:rPrChange w:id="222" w:author="Esben Kran Christensen" w:date="2020-04-28T10:33:00Z">
              <w:rPr/>
            </w:rPrChange>
          </w:rPr>
          <w:t>(Enevoldsen &amp; Hansen, 2017)</w:t>
        </w:r>
        <w:r w:rsidR="00C96E3A">
          <w:rPr>
            <w:lang w:val="en-GB"/>
          </w:rPr>
          <w:fldChar w:fldCharType="end"/>
        </w:r>
      </w:ins>
      <w:ins w:id="223" w:author="Esben Kran Christensen" w:date="2020-04-25T11:37:00Z">
        <w:del w:id="224" w:author="Esben Kran Christensen [2]" w:date="2020-04-28T10:33:00Z">
          <w:r w:rsidR="5F22690B" w:rsidRPr="77A20037" w:rsidDel="00C96E3A">
            <w:rPr>
              <w:lang w:val="en-GB"/>
            </w:rPr>
            <w:delText>(REF)</w:delText>
          </w:r>
        </w:del>
      </w:ins>
      <w:ins w:id="225" w:author="Esben Kran Christensen" w:date="2020-04-25T11:38:00Z">
        <w:r w:rsidR="62937B8A" w:rsidRPr="77A20037">
          <w:rPr>
            <w:lang w:val="en-GB"/>
          </w:rPr>
          <w:t xml:space="preserve"> or to understand customers’ feelings regarding companies in reviews on Tru</w:t>
        </w:r>
      </w:ins>
      <w:ins w:id="226" w:author="Esben Kran Christensen" w:date="2020-04-25T11:39:00Z">
        <w:r w:rsidR="62937B8A" w:rsidRPr="77A20037">
          <w:rPr>
            <w:lang w:val="en-GB"/>
          </w:rPr>
          <w:t xml:space="preserve">stPilot. E.g. </w:t>
        </w:r>
      </w:ins>
      <w:ins w:id="227" w:author="Esben Kran Christensen" w:date="2020-04-25T11:42:00Z">
        <w:r w:rsidR="0C818E5B" w:rsidRPr="77A20037">
          <w:rPr>
            <w:lang w:val="en-GB"/>
          </w:rPr>
          <w:t>‘</w:t>
        </w:r>
      </w:ins>
      <w:ins w:id="228" w:author="Esben Kran Christensen" w:date="2020-04-25T11:39:00Z">
        <w:r w:rsidR="46D62C4C" w:rsidRPr="77A20037">
          <w:rPr>
            <w:i/>
            <w:iCs/>
            <w:lang w:val="en-GB"/>
            <w:rPrChange w:id="229" w:author="Esben Kran Christensen" w:date="2020-04-25T11:42:00Z">
              <w:rPr>
                <w:lang w:val="en-GB"/>
              </w:rPr>
            </w:rPrChange>
          </w:rPr>
          <w:t>dårlig oplevelse</w:t>
        </w:r>
      </w:ins>
      <w:ins w:id="230" w:author="Esben Kran Christensen" w:date="2020-04-25T11:42:00Z">
        <w:r w:rsidR="5D150C31" w:rsidRPr="77A20037">
          <w:rPr>
            <w:i/>
            <w:iCs/>
            <w:lang w:val="en-GB"/>
          </w:rPr>
          <w:t>’</w:t>
        </w:r>
      </w:ins>
      <w:ins w:id="231" w:author="Esben Kran Christensen" w:date="2020-04-25T11:39:00Z">
        <w:r w:rsidR="46D62C4C" w:rsidRPr="77A20037">
          <w:rPr>
            <w:lang w:val="en-GB"/>
          </w:rPr>
          <w:t xml:space="preserve"> </w:t>
        </w:r>
      </w:ins>
      <w:ins w:id="232" w:author="Esben Kran Christensen" w:date="2020-04-25T11:41:00Z">
        <w:r w:rsidR="29E85B5C" w:rsidRPr="77A20037">
          <w:rPr>
            <w:lang w:val="en-GB"/>
          </w:rPr>
          <w:t>(</w:t>
        </w:r>
        <w:r w:rsidR="29E85B5C" w:rsidRPr="77A20037">
          <w:rPr>
            <w:i/>
            <w:iCs/>
            <w:lang w:val="en-GB"/>
          </w:rPr>
          <w:t>bad experience</w:t>
        </w:r>
        <w:r w:rsidR="29E85B5C" w:rsidRPr="77A20037">
          <w:rPr>
            <w:lang w:val="en-GB"/>
          </w:rPr>
          <w:t xml:space="preserve">) </w:t>
        </w:r>
      </w:ins>
      <w:ins w:id="233" w:author="Esben Kran Christensen" w:date="2020-04-25T11:39:00Z">
        <w:r w:rsidR="46D62C4C" w:rsidRPr="77A20037">
          <w:rPr>
            <w:lang w:val="en-GB"/>
          </w:rPr>
          <w:t xml:space="preserve">or </w:t>
        </w:r>
      </w:ins>
      <w:ins w:id="234" w:author="Esben Kran Christensen" w:date="2020-04-25T11:42:00Z">
        <w:r w:rsidR="3DEF4F83" w:rsidRPr="77A20037">
          <w:rPr>
            <w:i/>
            <w:iCs/>
            <w:lang w:val="en-GB"/>
            <w:rPrChange w:id="235" w:author="Esben Kran Christensen" w:date="2020-04-25T11:43:00Z">
              <w:rPr>
                <w:lang w:val="en-GB"/>
              </w:rPr>
            </w:rPrChange>
          </w:rPr>
          <w:t>'</w:t>
        </w:r>
      </w:ins>
      <w:ins w:id="236" w:author="Esben Kran Christensen" w:date="2020-04-25T11:41:00Z">
        <w:r w:rsidR="37E9A069" w:rsidRPr="77A20037">
          <w:rPr>
            <w:i/>
            <w:iCs/>
            <w:lang w:val="en-GB"/>
            <w:rPrChange w:id="237" w:author="Esben Kran Christensen" w:date="2020-04-25T11:43:00Z">
              <w:rPr>
                <w:lang w:val="en-GB"/>
              </w:rPr>
            </w:rPrChange>
          </w:rPr>
          <w:t>jeg er meget tilfreds</w:t>
        </w:r>
      </w:ins>
      <w:ins w:id="238" w:author="Esben Kran Christensen" w:date="2020-04-25T11:42:00Z">
        <w:r w:rsidR="24770C31" w:rsidRPr="77A20037">
          <w:rPr>
            <w:i/>
            <w:iCs/>
            <w:lang w:val="en-GB"/>
            <w:rPrChange w:id="239" w:author="Esben Kran Christensen" w:date="2020-04-25T11:43:00Z">
              <w:rPr>
                <w:lang w:val="en-GB"/>
              </w:rPr>
            </w:rPrChange>
          </w:rPr>
          <w:t>'</w:t>
        </w:r>
        <w:r w:rsidR="24770C31" w:rsidRPr="77A20037">
          <w:rPr>
            <w:lang w:val="en-GB"/>
          </w:rPr>
          <w:t xml:space="preserve"> (</w:t>
        </w:r>
        <w:r w:rsidR="24770C31" w:rsidRPr="77A20037">
          <w:rPr>
            <w:i/>
            <w:iCs/>
            <w:lang w:val="en-GB"/>
          </w:rPr>
          <w:t>I am very satisfied</w:t>
        </w:r>
        <w:r w:rsidR="24770C31" w:rsidRPr="77A20037">
          <w:rPr>
            <w:lang w:val="en-GB"/>
          </w:rPr>
          <w:t>)</w:t>
        </w:r>
      </w:ins>
      <w:ins w:id="240" w:author="Esben Kran Christensen" w:date="2020-04-25T11:44:00Z">
        <w:r w:rsidR="0DA94B1D" w:rsidRPr="77A20037">
          <w:rPr>
            <w:lang w:val="en-GB"/>
          </w:rPr>
          <w:t xml:space="preserve"> giving a valence score of</w:t>
        </w:r>
      </w:ins>
      <w:ins w:id="241" w:author="Esben Kran Christensen" w:date="2020-04-25T12:47:00Z">
        <w:r w:rsidR="2F64EF94" w:rsidRPr="77A20037">
          <w:rPr>
            <w:lang w:val="en-GB"/>
          </w:rPr>
          <w:t xml:space="preserve"> -0.33 and 0.72</w:t>
        </w:r>
      </w:ins>
      <w:ins w:id="242" w:author="Esben Kran Christensen" w:date="2020-04-25T12:48:00Z">
        <w:r w:rsidR="2F64EF94" w:rsidRPr="77A20037">
          <w:rPr>
            <w:lang w:val="en-GB"/>
          </w:rPr>
          <w:t xml:space="preserve"> respectively</w:t>
        </w:r>
      </w:ins>
      <w:ins w:id="243" w:author="Esben Kran Christensen" w:date="2020-04-25T11:43:00Z">
        <w:r w:rsidR="24770C31" w:rsidRPr="77A20037">
          <w:rPr>
            <w:lang w:val="en-GB"/>
          </w:rPr>
          <w:t>.</w:t>
        </w:r>
      </w:ins>
      <w:commentRangeEnd w:id="212"/>
      <w:r>
        <w:rPr>
          <w:rStyle w:val="CommentReference"/>
        </w:rPr>
        <w:commentReference w:id="212"/>
      </w:r>
      <w:del w:id="244" w:author="Esben Kran Christensen" w:date="2020-04-25T12:47:00Z">
        <w:r w:rsidRPr="77A20037" w:rsidDel="005E4C8E">
          <w:rPr>
            <w:lang w:val="en-GB"/>
          </w:rPr>
          <w:delText xml:space="preserve">extracting the </w:delText>
        </w:r>
        <w:r w:rsidRPr="77A20037" w:rsidDel="00975360">
          <w:rPr>
            <w:lang w:val="en-GB"/>
          </w:rPr>
          <w:delText>sentiment score</w:delText>
        </w:r>
        <w:r w:rsidRPr="77A20037" w:rsidDel="005E4C8E">
          <w:rPr>
            <w:lang w:val="en-GB"/>
          </w:rPr>
          <w:delText xml:space="preserve"> of the sentence</w:delText>
        </w:r>
        <w:r w:rsidRPr="77A20037" w:rsidDel="002B1643">
          <w:rPr>
            <w:lang w:val="en-GB"/>
          </w:rPr>
          <w:delText xml:space="preserve"> </w:delText>
        </w:r>
        <w:r w:rsidRPr="77A20037" w:rsidDel="00CB6D45">
          <w:rPr>
            <w:i/>
            <w:iCs/>
            <w:lang w:val="en-GB"/>
          </w:rPr>
          <w:delText>‘</w:delText>
        </w:r>
        <w:r w:rsidRPr="77A20037" w:rsidDel="00D208F5">
          <w:rPr>
            <w:i/>
            <w:iCs/>
            <w:lang w:val="en-GB"/>
          </w:rPr>
          <w:delText>Lad der blive fred</w:delText>
        </w:r>
        <w:r w:rsidRPr="77A20037" w:rsidDel="00CB6D45">
          <w:rPr>
            <w:i/>
            <w:iCs/>
            <w:lang w:val="en-GB"/>
          </w:rPr>
          <w:delText>’</w:delText>
        </w:r>
        <w:r w:rsidRPr="77A20037" w:rsidDel="00D208F5">
          <w:rPr>
            <w:i/>
            <w:iCs/>
            <w:lang w:val="en-GB"/>
          </w:rPr>
          <w:delText xml:space="preserve"> </w:delText>
        </w:r>
        <w:r w:rsidRPr="77A20037" w:rsidDel="00D208F5">
          <w:rPr>
            <w:lang w:val="en-GB"/>
          </w:rPr>
          <w:delText>(</w:delText>
        </w:r>
        <w:r w:rsidRPr="77A20037" w:rsidDel="00D208F5">
          <w:rPr>
            <w:i/>
            <w:iCs/>
            <w:lang w:val="en-GB"/>
          </w:rPr>
          <w:delText>Let there be peace</w:delText>
        </w:r>
        <w:r w:rsidRPr="77A20037" w:rsidDel="00D208F5">
          <w:rPr>
            <w:lang w:val="en-GB"/>
          </w:rPr>
          <w:delText>)</w:delText>
        </w:r>
        <w:r w:rsidRPr="77A20037" w:rsidDel="00F9343C">
          <w:rPr>
            <w:lang w:val="en-GB"/>
          </w:rPr>
          <w:delText xml:space="preserve"> that gets a sentiment score of </w:delText>
        </w:r>
        <w:r w:rsidRPr="77A20037" w:rsidDel="00670F18">
          <w:rPr>
            <w:lang w:val="en-GB"/>
          </w:rPr>
          <w:delText>2</w:delText>
        </w:r>
        <w:r w:rsidRPr="77A20037" w:rsidDel="00366B2B">
          <w:rPr>
            <w:lang w:val="en-GB"/>
          </w:rPr>
          <w:delText xml:space="preserve"> with SentidaV2</w:delText>
        </w:r>
        <w:r w:rsidRPr="77A20037" w:rsidDel="00EF0FEF">
          <w:rPr>
            <w:lang w:val="en-GB"/>
          </w:rPr>
          <w:delText xml:space="preserve"> </w:delText>
        </w:r>
        <w:r w:rsidRPr="77A20037" w:rsidDel="005C3A25">
          <w:rPr>
            <w:lang w:val="en-GB"/>
          </w:rPr>
          <w:delText xml:space="preserve">on a scale of </w:delText>
        </w:r>
        <w:r w:rsidRPr="77A20037" w:rsidDel="00EF0FEF">
          <w:rPr>
            <w:lang w:val="en-GB"/>
          </w:rPr>
          <w:delText>-</w:delText>
        </w:r>
        <w:r w:rsidRPr="77A20037" w:rsidDel="00670F18">
          <w:rPr>
            <w:lang w:val="en-GB"/>
          </w:rPr>
          <w:delText>5</w:delText>
        </w:r>
        <w:r w:rsidRPr="77A20037" w:rsidDel="00EF0FEF">
          <w:rPr>
            <w:lang w:val="en-GB"/>
          </w:rPr>
          <w:delText xml:space="preserve"> to </w:delText>
        </w:r>
        <w:r w:rsidRPr="77A20037" w:rsidDel="00670F18">
          <w:rPr>
            <w:lang w:val="en-GB"/>
          </w:rPr>
          <w:delText>5</w:delText>
        </w:r>
        <w:r w:rsidRPr="77A20037" w:rsidDel="0088751C">
          <w:rPr>
            <w:lang w:val="en-GB"/>
          </w:rPr>
          <w:delText xml:space="preserve"> </w:delText>
        </w:r>
        <w:r w:rsidRPr="77A20037" w:rsidDel="007220E3">
          <w:rPr>
            <w:lang w:val="en-GB"/>
          </w:rPr>
          <w:delText xml:space="preserve">which </w:delText>
        </w:r>
        <w:r w:rsidRPr="77A20037" w:rsidDel="0088751C">
          <w:rPr>
            <w:lang w:val="en-GB"/>
          </w:rPr>
          <w:delText>indicates a positive valence</w:delText>
        </w:r>
        <w:r w:rsidRPr="77A20037" w:rsidDel="00B526AC">
          <w:rPr>
            <w:lang w:val="en-GB"/>
          </w:rPr>
          <w:delText xml:space="preserve"> above 0</w:delText>
        </w:r>
        <w:r w:rsidRPr="77A20037" w:rsidDel="00EF0FEF">
          <w:rPr>
            <w:lang w:val="en-GB"/>
          </w:rPr>
          <w:delText>.</w:delText>
        </w:r>
      </w:del>
    </w:p>
    <w:p w14:paraId="5F11301C" w14:textId="50EA1896" w:rsidR="7EC4F1E3" w:rsidRPr="00BB7C0A" w:rsidDel="00144686" w:rsidRDefault="7EC4F1E3" w:rsidP="77A20037">
      <w:pPr>
        <w:rPr>
          <w:del w:id="245" w:author="Esben Kran Christensen" w:date="2020-04-25T13:15:00Z"/>
          <w:lang w:val="en-GB"/>
        </w:rPr>
      </w:pPr>
      <w:r w:rsidRPr="77A20037">
        <w:rPr>
          <w:lang w:val="en-GB"/>
        </w:rPr>
        <w:t xml:space="preserve">In the field of </w:t>
      </w:r>
      <w:del w:id="246" w:author="Esben Kran Christensen" w:date="2020-04-25T12:55:00Z">
        <w:r w:rsidRPr="77A20037" w:rsidDel="7EC4F1E3">
          <w:rPr>
            <w:lang w:val="en-GB"/>
          </w:rPr>
          <w:delText xml:space="preserve">sentiment analysis </w:delText>
        </w:r>
        <w:commentRangeStart w:id="247"/>
        <w:r w:rsidRPr="77A20037" w:rsidDel="7EC4F1E3">
          <w:rPr>
            <w:lang w:val="en-GB"/>
          </w:rPr>
          <w:delText>(</w:delText>
        </w:r>
      </w:del>
      <w:r w:rsidRPr="77A20037">
        <w:rPr>
          <w:lang w:val="en-GB"/>
        </w:rPr>
        <w:t>SA</w:t>
      </w:r>
      <w:del w:id="248" w:author="Esben Kran Christensen" w:date="2020-04-25T12:55:00Z">
        <w:r w:rsidRPr="77A20037" w:rsidDel="7EC4F1E3">
          <w:rPr>
            <w:lang w:val="en-GB"/>
          </w:rPr>
          <w:delText>)</w:delText>
        </w:r>
      </w:del>
      <w:r w:rsidRPr="77A20037">
        <w:rPr>
          <w:lang w:val="en-GB"/>
        </w:rPr>
        <w:t xml:space="preserve">, </w:t>
      </w:r>
      <w:commentRangeEnd w:id="247"/>
      <w:r>
        <w:rPr>
          <w:rStyle w:val="CommentReference"/>
        </w:rPr>
        <w:commentReference w:id="247"/>
      </w:r>
      <w:r w:rsidRPr="77A20037">
        <w:rPr>
          <w:lang w:val="en-GB"/>
        </w:rPr>
        <w:t xml:space="preserve">sentiment is the </w:t>
      </w:r>
      <w:del w:id="249" w:author="Esben Kran Christensen" w:date="2020-04-25T12:57:00Z">
        <w:r w:rsidRPr="77A20037" w:rsidDel="7EC4F1E3">
          <w:rPr>
            <w:lang w:val="en-GB"/>
          </w:rPr>
          <w:delText xml:space="preserve">presence of </w:delText>
        </w:r>
      </w:del>
      <w:ins w:id="250" w:author="Esben Kran Christensen" w:date="2020-04-25T12:57:00Z">
        <w:r w:rsidR="3EEB51E7" w:rsidRPr="77A20037">
          <w:rPr>
            <w:lang w:val="en-GB"/>
          </w:rPr>
          <w:t>emotio</w:t>
        </w:r>
        <w:r w:rsidR="2CD7C60E" w:rsidRPr="77A20037">
          <w:rPr>
            <w:lang w:val="en-GB"/>
          </w:rPr>
          <w:t>n present</w:t>
        </w:r>
        <w:r w:rsidR="3EEB51E7" w:rsidRPr="77A20037">
          <w:rPr>
            <w:lang w:val="en-GB"/>
          </w:rPr>
          <w:t xml:space="preserve"> in </w:t>
        </w:r>
      </w:ins>
      <w:del w:id="251" w:author="Esben Kran Christensen" w:date="2020-04-25T12:57:00Z">
        <w:r w:rsidRPr="77A20037" w:rsidDel="7EC4F1E3">
          <w:rPr>
            <w:lang w:val="en-GB"/>
          </w:rPr>
          <w:delText xml:space="preserve">negative or positive charge in </w:delText>
        </w:r>
      </w:del>
      <w:r w:rsidRPr="77A20037">
        <w:rPr>
          <w:lang w:val="en-GB"/>
        </w:rPr>
        <w:t xml:space="preserve">a word, sentence, or larger piece of text </w:t>
      </w:r>
      <w:ins w:id="252" w:author="Esben Kran Christensen" w:date="2020-04-25T12:57:00Z">
        <w:r w:rsidR="1A9BAE02" w:rsidRPr="77A20037">
          <w:rPr>
            <w:lang w:val="en-GB"/>
          </w:rPr>
          <w:t xml:space="preserve">and valence is the </w:t>
        </w:r>
      </w:ins>
      <w:r w:rsidR="77A20037" w:rsidRPr="77A20037">
        <w:rPr>
          <w:lang w:val="en-GB"/>
        </w:rPr>
        <w:t xml:space="preserve">negative or positive charge </w:t>
      </w:r>
      <w:del w:id="253" w:author="Esben Kran Christensen" w:date="2020-04-25T12:57:00Z">
        <w:r w:rsidRPr="77A20037" w:rsidDel="77A20037">
          <w:rPr>
            <w:lang w:val="en-GB"/>
          </w:rPr>
          <w:delText xml:space="preserve">in </w:delText>
        </w:r>
      </w:del>
      <w:r>
        <w:fldChar w:fldCharType="begin"/>
      </w:r>
      <w:r w:rsidRPr="77A20037">
        <w:rPr>
          <w:lang w:val="en-GB"/>
        </w:rPr>
        <w:instrText xml:space="preserve"> ADDIN ZOTERO_ITEM CSL_CITATION {"citationID":"mKy0HoeF","properties":{"formattedCitation":"(B. Liu, 2012; M\\uc0\\u228{}ntyl\\uc0\\u228{} et al., 2018)","plainCitation":"(B. Liu, 2012; Mäntylä et al., 2018)","noteIndex":0},"citationItems":[{"id":426,"uris":["http://zotero.org/users/5985484/items/UMQX7ESW"],"uri":["http://zotero.org/users/5985484/items/UMQX7ESW"],"itemData":{"id":426,"type":"article-journal","container-title":"Synthesis Lectures on Human Language Technologies","DOI":"10.2200/S00416ED1V01Y201204HLT016","ISSN":"1947-4040","issue":"1","journalAbbreviation":"Synthesis Lectures on Human Language Technologies","page":"1-167","source":"morganclaypool.com (Atypon)","title":"Sentiment Analysis and Opinion Mining","volume":"5","author":[{"family":"Liu","given":"Bing"}],"issued":{"date-parts":[["2012",5,23]]}}},{"id":688,"uris":["http://zotero.org/users/5985484/items/FAEPNU4V"],"uri":["http://zotero.org/users/5985484/items/FAEPNU4V"],"itemData":{"id":688,"type":"article-journal","abstract":"Sentiment analysis is one of the fastest growing research areas in computer science, making it challenging to keep track of all the activities in the area. We present a computer-assisted literature review, where we utilize both text mining and qualitative coding, and analyze 6996 papers from Scopus. We find that the roots of sentiment analysis are in the studies on public opinion analysis at the beginning of 20th century and in the text subjectivity analysis performed by the computational linguistics community in 1990’s. However, the outbreak of computer-based sentiment analysis only occurred with the availability of subjective texts on the Web. Consequently, 99% of the papers have been published after 2004. Sentiment analysis papers are scattered to multiple publication venues, and the combined number of papers in the top-15 venues only represent ca. 30% of the papers in total. We present the top-20 cited papers from Google Scholar and Scopus and a taxonomy of research topics. In recent years, sentiment analysis has shifted from analyzing online product reviews to social media texts from Twitter and Facebook. Many topics beyond product reviews like stock markets, elections, disasters, medicine, software engineering and cyberbullying extend the utilization of sentiment analysis.","container-title":"Computer Science Review","DOI":"10.1016/j.cosrev.2017.10.002","ISSN":"1574-0137","journalAbbreviation":"Computer Science Review","language":"en","page":"16-32","source":"ScienceDirect","title":"The evolution of sentiment analysis—A review of research topics, venues, and top cited papers","volume":"27","author":[{"family":"Mäntylä","given":"Mika V."},{"family":"Graziotin","given":"Daniel"},{"family":"Kuutila","given":"Miikka"}],"issued":{"date-parts":[["2018",2,1]]}}}],"schema":"https://github.com/citation-style-language/schema/raw/master/csl-citation.json"} </w:instrText>
      </w:r>
      <w:r>
        <w:fldChar w:fldCharType="separate"/>
      </w:r>
      <w:r w:rsidR="77A20037" w:rsidRPr="77A20037">
        <w:rPr>
          <w:lang w:val="en-GB"/>
        </w:rPr>
        <w:t>(B. Liu, 2012; Mäntylä et al., 2018)</w:t>
      </w:r>
      <w:r>
        <w:fldChar w:fldCharType="end"/>
      </w:r>
      <w:r w:rsidR="77A20037" w:rsidRPr="77A20037">
        <w:rPr>
          <w:lang w:val="en-GB"/>
        </w:rPr>
        <w:t>. Approaches to analysing sentiment differ widely in complexity from a bag-of-words approach (BoW), where the sentiment of the input is determined by matching words to a sentiment lexicon</w:t>
      </w:r>
      <w:ins w:id="254" w:author="Esben Kran Christensen" w:date="2020-04-25T12:58:00Z">
        <w:r w:rsidR="559A327D" w:rsidRPr="77A20037">
          <w:rPr>
            <w:lang w:val="en-GB"/>
          </w:rPr>
          <w:t>;</w:t>
        </w:r>
      </w:ins>
      <w:del w:id="255" w:author="Esben Kran Christensen" w:date="2020-04-25T12:58:00Z">
        <w:r w:rsidRPr="77A20037" w:rsidDel="77A20037">
          <w:rPr>
            <w:lang w:val="en-GB"/>
          </w:rPr>
          <w:delText>;</w:delText>
        </w:r>
      </w:del>
      <w:r w:rsidR="77A20037" w:rsidRPr="77A20037">
        <w:rPr>
          <w:lang w:val="en-GB"/>
        </w:rPr>
        <w:t xml:space="preserve"> to aspect-aware neural network (NN)-based approaches with advanced context awareness influencing the same word’s sentiment score based on its </w:t>
      </w:r>
      <w:del w:id="256" w:author="Esben Kran Christensen" w:date="2020-04-25T12:58:00Z">
        <w:r w:rsidRPr="77A20037" w:rsidDel="77A20037">
          <w:rPr>
            <w:lang w:val="en-GB"/>
          </w:rPr>
          <w:delText xml:space="preserve">surroundings </w:delText>
        </w:r>
      </w:del>
      <w:ins w:id="257" w:author="Esben Kran Christensen" w:date="2020-04-25T12:58:00Z">
        <w:r w:rsidR="08A86A06" w:rsidRPr="77A20037">
          <w:rPr>
            <w:lang w:val="en-GB"/>
          </w:rPr>
          <w:t xml:space="preserve">context </w:t>
        </w:r>
      </w:ins>
      <w:r>
        <w:fldChar w:fldCharType="begin"/>
      </w:r>
      <w:r w:rsidRPr="77A20037">
        <w:rPr>
          <w:lang w:val="en-GB"/>
        </w:rPr>
        <w:instrText xml:space="preserve"> ADDIN ZOTERO_ITEM CSL_CITATION {"citationID":"rpi2076U","properties":{"formattedCitation":"(Hoang et al., 2019; N. Liu et al., 2019)","plainCitation":"(Hoang et al., 2019; N. Liu et al., 2019)","noteIndex":0},"citationItems":[{"id":370,"uris":["http://zotero.org/groups/2399712/items/ANHPGSGB"],"uri":["http://zotero.org/groups/2399712/items/ANHPGSGB"],"itemData":{"id":370,"type":"paper-conference","container-title":"Proceedings of the 22nd Nordic Conference on Computational Linguistics","source":"ACLWeb","title":"Aspect-Based Sentiment Analysis using BERT","URL":"https://www.aclweb.org/anthology/W19-6120.pdf","author":[{"family":"Hoang","given":"Mickel"},{"family":"Bihorac","given":"Oskar Alija"},{"family":"Rouces","given":"Jacobo"}],"issued":{"date-parts":[["2019",9,30]]}}},{"id":252,"uris":["http://zotero.org/users/5985484/items/8EQRI3IU"],"uri":["http://zotero.org/users/5985484/items/8EQRI3IU"],"itemData":{"id":252,"type":"article-journal","abstract":"Aspect-based sentiment analysis (ABSA) is a powerful way of predicting the sentiment polarity of text in natural language processing. However, understanding human emotions and reasoning fr</w:instrText>
      </w:r>
      <w:r>
        <w:instrText>om text like a human continues to be a challenge. In this paper, we propose a model, named Attention-based Sentiment Reasoner (AS-Reasoner), to alleviate the problem of how to capture precise sentiment expressions in ABSA for reasoning. AS-Reasoner assigns importance degrees to different words in</w:instrText>
      </w:r>
      <w:r w:rsidRPr="77A20037">
        <w:rPr>
          <w:lang w:val="en-GB"/>
        </w:rPr>
        <w:instrText xml:space="preserve"> a sentence to capture key sentiment expressions towards a specific aspect, and transfers them into a sentiment sentence representation for reasoning in the next layer. To obtain appropriate importance degree values for different words in a sentence, two attention mechanisms we designed: intra attention and global attention. Specifically, intra attention captures the sentiment similarity between any two words in a sentence to compute weights and global attention computes weights by a global perspective. Experiments on all four English and four Chinese datasets show that the proposed model achieves state-of-the-art accuracy and macro-F1 results for aspect term level sentiment analysis and obtains the best accuracy for aspect category level sentiment analysis. The experimental results also indicate that AS-Reasoner is language-independent.","container-title":"Human-centric Computing and Information Sciences","DOI":"10.1186/s13673-019-0196-3","ISSN":"2192-1962","issue":"1","journalAbbreviation":"Hum. Cent. Comput. Inf. Sci.","language":"en","page":"35","source":"Springer Link","title":"Attention-based Sentiment Reasoner for aspect-based sentiment analysis","volume":"9","author":[{"family":"Liu","given":"Ning"},{"family":"Shen","given":"Bo"},{"family":"Zhang","given":"Zhenjiang"},{"family":"Zhang","given":"Zhiyuan"},{"family":"Mi","given":"Kun"}],"issued":{"date-parts":[["2019",9,19]]}}}],"schema":"https://github.com/citation-style-language/schema/raw/master/csl-citation.json"} </w:instrText>
      </w:r>
      <w:r>
        <w:fldChar w:fldCharType="separate"/>
      </w:r>
      <w:r w:rsidR="77A20037" w:rsidRPr="77A20037">
        <w:rPr>
          <w:lang w:val="en-GB"/>
        </w:rPr>
        <w:t>(Hoang et al., 2019; N. Liu et al., 2019)</w:t>
      </w:r>
      <w:r>
        <w:fldChar w:fldCharType="end"/>
      </w:r>
      <w:r w:rsidR="77A20037" w:rsidRPr="77A20037">
        <w:rPr>
          <w:lang w:val="en-GB"/>
        </w:rPr>
        <w:t xml:space="preserve">; and </w:t>
      </w:r>
      <w:del w:id="258" w:author="Esben Kran Christensen" w:date="2020-04-25T12:58:00Z">
        <w:r w:rsidRPr="77A20037" w:rsidDel="77A20037">
          <w:rPr>
            <w:lang w:val="en-GB"/>
          </w:rPr>
          <w:delText xml:space="preserve">multidimensional </w:delText>
        </w:r>
      </w:del>
      <w:ins w:id="259" w:author="Esben Kran Christensen" w:date="2020-04-25T12:58:00Z">
        <w:r w:rsidR="7B177866" w:rsidRPr="77A20037">
          <w:rPr>
            <w:lang w:val="en-GB"/>
          </w:rPr>
          <w:t xml:space="preserve">2-dimensional </w:t>
        </w:r>
      </w:ins>
      <w:r w:rsidR="77A20037" w:rsidRPr="77A20037">
        <w:rPr>
          <w:lang w:val="en-GB"/>
        </w:rPr>
        <w:t>valence-</w:t>
      </w:r>
      <w:del w:id="260" w:author="Esben Kran Christensen" w:date="2020-04-25T12:58:00Z">
        <w:r w:rsidRPr="77A20037" w:rsidDel="77A20037">
          <w:rPr>
            <w:lang w:val="en-GB"/>
          </w:rPr>
          <w:delText>arousal</w:delText>
        </w:r>
      </w:del>
      <w:ins w:id="261" w:author="Esben Kran Christensen" w:date="2020-04-25T12:58:00Z">
        <w:r w:rsidR="5DBDA10F" w:rsidRPr="77A20037">
          <w:rPr>
            <w:lang w:val="en-GB"/>
          </w:rPr>
          <w:t>intensity</w:t>
        </w:r>
      </w:ins>
      <w:r w:rsidR="77A20037" w:rsidRPr="77A20037">
        <w:rPr>
          <w:lang w:val="en-GB"/>
        </w:rPr>
        <w:t xml:space="preserve"> (V</w:t>
      </w:r>
      <w:ins w:id="262" w:author="Søren Orm Hansen" w:date="2020-04-25T18:25:00Z">
        <w:r w:rsidR="67151002" w:rsidRPr="77A20037">
          <w:rPr>
            <w:lang w:val="en-GB"/>
          </w:rPr>
          <w:t>I</w:t>
        </w:r>
      </w:ins>
      <w:del w:id="263" w:author="Søren Orm Hansen" w:date="2020-04-25T18:25:00Z">
        <w:r w:rsidRPr="77A20037" w:rsidDel="77A20037">
          <w:rPr>
            <w:lang w:val="en-GB"/>
          </w:rPr>
          <w:delText>A</w:delText>
        </w:r>
      </w:del>
      <w:r w:rsidR="77A20037" w:rsidRPr="77A20037">
        <w:rPr>
          <w:lang w:val="en-GB"/>
        </w:rPr>
        <w:t xml:space="preserve">) SA using </w:t>
      </w:r>
      <w:del w:id="264" w:author="Esben Kran Christensen" w:date="2020-04-25T12:58:00Z">
        <w:r w:rsidRPr="77A20037" w:rsidDel="77A20037">
          <w:rPr>
            <w:lang w:val="en-GB"/>
          </w:rPr>
          <w:delText xml:space="preserve">novel </w:delText>
        </w:r>
      </w:del>
      <w:r w:rsidR="77A20037" w:rsidRPr="77A20037">
        <w:rPr>
          <w:lang w:val="en-GB"/>
        </w:rPr>
        <w:t xml:space="preserve">combinations of NN techniques </w:t>
      </w:r>
      <w:r>
        <w:fldChar w:fldCharType="begin"/>
      </w:r>
      <w:r w:rsidRPr="77A20037">
        <w:rPr>
          <w:lang w:val="en-GB"/>
        </w:rPr>
        <w:instrText xml:space="preserve"> ADDIN ZOTERO_ITEM CSL_CITATION {"citationID":"QbzQAnd9","properties":{"formattedCitation":"(Maas et al., 2012; Wang et al., 2016)","plainCitation":"(Maas et al., 2012; Wang et al., 2016)","noteIndex":0},"citationItems":[{"id":223,"uris":["http://zotero.org/users/5985484/items/6CA39LVM"],"uri":["http://zotero.org/users/5985484/items/6CA39LVM"],"itemData":{"id":223,"type":"paper-conference","abstract":"Treating sentiment analysis as a classification problem has proven extremely useful, but it misses the blended, continuous nature of sentiment expression in natural language. Using data from the Experience Project, we study texts as distributions over sentiment categories. Analysis of the document collection shows the texts contain blended sentiment information substantially different from a categorization view of sentiment. We introduce a statistical vector-space model that learns from distributions over emotive categories, in addition to capturing basic semantic information in an unsupervised fashion. Our model outperforms several baselines in predicting sentiment distributions given only the text of a document.","source":"Semantic Scholar","title":"Multi-Dimensional Sentiment Analysis with Learned Representations","author":[{"family":"Maas","given":"Andrew L."},{"family":"Ng","given":"Andrew Y."},{"family":"Potts","given":"Christopher"}],"issued":{"date-parts":[["2012"]]}}},{"id":390,"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r>
        <w:fldChar w:fldCharType="separate"/>
      </w:r>
      <w:r w:rsidR="77A20037" w:rsidRPr="77A20037">
        <w:rPr>
          <w:lang w:val="en-GB"/>
        </w:rPr>
        <w:t>(Maas et al., 2012; Wang et al., 2016)</w:t>
      </w:r>
      <w:r>
        <w:fldChar w:fldCharType="end"/>
      </w:r>
      <w:r w:rsidR="77A20037" w:rsidRPr="77A20037">
        <w:rPr>
          <w:lang w:val="en-GB"/>
        </w:rPr>
        <w:t xml:space="preserve">. Below we expand on the differences between the three. </w:t>
      </w:r>
      <w:commentRangeStart w:id="265"/>
      <w:del w:id="266" w:author="Esben Kran Christensen" w:date="2020-04-25T13:15:00Z">
        <w:r w:rsidRPr="77A20037" w:rsidDel="77A20037">
          <w:rPr>
            <w:lang w:val="en-GB"/>
          </w:rPr>
          <w:delText xml:space="preserve">The current standard in Danish </w:delText>
        </w:r>
        <w:r>
          <w:fldChar w:fldCharType="begin"/>
        </w:r>
        <w:r w:rsidRPr="77A20037">
          <w:rPr>
            <w:lang w:val="en-GB"/>
          </w:rPr>
          <w:delInstrText xml:space="preserve"> ADDIN ZOTERO_ITEM CSL_CITATION {"citationID":"wAY8YPiE","properties":{"formattedCitation":"(Lauridsen et al., 2019; Nielsen, 2017)","plainCitation":"(Lauridsen et al., 2019; Nielsen, 2017)","noteIndex":0},"citationItems":[{"id":197,"uris":["http://zotero.org/users/5985484/items/T4L6HCEC"],"uri":["http://zotero.org/users/5985484/items/T4L6HCEC"],"itemData":{"id":197,"type":"article-journal","abstract":"In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Bacher"}],"issued":{"date-parts":[["2019",9,2]]}}},{"id":350,"uris":["http://zotero.org/users/5985484/items/PFJH5484"],"uri":["http://zotero.org/users/5985484/items/PFJH5484"],"itemData":{"id":350,"type":"webpage","container-title":"AFINN","note":"DTU Compute\nTechnical University of Denmark","title":"AFINN","URL":"http://www2.compute.dtu.dk/pubdb/views/edoc_download.php/6975/pdf/imm6975.pdf","author":[{"family":"Nielsen","given":"Finn Årup"}],"accessed":{"date-parts":[["2019",11,24]]},"issued":{"date-parts":[["2017",4,28]]}}}],"schema":"https://github.com/citation-style-language/schema/raw/master/csl-citation.json"} </w:delInstrText>
        </w:r>
        <w:r>
          <w:fldChar w:fldCharType="separate"/>
        </w:r>
        <w:r w:rsidRPr="77A20037" w:rsidDel="77A20037">
          <w:rPr>
            <w:lang w:val="en-GB"/>
          </w:rPr>
          <w:delText>(Lauridsen et al., 2019; Nielsen, 2017)</w:delText>
        </w:r>
        <w:r>
          <w:fldChar w:fldCharType="end"/>
        </w:r>
        <w:r w:rsidRPr="77A20037" w:rsidDel="77A20037">
          <w:rPr>
            <w:lang w:val="en-GB"/>
          </w:rPr>
          <w:delText xml:space="preserve"> builds on a BoW approach with limited syntactic awareness, and with a unidimensional scale of valence based on the circumplex model of affect </w:delText>
        </w:r>
        <w:r>
          <w:fldChar w:fldCharType="begin"/>
        </w:r>
        <w:r w:rsidRPr="77A20037">
          <w:rPr>
            <w:lang w:val="en-GB"/>
          </w:rPr>
          <w:delInstrText xml:space="preserve"> ADDIN ZOTERO_ITEM CSL_CITATION {"citationID":"oqFKJHDl","properties":{"formattedCitation":"(Russell, 1980)","plainCitation":"(Russell, 1980)","noteIndex":0},"citationItems":[{"id":431,"uris":["http://zotero.org/users/5985484/items/XUVYJ4PR"],"uri":["http://zotero.org/users/5985484/items/XUVYJ4PR"],"itemData":{"id":431,"type":"article-journal","abstract":"Factor-analytic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2016 APA, all rights reserved)","container-title":"Journal of Personality and Social Psychology","DOI":"10.1037/h0077714","ISSN":"1939-1315(Electronic),0022-3514(Print)","issue":"6","page":"1161-1178","source":"APA PsycNET","title":"A circumplex model of affect","volume":"39","author":[{"family":"Russell","given":"James A."}],"issued":{"date-parts":[["1980"]]}}}],"schema":"https://github.com/citation-style-language/schema/raw/master/csl-citation.json"} </w:delInstrText>
        </w:r>
        <w:r>
          <w:fldChar w:fldCharType="separate"/>
        </w:r>
        <w:r w:rsidRPr="77A20037" w:rsidDel="77A20037">
          <w:rPr>
            <w:lang w:val="en-GB"/>
          </w:rPr>
          <w:delText>(Russell, 1980)</w:delText>
        </w:r>
        <w:r>
          <w:fldChar w:fldCharType="end"/>
        </w:r>
        <w:r w:rsidRPr="77A20037" w:rsidDel="77A20037">
          <w:rPr>
            <w:lang w:val="en-GB"/>
          </w:rPr>
          <w:delText xml:space="preserve">. </w:delText>
        </w:r>
        <w:commentRangeStart w:id="267"/>
        <w:r w:rsidRPr="77A20037" w:rsidDel="77A20037">
          <w:rPr>
            <w:lang w:val="en-GB"/>
          </w:rPr>
          <w:delText>This unidimensional scale varies from -5 to 5 and indicates the level of negative vs. positive emotion associated with specific words.</w:delText>
        </w:r>
      </w:del>
    </w:p>
    <w:p w14:paraId="6CDA2D33" w14:textId="2183742E" w:rsidR="7EC4F1E3" w:rsidRPr="00BB7C0A" w:rsidDel="00144686" w:rsidRDefault="7EC4F1E3">
      <w:pPr>
        <w:rPr>
          <w:ins w:id="268" w:author="Esben Kran Christensen" w:date="2020-04-25T15:09:00Z"/>
          <w:lang w:val="en-GB"/>
        </w:rPr>
      </w:pPr>
      <w:del w:id="269" w:author="Esben Kran Christensen" w:date="2020-04-25T13:15:00Z">
        <w:r w:rsidRPr="77A20037" w:rsidDel="7EC4F1E3">
          <w:rPr>
            <w:lang w:val="en-GB"/>
          </w:rPr>
          <w:delText xml:space="preserve">These are generally only on one or two dimensions </w:delText>
        </w:r>
      </w:del>
      <w:commentRangeEnd w:id="267"/>
      <w:r>
        <w:rPr>
          <w:rStyle w:val="CommentReference"/>
        </w:rPr>
        <w:commentReference w:id="267"/>
      </w:r>
      <w:del w:id="270" w:author="Esben Kran Christensen" w:date="2020-04-25T13:15:00Z">
        <w:r w:rsidRPr="77A20037" w:rsidDel="7EC4F1E3">
          <w:rPr>
            <w:lang w:val="en-GB"/>
          </w:rPr>
          <w:delText xml:space="preserve">despite the circumplex models </w:delText>
        </w:r>
        <w:r w:rsidRPr="77A20037" w:rsidDel="007A4A91">
          <w:rPr>
            <w:lang w:val="en-GB"/>
          </w:rPr>
          <w:delText xml:space="preserve">developed </w:delText>
        </w:r>
        <w:r w:rsidRPr="77A20037" w:rsidDel="7EC4F1E3">
          <w:rPr>
            <w:lang w:val="en-GB"/>
          </w:rPr>
          <w:delText xml:space="preserve">in emotional analysis with </w:delText>
        </w:r>
        <w:commentRangeStart w:id="271"/>
        <w:r w:rsidRPr="77A20037" w:rsidDel="7EC4F1E3">
          <w:rPr>
            <w:lang w:val="en-GB"/>
          </w:rPr>
          <w:delText xml:space="preserve">newer emotional models like the three-dimensional measurement of emotions with “dominance” </w:delText>
        </w:r>
        <w:r>
          <w:fldChar w:fldCharType="begin"/>
        </w:r>
        <w:r w:rsidRPr="77A20037">
          <w:rPr>
            <w:lang w:val="en-GB"/>
          </w:rPr>
          <w:delInstrText xml:space="preserve"> ADDIN ZOTERO_ITEM CSL_CITATION {"citationID":"oRKynZ2C","properties":{"formattedCitation":"(Bradley &amp; Lang, 1999; Osgood et al., 1957)","plainCitation":"(Bradley &amp; Lang, 1999; Osgood et al., 1957)","noteIndex":0},"citationItems":[{"id":435,"uris":["http://zotero.org/users/5985484/items/PA387275"],"uri":["http://zotero.org/users/5985484/items/PA387275"],"itemData":{"id":435,"type":"article-journal","container-title":"Gainesville, FL: NIMH Center for Research in Psychophysiology, University of Florida","title":"Affective norms for English words (ANEW): Stimuli, instruction manual and affective ratings (Technical Report No. C-1)","author":[{"family":"Bradley","given":"M. M."},{"family":"Lang","given":"P. J."}],"issued":{"date-parts":[["1999"]]}}},{"id":439,"uris":["http://zotero.org/users/5985484/items/5XBMMBVC"],"uri":["http://zotero.org/users/5985484/items/5XBMMBVC"],"itemData":{"id":439,"type":"book","ISBN":"0-252-74539-6","publisher":"University of Illinois press","title":"The measurement of meaning","author":[{"family":"Osgood","given":"Charles Egerton"},{"family":"Suci","given":"George J."},{"family":"Tannenbaum","given":"Percy H."}],"issued":{"date-parts":[["1957"]]}}}],"schema":"https://github.com/citation-style-language/schema/raw/master/csl-citation.json"} </w:delInstrText>
        </w:r>
        <w:r>
          <w:fldChar w:fldCharType="separate"/>
        </w:r>
        <w:r w:rsidRPr="77A20037" w:rsidDel="00E55BD4">
          <w:rPr>
            <w:lang w:val="en-GB"/>
          </w:rPr>
          <w:delText>(Bradley &amp; Lang, 1999; Osgood et al., 1957)</w:delText>
        </w:r>
        <w:r>
          <w:fldChar w:fldCharType="end"/>
        </w:r>
        <w:r w:rsidRPr="77A20037" w:rsidDel="7EC4F1E3">
          <w:rPr>
            <w:lang w:val="en-GB"/>
          </w:rPr>
          <w:delText xml:space="preserve"> and the modern 4D representation of emotion that challenges the circumplex model and adds both “controllability” and “utility” to the VA scales </w:delText>
        </w:r>
        <w:r>
          <w:fldChar w:fldCharType="begin"/>
        </w:r>
        <w:r w:rsidRPr="77A20037">
          <w:rPr>
            <w:lang w:val="en-GB"/>
          </w:rPr>
          <w:delInstrText xml:space="preserve"> ADDIN ZOTERO_ITEM CSL_CITATION {"citationID":"vefR5aqg","properties":{"formattedCitation":"(Trnka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w:delInstrText>
        </w:r>
        <w:r w:rsidRPr="00C96E3A">
          <w:rPr>
            <w:lang w:val="en-GB"/>
            <w:rPrChange w:id="272" w:author="Esben Kran Christensen" w:date="2020-04-28T10:29:00Z">
              <w:rPr/>
            </w:rPrChange>
          </w:rPr>
          <w:delInstrText xml:space="preserve"> of discrete emotions in the judgments of the parti</w:delInstrText>
        </w:r>
        <w:r w:rsidRPr="77A20037">
          <w:rPr>
            <w:lang w:val="en-GB"/>
          </w:rPr>
          <w:delInstrText xml:space="preserve">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delInstrText>
        </w:r>
        <w:r>
          <w:fldChar w:fldCharType="separate"/>
        </w:r>
        <w:r w:rsidRPr="77A20037" w:rsidDel="0010393F">
          <w:rPr>
            <w:lang w:val="en-GB"/>
          </w:rPr>
          <w:delText>(Trnka et al., 2016)</w:delText>
        </w:r>
        <w:r>
          <w:fldChar w:fldCharType="end"/>
        </w:r>
        <w:r w:rsidRPr="77A20037" w:rsidDel="7EC4F1E3">
          <w:rPr>
            <w:lang w:val="en-GB"/>
          </w:rPr>
          <w:delText xml:space="preserve">. </w:delText>
        </w:r>
      </w:del>
      <w:commentRangeEnd w:id="271"/>
      <w:r>
        <w:rPr>
          <w:rStyle w:val="CommentReference"/>
        </w:rPr>
        <w:commentReference w:id="271"/>
      </w:r>
      <w:del w:id="273" w:author="Esben Kran Christensen" w:date="2020-04-25T13:15:00Z">
        <w:r w:rsidRPr="77A20037" w:rsidDel="7EC4F1E3">
          <w:rPr>
            <w:lang w:val="en-GB"/>
          </w:rPr>
          <w:delText>The next step in emotional SA should incorporate these.</w:delText>
        </w:r>
      </w:del>
      <w:commentRangeEnd w:id="265"/>
      <w:r>
        <w:rPr>
          <w:rStyle w:val="CommentReference"/>
        </w:rPr>
        <w:commentReference w:id="265"/>
      </w:r>
    </w:p>
    <w:p w14:paraId="6BD4965D" w14:textId="629C3815" w:rsidR="77A20037" w:rsidRDefault="77A20037" w:rsidP="77A20037">
      <w:pPr>
        <w:rPr>
          <w:del w:id="274" w:author="Esben Kran Christensen" w:date="2020-04-25T13:15:00Z"/>
          <w:lang w:val="en-GB"/>
        </w:rPr>
      </w:pPr>
    </w:p>
    <w:p w14:paraId="45FC646C" w14:textId="77777777" w:rsidR="008E0106" w:rsidRDefault="008E0106">
      <w:pPr>
        <w:pStyle w:val="Heading2"/>
        <w:pPrChange w:id="275" w:author="Esben Kran Christensen" w:date="2020-04-25T13:09:00Z">
          <w:pPr>
            <w:pStyle w:val="Heading3"/>
          </w:pPr>
        </w:pPrChange>
      </w:pPr>
      <w:bookmarkStart w:id="276" w:name="_Toc33298922"/>
      <w:bookmarkStart w:id="277" w:name="_Toc34300580"/>
      <w:commentRangeStart w:id="278"/>
      <w:r>
        <w:t>Bag of Words (BoW) approach</w:t>
      </w:r>
      <w:commentRangeEnd w:id="278"/>
      <w:r>
        <w:rPr>
          <w:rStyle w:val="CommentReference"/>
        </w:rPr>
        <w:commentReference w:id="278"/>
      </w:r>
      <w:bookmarkEnd w:id="276"/>
      <w:bookmarkEnd w:id="277"/>
    </w:p>
    <w:p w14:paraId="16A476B2" w14:textId="28E726BA" w:rsidR="00DA1D44" w:rsidRPr="00BB7C0A" w:rsidRDefault="00377977" w:rsidP="00A968DF">
      <w:pPr>
        <w:rPr>
          <w:del w:id="279" w:author="Esben Kran Christensen" w:date="2020-04-25T13:00:00Z"/>
          <w:lang w:val="en-GB"/>
        </w:rPr>
      </w:pPr>
      <w:del w:id="280" w:author="Esben Kran Christensen" w:date="2020-04-25T13:31:00Z">
        <w:r w:rsidRPr="77A20037" w:rsidDel="00377977">
          <w:rPr>
            <w:lang w:val="en-GB"/>
          </w:rPr>
          <w:delText xml:space="preserve">Most </w:delText>
        </w:r>
      </w:del>
      <w:ins w:id="281" w:author="Esben Kran Christensen" w:date="2020-04-25T13:31:00Z">
        <w:r w:rsidR="6085D9F8" w:rsidRPr="77A20037">
          <w:rPr>
            <w:lang w:val="en-GB"/>
          </w:rPr>
          <w:t xml:space="preserve">Many </w:t>
        </w:r>
      </w:ins>
      <w:r w:rsidRPr="77A20037">
        <w:rPr>
          <w:lang w:val="en-GB"/>
        </w:rPr>
        <w:t>c</w:t>
      </w:r>
      <w:r w:rsidR="00C75828" w:rsidRPr="77A20037">
        <w:rPr>
          <w:lang w:val="en-GB"/>
        </w:rPr>
        <w:t xml:space="preserve">urrent SA tools use a semi-BoW approach to sentiment analysis, where a word is associated with </w:t>
      </w:r>
      <w:r w:rsidRPr="77A20037">
        <w:rPr>
          <w:lang w:val="en-GB"/>
        </w:rPr>
        <w:t>a</w:t>
      </w:r>
      <w:r w:rsidR="00C75828" w:rsidRPr="77A20037">
        <w:rPr>
          <w:lang w:val="en-GB"/>
        </w:rPr>
        <w:t xml:space="preserve"> sentiment score </w:t>
      </w:r>
      <w:r w:rsidR="00D85D34" w:rsidRPr="77A20037">
        <w:rPr>
          <w:lang w:val="en-GB"/>
        </w:rPr>
        <w:t>(</w:t>
      </w:r>
      <w:r>
        <w:fldChar w:fldCharType="begin"/>
      </w:r>
      <w:r w:rsidRPr="77A20037">
        <w:rPr>
          <w:lang w:val="en-GB"/>
        </w:rPr>
        <w:instrText xml:space="preserve"> REF _Ref33281461 \h </w:instrText>
      </w:r>
      <w:r>
        <w:fldChar w:fldCharType="separate"/>
      </w:r>
      <w:r w:rsidR="00D21748" w:rsidRPr="77A20037">
        <w:rPr>
          <w:lang w:val="en-GB"/>
        </w:rPr>
        <w:t xml:space="preserve">Table </w:t>
      </w:r>
      <w:r w:rsidR="00D21748" w:rsidRPr="77A20037">
        <w:rPr>
          <w:noProof/>
          <w:lang w:val="en-GB"/>
        </w:rPr>
        <w:t>1</w:t>
      </w:r>
      <w:r>
        <w:fldChar w:fldCharType="end"/>
      </w:r>
      <w:r w:rsidR="00D85D34" w:rsidRPr="77A20037">
        <w:rPr>
          <w:lang w:val="en-GB"/>
        </w:rPr>
        <w:t xml:space="preserve">) </w:t>
      </w:r>
      <w:r>
        <w:fldChar w:fldCharType="begin"/>
      </w:r>
      <w:r w:rsidRPr="77A20037">
        <w:rPr>
          <w:lang w:val="en-GB"/>
        </w:rPr>
        <w:instrText xml:space="preserve"> ADDIN ZOTERO_ITEM CSL_CITATION {"citationID":"6ZjmfOO0","properties":{"formattedCitation":"(Hutto &amp; Gilbert, 2014)","plainCitation":"(Hutto &amp; Gilbert, 2014)","noteIndex":0},"citationItems":[{"id":249,"uris":["http://zotero.org/users/5985484/items/3XWWIU3C"],"uri":["http://zotero.org/users/5985484/items/3XWWIU3C"],"itemData":{"id":249,"type":"paper-conference","abstract":"The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Maximum Entropy, and Support Vector Machine (SVM) algorithms. Using a combination of qualitative and quantitative methods, we first construct and empirically validate a gold-standard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Interestingly, using our parsimonious rule-based model to assess the sentiment of tweets, we find that VADER outperforms individual human raters (F1 Classification Accuracy = 0.96 and 0.84, respectively), and generalizes more favorably across contexts than any of our benchmarks.","container-title":"Eighth International AAAI Conference on Weblogs and Social Media","event":"Eighth International AAAI Conference on Weblogs and Social Media","language":"en","source":"www.aaai.org","title":"VADER: A Parsimonious Rule-Based Model for Sentiment Analysis of Social Media Text","title-short":"VADER","URL":"https://www.aaai.org/ocs/index.php/ICWSM/ICWSM14/paper/view/8109","author":[{"family":"Hutto","given":"C. J."},{"family":"Gilbert","given":"Eric"}],"accessed":{"date-parts":[["2019",11,19]]},"issued":{"date-parts":[["2014",5,16]]}}}],"schema":"https://github.com/citation-style-language/schema/raw/master/csl-citation.json"} </w:instrText>
      </w:r>
      <w:r>
        <w:fldChar w:fldCharType="separate"/>
      </w:r>
      <w:r w:rsidR="00D91150" w:rsidRPr="77A20037">
        <w:rPr>
          <w:lang w:val="en-GB"/>
        </w:rPr>
        <w:t>(Hutto &amp; Gilbert, 2014)</w:t>
      </w:r>
      <w:r>
        <w:fldChar w:fldCharType="end"/>
      </w:r>
      <w:r w:rsidRPr="77A20037">
        <w:rPr>
          <w:lang w:val="en-GB"/>
        </w:rPr>
        <w:t xml:space="preserve"> irrespective of the context of the word</w:t>
      </w:r>
      <w:r w:rsidR="00C75828" w:rsidRPr="77A20037">
        <w:rPr>
          <w:lang w:val="en-GB"/>
        </w:rPr>
        <w:t>.</w:t>
      </w:r>
      <w:r w:rsidR="009F7231" w:rsidRPr="77A20037">
        <w:rPr>
          <w:lang w:val="en-GB"/>
        </w:rPr>
        <w:t xml:space="preserve"> </w:t>
      </w:r>
      <w:r w:rsidR="00D91A13" w:rsidRPr="77A20037">
        <w:rPr>
          <w:lang w:val="en-GB"/>
        </w:rPr>
        <w:t xml:space="preserve">The </w:t>
      </w:r>
      <w:r w:rsidR="00171355" w:rsidRPr="77A20037">
        <w:rPr>
          <w:lang w:val="en-GB"/>
        </w:rPr>
        <w:t xml:space="preserve">aggregate </w:t>
      </w:r>
      <w:r w:rsidR="00D91A13" w:rsidRPr="77A20037">
        <w:rPr>
          <w:lang w:val="en-GB"/>
        </w:rPr>
        <w:t xml:space="preserve">sentiment scores of the words in the text are then used as an indication of </w:t>
      </w:r>
      <w:r w:rsidR="00CF751F" w:rsidRPr="77A20037">
        <w:rPr>
          <w:lang w:val="en-GB"/>
        </w:rPr>
        <w:t>how positive the text is.</w:t>
      </w:r>
      <w:ins w:id="282" w:author="Jacob Thøgersen" w:date="2020-04-20T10:38:00Z">
        <w:r w:rsidRPr="77A20037">
          <w:rPr>
            <w:lang w:val="en-GB"/>
          </w:rPr>
          <w:t xml:space="preserve"> </w:t>
        </w:r>
      </w:ins>
      <w:ins w:id="283" w:author="Esben Kran Christensen" w:date="2020-04-25T13:01:00Z">
        <w:r w:rsidR="1580D67A" w:rsidRPr="77A20037">
          <w:rPr>
            <w:lang w:val="en-GB"/>
          </w:rPr>
          <w:t>This approach is computationally efficient but has some limitations</w:t>
        </w:r>
      </w:ins>
      <w:ins w:id="284" w:author="Esben Kran Christensen" w:date="2020-04-25T13:03:00Z">
        <w:r w:rsidR="4946F822" w:rsidRPr="77A20037">
          <w:rPr>
            <w:lang w:val="en-GB"/>
          </w:rPr>
          <w:t xml:space="preserve"> as outlined below.</w:t>
        </w:r>
      </w:ins>
      <w:ins w:id="285" w:author="Esben Kran Christensen" w:date="2020-04-25T13:31:00Z">
        <w:r w:rsidR="102A7B24" w:rsidRPr="77A20037">
          <w:rPr>
            <w:lang w:val="en-GB"/>
          </w:rPr>
          <w:t xml:space="preserve"> The state-of-the-art in</w:t>
        </w:r>
      </w:ins>
      <w:ins w:id="286" w:author="Esben Kran Christensen" w:date="2020-04-25T13:32:00Z">
        <w:r w:rsidR="102A7B24" w:rsidRPr="77A20037">
          <w:rPr>
            <w:lang w:val="en-GB"/>
          </w:rPr>
          <w:t xml:space="preserve"> English BoW SA is the VADER </w:t>
        </w:r>
      </w:ins>
      <w:ins w:id="287" w:author="Esben Kran Christensen [2]" w:date="2020-04-28T10:33:00Z">
        <w:r w:rsidR="00C96E3A">
          <w:rPr>
            <w:lang w:val="en-GB"/>
          </w:rPr>
          <w:fldChar w:fldCharType="begin"/>
        </w:r>
        <w:r w:rsidR="00C96E3A">
          <w:rPr>
            <w:lang w:val="en-GB"/>
          </w:rPr>
          <w:instrText xml:space="preserve"> ADDIN ZOTERO_ITEM CSL_CITATION {"citationID":"J627Bzfl","properties":{"formattedCitation":"(Hutto, 2014/2019; Hutto &amp; Gilbert, 2014)","plainCitation":"(Hutto, 2014/2019; Hutto &amp; Gilbert, 2014)","noteIndex":0},"citationItems":[{"id":497,"uris":["http://zotero.org/groups/2399712/items/3285XHFM"],"uri":["http://zotero.org/groups/2399712/items/3285XHFM"],"itemData":{"id":497,"type":"book","abstract":"VADER Sentiment Analysis. VADER (Valence Aware Dictionary and sEntiment Reasoner) is a lexicon and rule-based sentiment analysis tool that is specifically attuned to sentiments expressed in social ...","genre":"Python","note":"original-date: 2014-11-17T16:31:45Z","source":"GitHub","title":"cjhutto/vaderSentiment","URL":"https://github.com/cjhutto/vaderSentiment","author":[{"family":"Hutto","given":"C. J."}],"accessed":{"date-parts":[["2019",12,18]]},"issued":{"date-parts":[["2019",12,18]]}}},{"id":249,"uris":["http://zotero.org/users/5985484/items/3XWWIU3C"],"uri":["http://zotero.org/users/5985484/items/3XWWIU3C"],"itemData":{"id":249,"type":"paper-conference","abstract":"The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Maximum Entropy, and Support Vector Machine (SVM) algorithms. Using a combination of qualitative and quantitative methods, we first construct and empirically validate a gold-standard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Interestingly, using our parsimonious rule-based model to assess the sentiment of tweets, we find that VADER outperforms individual human raters (F1 Classification Accuracy = 0.96 and 0.84, respectively), and generalizes more favorably across contexts than any of our benchmarks.","container-title":"Eighth International AAAI Conference on Weblogs and Social Media","event":"Eighth International AAAI Conference on Weblogs and Social Media","language":"en","source":"www.aaai.org","title":"VADER: A Parsimonious Rule-Based Model for Sentiment Analysis of Social Media Text","title-short":"VADER","URL":"https://www.aaai.org/ocs/index.php/ICWSM/ICWSM14/paper/view/8109","author":[{"family":"Hutto","given":"C. J."},{"family":"Gilbert","given":"Eric"}],"accessed":{"date-parts":[["2019",11,19]]},"issued":{"date-parts":[["2014",5,16]]}}}],"schema":"https://github.com/citation-style-language/schema/raw/master/csl-citation.json"} </w:instrText>
        </w:r>
      </w:ins>
      <w:r w:rsidR="00C96E3A">
        <w:rPr>
          <w:lang w:val="en-GB"/>
        </w:rPr>
        <w:fldChar w:fldCharType="separate"/>
      </w:r>
      <w:ins w:id="288" w:author="Esben Kran Christensen [2]" w:date="2020-04-28T10:33:00Z">
        <w:r w:rsidR="00C96E3A" w:rsidRPr="00C96E3A">
          <w:rPr>
            <w:lang w:val="en-GB"/>
            <w:rPrChange w:id="289" w:author="Esben Kran Christensen" w:date="2020-04-28T10:34:00Z">
              <w:rPr/>
            </w:rPrChange>
          </w:rPr>
          <w:t>(Hutto, 2014/2019; Hutto &amp; Gilbert, 2014)</w:t>
        </w:r>
        <w:r w:rsidR="00C96E3A">
          <w:rPr>
            <w:lang w:val="en-GB"/>
          </w:rPr>
          <w:fldChar w:fldCharType="end"/>
        </w:r>
      </w:ins>
      <w:ins w:id="290" w:author="Esben Kran Christensen" w:date="2020-04-25T13:32:00Z">
        <w:del w:id="291" w:author="Esben Kran Christensen [2]" w:date="2020-04-28T10:33:00Z">
          <w:r w:rsidR="102A7B24" w:rsidRPr="77A20037" w:rsidDel="00C96E3A">
            <w:rPr>
              <w:lang w:val="en-GB"/>
            </w:rPr>
            <w:delText>(REF)</w:delText>
          </w:r>
        </w:del>
        <w:r w:rsidR="102A7B24" w:rsidRPr="77A20037">
          <w:rPr>
            <w:lang w:val="en-GB"/>
          </w:rPr>
          <w:t xml:space="preserve"> while the Danish SA field has the tool AFINN </w:t>
        </w:r>
      </w:ins>
      <w:ins w:id="292" w:author="Esben Kran Christensen [2]" w:date="2020-04-28T10:33:00Z">
        <w:r w:rsidR="00C96E3A">
          <w:rPr>
            <w:lang w:val="en-GB"/>
          </w:rPr>
          <w:fldChar w:fldCharType="begin"/>
        </w:r>
      </w:ins>
      <w:ins w:id="293" w:author="Esben Kran Christensen [2]" w:date="2020-04-28T10:34:00Z">
        <w:r w:rsidR="00C96E3A">
          <w:rPr>
            <w:lang w:val="en-GB"/>
          </w:rPr>
          <w:instrText xml:space="preserve"> ADDIN ZOTERO_ITEM CSL_CITATION {"citationID":"kD4xsxPA","properties":{"formattedCitation":"(Nielsen, 2011, 2017, 2015/2019)","plainCitation":"(Nielsen, 2011, 2017, 2015/2019)","noteIndex":0},"citationItems":[{"id":493,"uris":["http://zotero.org/groups/2399712/items/B55HZDL9"],"uri":["http://zotero.org/groups/2399712/items/B55HZDL9"],"itemData":{"id":493,"type":"article-journal","abstract":"Sentiment analysis of microblogs such as Twitter has recently gained a fair amount of attention. One of the simplest sentiment analysis approaches compares the words of a posting against a labeled word list, where each word has been scored for valence, -- a 'sentiment lexicon' or 'affective word lists'. There exist several affective word lists, e.g., ANEW (Affective Norms for English Words) developed before the advent of microblogging and sentiment analysis. I wanted to examine how well ANEW and other word lists performs for the detection of sentiment strength in microblog posts in comparison with a new word list specifically constructed for microblogs. I used manually labeled postings from Twitter scored for sentiment. Using a simple word matching I show that the new word list may perform better than ANEW, though not as good as the more elaborate approach found in SentiStrength.","container-title":"arXiv:1103.2903 [cs]","note":"arXiv: 1103.2903","source":"arXiv.org","title":"A new ANEW: Evaluation of a word list for sentiment analysis in microblogs","title-short":"A new ANEW","URL":"http://arxiv.org/abs/1103.2903","author":[{"family":"Nielsen","given":"Finn Årup"}],"accessed":{"date-parts":[["2019",12,18]]},"issued":{"date-parts":[["2011",3,15]]}}},{"id":350,"uris":["http://zotero.org/users/5985484/items/PFJH5484"],"uri":["http://zotero.org/users/5985484/items/PFJH5484"],"itemData":{"id":350,"type":"webpage","container-title":"AFINN","note":"DTU Compute\nTechnical University of Denmark","title":"AFINN","URL":"http://www2.compute.dtu.dk/pubdb/views/edoc_download.php/6975/pdf/imm6975.pdf","author":[{"family":"Nielsen","given":"Finn Årup"}],"accessed":{"date-parts":[["2019",11,24]]},"issued":{"date-parts":[["2017",4,28]]}}},{"id":495,"uris":["http://zotero.org/groups/2399712/items/CW4GBX27"],"uri":["http://zotero.org/groups/2399712/items/CW4GBX27"],"itemData":{"id":495,"type":"book","abstract":"AFINN sentiment analysis in Python.","genre":"Jupyter Notebook","note":"original-date: 2015-07-06T08:34:13Z","source":"GitHub","title":"fnielsen/afinn","URL":"https://github.com/fnielsen/afinn","author":[{"family":"Nielsen","given":"Finn Årup"}],"accessed":{"date-parts":[["2019",12,18]]},"issued":{"date-parts":[["2019",12,14]]}}}],"schema":"https://github.com/citation-style-language/schema/raw/master/csl-citation.json"} </w:instrText>
        </w:r>
      </w:ins>
      <w:r w:rsidR="00C96E3A">
        <w:rPr>
          <w:lang w:val="en-GB"/>
        </w:rPr>
        <w:fldChar w:fldCharType="separate"/>
      </w:r>
      <w:ins w:id="294" w:author="Esben Kran Christensen [2]" w:date="2020-04-28T10:34:00Z">
        <w:r w:rsidR="00C96E3A" w:rsidRPr="00C96E3A">
          <w:rPr>
            <w:lang w:val="en-GB"/>
            <w:rPrChange w:id="295" w:author="Esben Kran Christensen" w:date="2020-04-28T10:34:00Z">
              <w:rPr/>
            </w:rPrChange>
          </w:rPr>
          <w:t>(Nielsen, 2011, 2017, 2015/2019)</w:t>
        </w:r>
      </w:ins>
      <w:ins w:id="296" w:author="Esben Kran Christensen [2]" w:date="2020-04-28T10:33:00Z">
        <w:r w:rsidR="00C96E3A">
          <w:rPr>
            <w:lang w:val="en-GB"/>
          </w:rPr>
          <w:fldChar w:fldCharType="end"/>
        </w:r>
      </w:ins>
      <w:ins w:id="297" w:author="Esben Kran Christensen" w:date="2020-04-25T13:32:00Z">
        <w:del w:id="298" w:author="Esben Kran Christensen [2]" w:date="2020-04-28T10:33:00Z">
          <w:r w:rsidR="102A7B24" w:rsidRPr="77A20037" w:rsidDel="00C96E3A">
            <w:rPr>
              <w:lang w:val="en-GB"/>
            </w:rPr>
            <w:delText>(REF)</w:delText>
          </w:r>
        </w:del>
        <w:r w:rsidR="102A7B24" w:rsidRPr="77A20037">
          <w:rPr>
            <w:lang w:val="en-GB"/>
          </w:rPr>
          <w:t xml:space="preserve"> and Sentida </w:t>
        </w:r>
      </w:ins>
      <w:ins w:id="299" w:author="Esben Kran Christensen [2]" w:date="2020-04-28T10:34:00Z">
        <w:r w:rsidR="00C96E3A">
          <w:rPr>
            <w:lang w:val="en-GB"/>
          </w:rPr>
          <w:fldChar w:fldCharType="begin"/>
        </w:r>
        <w:r w:rsidR="00C96E3A">
          <w:rPr>
            <w:lang w:val="en-GB"/>
          </w:rPr>
          <w:instrText xml:space="preserve"> ADDIN ZOTERO_ITEM CSL_CITATION {"citationID":"D1miumVe","properties":{"formattedCitation":"(Guscode, 2019/2019; Lauridsen et al., 2019)","plainCitation":"(Guscode, 2019/2019; Lauridsen et al., 2019)","noteIndex":0},"citationItems":[{"id":496,"uris":["http://zotero.org/groups/2399712/items/J4XK48QX"],"uri":["http://zotero.org/groups/2399712/items/J4XK48QX"],"itemData":{"id":496,"type":"book","abstract":"Sentida. Contribute to Guscode/Sentida development by creating an account on GitHub.","genre":"R","note":"original-date: 2019-02-07T11:51:21Z","source":"GitHub","title":"Guscode/Sentida","URL":"https://github.com/Guscode/Sentida","author":[{"family":"Guscode","given":""}],"accessed":{"date-parts":[["2019",12,18]]},"issued":{"date-parts":[["2019",12,9]]}}},{"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ins>
      <w:r w:rsidR="00C96E3A">
        <w:rPr>
          <w:lang w:val="en-GB"/>
        </w:rPr>
        <w:fldChar w:fldCharType="separate"/>
      </w:r>
      <w:ins w:id="300" w:author="Esben Kran Christensen [2]" w:date="2020-04-28T10:34:00Z">
        <w:r w:rsidR="00C96E3A" w:rsidRPr="00C96E3A">
          <w:rPr>
            <w:lang w:val="en-GB"/>
            <w:rPrChange w:id="301" w:author="Esben Kran Christensen" w:date="2020-04-28T10:34:00Z">
              <w:rPr/>
            </w:rPrChange>
          </w:rPr>
          <w:t>(Guscode, 2019/2019; Lauridsen et al., 2019)</w:t>
        </w:r>
        <w:r w:rsidR="00C96E3A">
          <w:rPr>
            <w:lang w:val="en-GB"/>
          </w:rPr>
          <w:fldChar w:fldCharType="end"/>
        </w:r>
      </w:ins>
      <w:ins w:id="302" w:author="Esben Kran Christensen" w:date="2020-04-25T13:32:00Z">
        <w:del w:id="303" w:author="Esben Kran Christensen [2]" w:date="2020-04-28T10:34:00Z">
          <w:r w:rsidR="102A7B24" w:rsidRPr="77A20037" w:rsidDel="00C96E3A">
            <w:rPr>
              <w:lang w:val="en-GB"/>
            </w:rPr>
            <w:delText>(REF)</w:delText>
          </w:r>
        </w:del>
        <w:r w:rsidR="102A7B24" w:rsidRPr="77A20037">
          <w:rPr>
            <w:lang w:val="en-GB"/>
          </w:rPr>
          <w:t>. They work in roughly the same way.</w:t>
        </w:r>
      </w:ins>
    </w:p>
    <w:p w14:paraId="2570A105" w14:textId="2195C147" w:rsidR="00174341" w:rsidRPr="00BB7C0A" w:rsidRDefault="00174341" w:rsidP="00A968DF">
      <w:pPr>
        <w:rPr>
          <w:lang w:val="en-GB"/>
        </w:rPr>
      </w:pPr>
    </w:p>
    <w:p w14:paraId="0C472677" w14:textId="4267419B" w:rsidR="00043224" w:rsidRPr="00BB7C0A" w:rsidRDefault="00377977" w:rsidP="00FA7A00">
      <w:pPr>
        <w:pStyle w:val="Caption"/>
        <w:framePr w:hSpace="0" w:wrap="auto" w:vAnchor="margin" w:hAnchor="text" w:xAlign="left" w:yAlign="inline"/>
        <w:suppressOverlap w:val="0"/>
        <w:rPr>
          <w:lang w:val="en-GB"/>
        </w:rPr>
      </w:pPr>
      <w:commentRangeStart w:id="304"/>
      <w:commentRangeEnd w:id="304"/>
      <w:r>
        <w:rPr>
          <w:rStyle w:val="CommentReference"/>
        </w:rPr>
        <w:commentReference w:id="304"/>
      </w:r>
      <w:bookmarkStart w:id="305" w:name="_Ref33281461"/>
      <w:r w:rsidR="00FA7A00" w:rsidRPr="00BB7C0A">
        <w:rPr>
          <w:lang w:val="en-GB"/>
        </w:rPr>
        <w:t xml:space="preserve"> Table </w:t>
      </w:r>
      <w:r w:rsidR="00FA7A00">
        <w:fldChar w:fldCharType="begin"/>
      </w:r>
      <w:r w:rsidR="00FA7A00" w:rsidRPr="00BB7C0A">
        <w:rPr>
          <w:lang w:val="en-GB"/>
        </w:rPr>
        <w:instrText xml:space="preserve"> SEQ Table \* ARABIC </w:instrText>
      </w:r>
      <w:r w:rsidR="00FA7A00">
        <w:fldChar w:fldCharType="separate"/>
      </w:r>
      <w:r w:rsidR="002764A9">
        <w:rPr>
          <w:noProof/>
          <w:lang w:val="en-GB"/>
        </w:rPr>
        <w:t>1</w:t>
      </w:r>
      <w:r w:rsidR="00FA7A00">
        <w:rPr>
          <w:noProof/>
        </w:rPr>
        <w:fldChar w:fldCharType="end"/>
      </w:r>
      <w:bookmarkEnd w:id="305"/>
      <w:r w:rsidR="00FA7A00" w:rsidRPr="00BB7C0A">
        <w:rPr>
          <w:lang w:val="en-GB"/>
        </w:rPr>
        <w:t xml:space="preserve"> - Example of lexicon words with sentiment score</w:t>
      </w:r>
    </w:p>
    <w:tbl>
      <w:tblPr>
        <w:tblStyle w:val="TableGrid"/>
        <w:tblW w:w="0" w:type="auto"/>
        <w:tblInd w:w="2590" w:type="dxa"/>
        <w:tblBorders>
          <w:insideV w:val="none" w:sz="0" w:space="0" w:color="auto"/>
        </w:tblBorders>
        <w:tblLook w:val="04A0" w:firstRow="1" w:lastRow="0" w:firstColumn="1" w:lastColumn="0" w:noHBand="0" w:noVBand="1"/>
        <w:tblPrChange w:id="306" w:author="Esben Kran Christensen" w:date="2020-04-25T13:13:00Z">
          <w:tblPr>
            <w:tblStyle w:val="TableGrid"/>
            <w:tblW w:w="0" w:type="auto"/>
            <w:tblBorders>
              <w:insideV w:val="none" w:sz="0" w:space="0" w:color="auto"/>
            </w:tblBorders>
            <w:tblLook w:val="04A0" w:firstRow="1" w:lastRow="0" w:firstColumn="1" w:lastColumn="0" w:noHBand="0" w:noVBand="1"/>
          </w:tblPr>
        </w:tblPrChange>
      </w:tblPr>
      <w:tblGrid>
        <w:gridCol w:w="2856"/>
        <w:gridCol w:w="1293"/>
        <w:tblGridChange w:id="307">
          <w:tblGrid>
            <w:gridCol w:w="2856"/>
            <w:gridCol w:w="1293"/>
          </w:tblGrid>
        </w:tblGridChange>
      </w:tblGrid>
      <w:tr w:rsidR="00FA7A00" w14:paraId="233B4CEF" w14:textId="77777777" w:rsidTr="00F34FA1">
        <w:trPr>
          <w:trHeight w:val="384"/>
          <w:trPrChange w:id="308" w:author="Esben Kran Christensen" w:date="2020-04-25T13:13:00Z">
            <w:trPr>
              <w:trHeight w:val="384"/>
            </w:trPr>
          </w:trPrChange>
        </w:trPr>
        <w:tc>
          <w:tcPr>
            <w:tcW w:w="2856" w:type="dxa"/>
            <w:vAlign w:val="center"/>
            <w:tcPrChange w:id="309" w:author="Esben Kran Christensen" w:date="2020-04-25T13:13:00Z">
              <w:tcPr>
                <w:tcW w:w="2856" w:type="dxa"/>
                <w:vAlign w:val="center"/>
              </w:tcPr>
            </w:tcPrChange>
          </w:tcPr>
          <w:p w14:paraId="4F1627A7" w14:textId="77777777" w:rsidR="00FA7A00" w:rsidRPr="004B0908" w:rsidRDefault="00FA7A00" w:rsidP="00FA7A00">
            <w:pPr>
              <w:jc w:val="center"/>
            </w:pPr>
            <w:r w:rsidRPr="000620D7">
              <w:rPr>
                <w:i/>
                <w:iCs/>
              </w:rPr>
              <w:t>‘Accept’</w:t>
            </w:r>
            <w:r>
              <w:t xml:space="preserve"> (</w:t>
            </w:r>
            <w:r w:rsidRPr="006B268C">
              <w:rPr>
                <w:i/>
                <w:iCs/>
              </w:rPr>
              <w:t>acceptance</w:t>
            </w:r>
            <w:r>
              <w:t>)</w:t>
            </w:r>
          </w:p>
        </w:tc>
        <w:tc>
          <w:tcPr>
            <w:tcW w:w="1293" w:type="dxa"/>
            <w:vAlign w:val="center"/>
            <w:tcPrChange w:id="310" w:author="Esben Kran Christensen" w:date="2020-04-25T13:13:00Z">
              <w:tcPr>
                <w:tcW w:w="1293" w:type="dxa"/>
                <w:vAlign w:val="center"/>
              </w:tcPr>
            </w:tcPrChange>
          </w:tcPr>
          <w:p w14:paraId="1FFC0AE9" w14:textId="77777777" w:rsidR="00FA7A00" w:rsidRDefault="00FA7A00" w:rsidP="00FA7A00">
            <w:pPr>
              <w:jc w:val="center"/>
            </w:pPr>
            <w:r>
              <w:t>1.5</w:t>
            </w:r>
          </w:p>
        </w:tc>
      </w:tr>
      <w:tr w:rsidR="00FA7A00" w14:paraId="51F446E1" w14:textId="77777777" w:rsidTr="00F34FA1">
        <w:trPr>
          <w:trHeight w:val="362"/>
          <w:trPrChange w:id="311" w:author="Esben Kran Christensen" w:date="2020-04-25T13:13:00Z">
            <w:trPr>
              <w:trHeight w:val="362"/>
            </w:trPr>
          </w:trPrChange>
        </w:trPr>
        <w:tc>
          <w:tcPr>
            <w:tcW w:w="2856" w:type="dxa"/>
            <w:vAlign w:val="center"/>
            <w:tcPrChange w:id="312" w:author="Esben Kran Christensen" w:date="2020-04-25T13:13:00Z">
              <w:tcPr>
                <w:tcW w:w="2856" w:type="dxa"/>
                <w:vAlign w:val="center"/>
              </w:tcPr>
            </w:tcPrChange>
          </w:tcPr>
          <w:p w14:paraId="350340D2" w14:textId="77777777" w:rsidR="00FA7A00" w:rsidRPr="004B0908" w:rsidRDefault="00FA7A00" w:rsidP="00FA7A00">
            <w:pPr>
              <w:jc w:val="center"/>
            </w:pPr>
            <w:r>
              <w:rPr>
                <w:i/>
                <w:iCs/>
              </w:rPr>
              <w:t>‘</w:t>
            </w:r>
            <w:r w:rsidRPr="000620D7">
              <w:rPr>
                <w:i/>
                <w:iCs/>
              </w:rPr>
              <w:t>Advarsel</w:t>
            </w:r>
            <w:r>
              <w:rPr>
                <w:i/>
                <w:iCs/>
              </w:rPr>
              <w:t>’</w:t>
            </w:r>
            <w:r>
              <w:t xml:space="preserve"> (</w:t>
            </w:r>
            <w:r>
              <w:rPr>
                <w:i/>
                <w:iCs/>
              </w:rPr>
              <w:t>warning</w:t>
            </w:r>
            <w:r>
              <w:t>)</w:t>
            </w:r>
          </w:p>
        </w:tc>
        <w:tc>
          <w:tcPr>
            <w:tcW w:w="1293" w:type="dxa"/>
            <w:vAlign w:val="center"/>
            <w:tcPrChange w:id="313" w:author="Esben Kran Christensen" w:date="2020-04-25T13:13:00Z">
              <w:tcPr>
                <w:tcW w:w="1293" w:type="dxa"/>
                <w:vAlign w:val="center"/>
              </w:tcPr>
            </w:tcPrChange>
          </w:tcPr>
          <w:p w14:paraId="58DA8384" w14:textId="77777777" w:rsidR="00FA7A00" w:rsidRDefault="00FA7A00" w:rsidP="00FA7A00">
            <w:pPr>
              <w:jc w:val="center"/>
            </w:pPr>
            <w:r>
              <w:t>-2</w:t>
            </w:r>
          </w:p>
        </w:tc>
      </w:tr>
    </w:tbl>
    <w:p w14:paraId="0E899CE0" w14:textId="1F73D10D" w:rsidR="00F34FA1" w:rsidRPr="00C96E3A" w:rsidRDefault="7DFD0E6B" w:rsidP="00A968DF">
      <w:pPr>
        <w:rPr>
          <w:lang w:val="en-GB"/>
        </w:rPr>
      </w:pPr>
      <w:ins w:id="314" w:author="Esben Kran Christensen" w:date="2020-04-25T13:01:00Z">
        <w:r w:rsidRPr="00C96E3A">
          <w:rPr>
            <w:lang w:val="en-GB"/>
            <w:rPrChange w:id="315" w:author="Esben Kran Christensen" w:date="2020-04-28T10:29:00Z">
              <w:rPr/>
            </w:rPrChange>
          </w:rPr>
          <w:t>The</w:t>
        </w:r>
      </w:ins>
      <w:ins w:id="316" w:author="Esben Kran Christensen" w:date="2020-04-25T13:02:00Z">
        <w:r w:rsidRPr="00C96E3A">
          <w:rPr>
            <w:lang w:val="en-GB"/>
            <w:rPrChange w:id="317" w:author="Esben Kran Christensen" w:date="2020-04-28T10:29:00Z">
              <w:rPr/>
            </w:rPrChange>
          </w:rPr>
          <w:t>re are</w:t>
        </w:r>
      </w:ins>
      <w:ins w:id="318" w:author="Esben Kran Christensen" w:date="2020-04-25T13:01:00Z">
        <w:r w:rsidRPr="00C96E3A">
          <w:rPr>
            <w:lang w:val="en-GB"/>
            <w:rPrChange w:id="319" w:author="Esben Kran Christensen" w:date="2020-04-28T10:29:00Z">
              <w:rPr/>
            </w:rPrChange>
          </w:rPr>
          <w:t xml:space="preserve"> four main problems of only using BoW for SA in text</w:t>
        </w:r>
      </w:ins>
      <w:ins w:id="320" w:author="Esben Kran Christensen" w:date="2020-04-25T13:02:00Z">
        <w:r w:rsidR="1ACB8473" w:rsidRPr="00C96E3A">
          <w:rPr>
            <w:lang w:val="en-GB"/>
            <w:rPrChange w:id="321" w:author="Esben Kran Christensen" w:date="2020-04-28T10:29:00Z">
              <w:rPr/>
            </w:rPrChange>
          </w:rPr>
          <w:t xml:space="preserve"> that mainly arise from a missing context awareness</w:t>
        </w:r>
        <w:r w:rsidRPr="00C96E3A">
          <w:rPr>
            <w:lang w:val="en-GB"/>
            <w:rPrChange w:id="322" w:author="Esben Kran Christensen" w:date="2020-04-28T10:29:00Z">
              <w:rPr/>
            </w:rPrChange>
          </w:rPr>
          <w:t xml:space="preserve">. </w:t>
        </w:r>
        <w:del w:id="323" w:author="Esben Kran Christensen [2]" w:date="2020-04-28T10:34:00Z">
          <w:r w:rsidRPr="00C96E3A" w:rsidDel="00C96E3A">
            <w:rPr>
              <w:lang w:val="en-GB"/>
              <w:rPrChange w:id="324" w:author="Esben Kran Christensen" w:date="2020-04-28T10:29:00Z">
                <w:rPr/>
              </w:rPrChange>
            </w:rPr>
            <w:delText>First of all</w:delText>
          </w:r>
        </w:del>
      </w:ins>
      <w:ins w:id="325" w:author="Esben Kran Christensen [2]" w:date="2020-04-28T10:34:00Z">
        <w:r w:rsidR="00C96E3A" w:rsidRPr="00C96E3A">
          <w:rPr>
            <w:lang w:val="en-GB"/>
          </w:rPr>
          <w:t>First</w:t>
        </w:r>
      </w:ins>
      <w:ins w:id="326" w:author="Esben Kran Christensen" w:date="2020-04-25T13:02:00Z">
        <w:r w:rsidRPr="00C96E3A">
          <w:rPr>
            <w:lang w:val="en-GB"/>
            <w:rPrChange w:id="327" w:author="Esben Kran Christensen" w:date="2020-04-28T10:29:00Z">
              <w:rPr/>
            </w:rPrChange>
          </w:rPr>
          <w:t xml:space="preserve">, it ignores the </w:t>
        </w:r>
      </w:ins>
      <w:ins w:id="328" w:author="Esben Kran Christensen" w:date="2020-04-25T13:04:00Z">
        <w:r w:rsidR="622120DC" w:rsidRPr="00C96E3A">
          <w:rPr>
            <w:lang w:val="en-GB"/>
            <w:rPrChange w:id="329" w:author="Esben Kran Christensen" w:date="2020-04-28T10:29:00Z">
              <w:rPr/>
            </w:rPrChange>
          </w:rPr>
          <w:t xml:space="preserve">syntactical relationship </w:t>
        </w:r>
      </w:ins>
      <w:ins w:id="330" w:author="Esben Kran Christensen" w:date="2020-04-25T13:02:00Z">
        <w:r w:rsidRPr="00C96E3A">
          <w:rPr>
            <w:lang w:val="en-GB"/>
            <w:rPrChange w:id="331" w:author="Esben Kran Christensen" w:date="2020-04-28T10:29:00Z">
              <w:rPr/>
            </w:rPrChange>
          </w:rPr>
          <w:t>between words in the text</w:t>
        </w:r>
      </w:ins>
      <w:ins w:id="332" w:author="Esben Kran Christensen" w:date="2020-04-25T13:04:00Z">
        <w:r w:rsidR="023FBAEB" w:rsidRPr="00C96E3A">
          <w:rPr>
            <w:lang w:val="en-GB"/>
            <w:rPrChange w:id="333" w:author="Esben Kran Christensen" w:date="2020-04-28T10:29:00Z">
              <w:rPr/>
            </w:rPrChange>
          </w:rPr>
          <w:t>. Relationships like verb-noun structure are ignored and generalized which limits the accuracy</w:t>
        </w:r>
      </w:ins>
      <w:ins w:id="334" w:author="Esben Kran Christensen" w:date="2020-04-25T13:27:00Z">
        <w:r w:rsidR="5E95E8FA" w:rsidRPr="00C96E3A">
          <w:rPr>
            <w:lang w:val="en-GB"/>
            <w:rPrChange w:id="335" w:author="Esben Kran Christensen" w:date="2020-04-28T10:29:00Z">
              <w:rPr/>
            </w:rPrChange>
          </w:rPr>
          <w:t xml:space="preserve"> (</w:t>
        </w:r>
      </w:ins>
      <w:ins w:id="336" w:author="Esben Kran Christensen [2]" w:date="2020-04-28T10:38:00Z">
        <w:r w:rsidR="00C96E3A">
          <w:rPr>
            <w:lang w:val="en-GB"/>
          </w:rPr>
          <w:fldChar w:fldCharType="begin"/>
        </w:r>
        <w:r w:rsidR="00C96E3A">
          <w:rPr>
            <w:lang w:val="en-GB"/>
          </w:rPr>
          <w:instrText xml:space="preserve"> REF _Ref38962693 \h </w:instrText>
        </w:r>
      </w:ins>
      <w:r w:rsidR="00C96E3A">
        <w:rPr>
          <w:lang w:val="en-GB"/>
        </w:rPr>
      </w:r>
      <w:r w:rsidR="00C96E3A">
        <w:rPr>
          <w:lang w:val="en-GB"/>
        </w:rPr>
        <w:fldChar w:fldCharType="separate"/>
      </w:r>
      <w:ins w:id="337" w:author="Esben Kran Christensen [2]" w:date="2020-04-28T10:38:00Z">
        <w:r w:rsidR="00C96E3A" w:rsidRPr="00C96E3A">
          <w:rPr>
            <w:lang w:val="en-GB"/>
          </w:rPr>
          <w:t xml:space="preserve">Table </w:t>
        </w:r>
        <w:r w:rsidR="00C96E3A" w:rsidRPr="00C96E3A">
          <w:rPr>
            <w:noProof/>
            <w:lang w:val="en-GB"/>
            <w:rPrChange w:id="338" w:author="Esben Kran Christensen" w:date="2020-04-28T10:37:00Z">
              <w:rPr>
                <w:noProof/>
              </w:rPr>
            </w:rPrChange>
          </w:rPr>
          <w:t>2</w:t>
        </w:r>
        <w:r w:rsidR="00C96E3A">
          <w:rPr>
            <w:lang w:val="en-GB"/>
          </w:rPr>
          <w:fldChar w:fldCharType="end"/>
        </w:r>
      </w:ins>
      <w:ins w:id="339" w:author="Esben Kran Christensen" w:date="2020-04-25T13:27:00Z">
        <w:del w:id="340" w:author="Esben Kran Christensen [2]" w:date="2020-04-28T10:38:00Z">
          <w:r w:rsidR="5E95E8FA" w:rsidRPr="00C96E3A" w:rsidDel="00C96E3A">
            <w:rPr>
              <w:lang w:val="en-GB"/>
              <w:rPrChange w:id="341" w:author="Esben Kran Christensen" w:date="2020-04-28T10:29:00Z">
                <w:rPr/>
              </w:rPrChange>
            </w:rPr>
            <w:delText>REF</w:delText>
          </w:r>
        </w:del>
        <w:r w:rsidR="5E95E8FA" w:rsidRPr="00C96E3A">
          <w:rPr>
            <w:lang w:val="en-GB"/>
            <w:rPrChange w:id="342" w:author="Esben Kran Christensen" w:date="2020-04-28T10:29:00Z">
              <w:rPr/>
            </w:rPrChange>
          </w:rPr>
          <w:t xml:space="preserve">). Secondly, it ignores </w:t>
        </w:r>
      </w:ins>
      <w:ins w:id="343" w:author="Esben Kran Christensen" w:date="2020-04-25T13:28:00Z">
        <w:r w:rsidR="1882B453" w:rsidRPr="00C96E3A">
          <w:rPr>
            <w:lang w:val="en-GB"/>
            <w:rPrChange w:id="344" w:author="Esben Kran Christensen" w:date="2020-04-28T10:29:00Z">
              <w:rPr/>
            </w:rPrChange>
          </w:rPr>
          <w:t>adverbs and negation words (</w:t>
        </w:r>
      </w:ins>
      <w:ins w:id="345" w:author="Esben Kran Christensen [2]" w:date="2020-04-28T10:38:00Z">
        <w:r w:rsidR="00C96E3A">
          <w:rPr>
            <w:lang w:val="en-GB"/>
          </w:rPr>
          <w:fldChar w:fldCharType="begin"/>
        </w:r>
        <w:r w:rsidR="00C96E3A">
          <w:rPr>
            <w:lang w:val="en-GB"/>
          </w:rPr>
          <w:instrText xml:space="preserve"> REF _Ref38962693 \h </w:instrText>
        </w:r>
      </w:ins>
      <w:r w:rsidR="00C96E3A">
        <w:rPr>
          <w:lang w:val="en-GB"/>
        </w:rPr>
      </w:r>
      <w:r w:rsidR="00C96E3A">
        <w:rPr>
          <w:lang w:val="en-GB"/>
        </w:rPr>
        <w:fldChar w:fldCharType="separate"/>
      </w:r>
      <w:ins w:id="346" w:author="Esben Kran Christensen [2]" w:date="2020-04-28T10:38:00Z">
        <w:r w:rsidR="00C96E3A" w:rsidRPr="00C96E3A">
          <w:rPr>
            <w:lang w:val="en-GB"/>
          </w:rPr>
          <w:t xml:space="preserve">Table </w:t>
        </w:r>
        <w:r w:rsidR="00C96E3A" w:rsidRPr="00C96E3A">
          <w:rPr>
            <w:noProof/>
            <w:lang w:val="en-GB"/>
            <w:rPrChange w:id="347" w:author="Esben Kran Christensen" w:date="2020-04-28T10:37:00Z">
              <w:rPr>
                <w:noProof/>
              </w:rPr>
            </w:rPrChange>
          </w:rPr>
          <w:t>2</w:t>
        </w:r>
        <w:r w:rsidR="00C96E3A">
          <w:rPr>
            <w:lang w:val="en-GB"/>
          </w:rPr>
          <w:fldChar w:fldCharType="end"/>
        </w:r>
      </w:ins>
      <w:ins w:id="348" w:author="Esben Kran Christensen" w:date="2020-04-25T13:28:00Z">
        <w:del w:id="349" w:author="Esben Kran Christensen [2]" w:date="2020-04-28T10:38:00Z">
          <w:r w:rsidR="1882B453" w:rsidRPr="00C96E3A" w:rsidDel="00C96E3A">
            <w:rPr>
              <w:lang w:val="en-GB"/>
              <w:rPrChange w:id="350" w:author="Esben Kran Christensen" w:date="2020-04-28T10:29:00Z">
                <w:rPr/>
              </w:rPrChange>
            </w:rPr>
            <w:delText>REF</w:delText>
          </w:r>
        </w:del>
        <w:r w:rsidR="1882B453" w:rsidRPr="00C96E3A">
          <w:rPr>
            <w:lang w:val="en-GB"/>
            <w:rPrChange w:id="351" w:author="Esben Kran Christensen" w:date="2020-04-28T10:29:00Z">
              <w:rPr/>
            </w:rPrChange>
          </w:rPr>
          <w:t>). Thirdly, it does not reflect human sentiment perception. We use pattern recognition and context knowledge to understand the emotions of</w:t>
        </w:r>
      </w:ins>
      <w:ins w:id="352" w:author="Esben Kran Christensen" w:date="2020-04-25T13:29:00Z">
        <w:r w:rsidR="1882B453" w:rsidRPr="00C96E3A">
          <w:rPr>
            <w:lang w:val="en-GB"/>
            <w:rPrChange w:id="353" w:author="Esben Kran Christensen" w:date="2020-04-28T10:29:00Z">
              <w:rPr/>
            </w:rPrChange>
          </w:rPr>
          <w:t xml:space="preserve"> a text compared to </w:t>
        </w:r>
        <w:r w:rsidR="63BF8861" w:rsidRPr="00C96E3A">
          <w:rPr>
            <w:lang w:val="en-GB"/>
            <w:rPrChange w:id="354" w:author="Esben Kran Christensen" w:date="2020-04-28T10:29:00Z">
              <w:rPr/>
            </w:rPrChange>
          </w:rPr>
          <w:t xml:space="preserve">just looking up in a dictionary </w:t>
        </w:r>
      </w:ins>
      <w:ins w:id="355" w:author="Esben Kran Christensen [2]" w:date="2020-04-28T10:35:00Z">
        <w:r w:rsidR="00C96E3A">
          <w:rPr>
            <w:lang w:val="en-GB"/>
          </w:rPr>
          <w:fldChar w:fldCharType="begin"/>
        </w:r>
        <w:r w:rsidR="00C96E3A">
          <w:rPr>
            <w:lang w:val="en-GB"/>
          </w:rPr>
          <w:instrText xml:space="preserve"> ADDIN ZOTERO_ITEM CSL_CITATION {"citationID":"7BGOdpEn","properties":{"formattedCitation":"(Hasson et al., 2020)","plainCitation":"(Hasson et al., 2020)","noteIndex":0},"citationItems":[{"id":603,"uris":["http://zotero.org/users/5985484/items/4AVHDTYG"],"uri":["http://zotero.org/users/5985484/items/4AVHDTYG"],"itemData":{"id":603,"type":"article-journal","abstract":"Evolution is a blind fitting process by which organisms become adapted to their environment. Does the brain use similar brute-force fitting processes to learn how to perceive and act upon the world? Recent advances in artificial neural networks have exposed the power of optimizing millions of synaptic weights over millions of observations to operate robustly in real-world contexts. These models do not learn simple, human-interpretable rules or representations of the world; rather, they use local computations to interpolate over task-relevant manifolds in a high-dimensional parameter space. Counterintuitively, similar to evolutionary processes, over-parameterized models can be simple and parsimonious, as they provide a versatile, robust solution for learning a diverse set of functions. This new family of direct-fit models present a radical challenge to many of the theoretical assumptions in psychology and neuroscience. At the same time, this shift in perspective establishes unexpected links with developmental and ecological psychology.","container-title":"Neuron","DOI":"10.1016/j.neuron.2019.12.002","ISSN":"0896-6273","issue":"3","journalAbbreviation":"Neuron","language":"en","page":"416-434","source":"ScienceDirect","title":"Direct Fit to Nature: An Evolutionary Perspective on Biological and Artificial Neural Networks","title-short":"Direct Fit to Nature","volume":"105","author":[{"family":"Hasson","given":"Uri"},{"family":"Nastase","given":"Samuel A."},{"family":"Goldstein","given":"Ariel"}],"issued":{"date-parts":[["2020",2,5]]}}}],"schema":"https://github.com/citation-style-language/schema/raw/master/csl-citation.json"} </w:instrText>
        </w:r>
      </w:ins>
      <w:r w:rsidR="00C96E3A">
        <w:rPr>
          <w:lang w:val="en-GB"/>
        </w:rPr>
        <w:fldChar w:fldCharType="separate"/>
      </w:r>
      <w:ins w:id="356" w:author="Esben Kran Christensen [2]" w:date="2020-04-28T10:35:00Z">
        <w:r w:rsidR="00C96E3A" w:rsidRPr="00C96E3A">
          <w:rPr>
            <w:lang w:val="en-GB"/>
            <w:rPrChange w:id="357" w:author="Esben Kran Christensen" w:date="2020-04-28T10:35:00Z">
              <w:rPr/>
            </w:rPrChange>
          </w:rPr>
          <w:t>(Hasson et al., 2020)</w:t>
        </w:r>
        <w:r w:rsidR="00C96E3A">
          <w:rPr>
            <w:lang w:val="en-GB"/>
          </w:rPr>
          <w:fldChar w:fldCharType="end"/>
        </w:r>
      </w:ins>
      <w:del w:id="358" w:author="Esben Kran Christensen [2]" w:date="2020-04-28T10:35:00Z">
        <w:r w:rsidR="63BF8861" w:rsidRPr="00C96E3A" w:rsidDel="00C96E3A">
          <w:rPr>
            <w:lang w:val="en-GB"/>
          </w:rPr>
          <w:delText>(REF)</w:delText>
        </w:r>
      </w:del>
      <w:r w:rsidR="63BF8861" w:rsidRPr="00C96E3A">
        <w:rPr>
          <w:lang w:val="en-GB"/>
        </w:rPr>
        <w:t>. And fourth, there’s no difference in the rating of homographs as it is only matched to the lexicon (</w:t>
      </w:r>
      <w:ins w:id="359" w:author="Esben Kran Christensen [2]" w:date="2020-04-28T10:37:00Z">
        <w:r w:rsidR="00C96E3A">
          <w:rPr>
            <w:lang w:val="en-GB"/>
          </w:rPr>
          <w:fldChar w:fldCharType="begin"/>
        </w:r>
        <w:r w:rsidR="00C96E3A">
          <w:rPr>
            <w:lang w:val="en-GB"/>
          </w:rPr>
          <w:instrText xml:space="preserve"> REF _Ref38962693 \h </w:instrText>
        </w:r>
      </w:ins>
      <w:r w:rsidR="00C96E3A">
        <w:rPr>
          <w:lang w:val="en-GB"/>
        </w:rPr>
      </w:r>
      <w:r w:rsidR="00C96E3A">
        <w:rPr>
          <w:lang w:val="en-GB"/>
        </w:rPr>
        <w:fldChar w:fldCharType="separate"/>
      </w:r>
      <w:ins w:id="360" w:author="Esben Kran Christensen [2]" w:date="2020-04-28T10:37:00Z">
        <w:r w:rsidR="00C96E3A" w:rsidRPr="00C96E3A">
          <w:rPr>
            <w:lang w:val="en-GB"/>
          </w:rPr>
          <w:t xml:space="preserve">Table </w:t>
        </w:r>
        <w:r w:rsidR="00C96E3A" w:rsidRPr="00C96E3A">
          <w:rPr>
            <w:noProof/>
            <w:lang w:val="en-GB"/>
            <w:rPrChange w:id="361" w:author="Esben Kran Christensen" w:date="2020-04-28T10:37:00Z">
              <w:rPr>
                <w:noProof/>
              </w:rPr>
            </w:rPrChange>
          </w:rPr>
          <w:t>2</w:t>
        </w:r>
        <w:r w:rsidR="00C96E3A">
          <w:rPr>
            <w:lang w:val="en-GB"/>
          </w:rPr>
          <w:fldChar w:fldCharType="end"/>
        </w:r>
      </w:ins>
      <w:del w:id="362" w:author="Esben Kran Christensen [2]" w:date="2020-04-28T10:37:00Z">
        <w:r w:rsidR="63BF8861" w:rsidRPr="00C96E3A" w:rsidDel="00C96E3A">
          <w:rPr>
            <w:lang w:val="en-GB"/>
          </w:rPr>
          <w:delText>REF</w:delText>
        </w:r>
      </w:del>
      <w:r w:rsidR="63BF8861" w:rsidRPr="00C96E3A">
        <w:rPr>
          <w:lang w:val="en-GB"/>
        </w:rPr>
        <w:t>).</w:t>
      </w:r>
    </w:p>
    <w:p w14:paraId="5B2A67F5" w14:textId="44BE2149" w:rsidR="00C96E3A" w:rsidRPr="00C96E3A" w:rsidRDefault="00C96E3A">
      <w:pPr>
        <w:pStyle w:val="Caption"/>
        <w:keepNext/>
        <w:framePr w:wrap="around"/>
        <w:rPr>
          <w:ins w:id="363" w:author="Esben Kran Christensen [2]" w:date="2020-04-28T10:37:00Z"/>
          <w:lang w:val="en-GB"/>
          <w:rPrChange w:id="364" w:author="Esben Kran Christensen" w:date="2020-04-28T10:37:00Z">
            <w:rPr>
              <w:ins w:id="365" w:author="Esben Kran Christensen [2]" w:date="2020-04-28T10:37:00Z"/>
            </w:rPr>
          </w:rPrChange>
        </w:rPr>
        <w:pPrChange w:id="366" w:author="Esben Kran Christensen" w:date="2020-04-28T10:37:00Z">
          <w:pPr/>
        </w:pPrChange>
      </w:pPr>
      <w:bookmarkStart w:id="367" w:name="_Ref38962693"/>
      <w:ins w:id="368" w:author="Esben Kran Christensen [2]" w:date="2020-04-28T10:37:00Z">
        <w:r w:rsidRPr="00C96E3A">
          <w:rPr>
            <w:lang w:val="en-GB"/>
          </w:rPr>
          <w:t xml:space="preserve">Table </w:t>
        </w:r>
        <w:r>
          <w:fldChar w:fldCharType="begin"/>
        </w:r>
        <w:r w:rsidRPr="00C96E3A">
          <w:rPr>
            <w:lang w:val="en-GB"/>
            <w:rPrChange w:id="369" w:author="Esben Kran Christensen" w:date="2020-04-28T10:37:00Z">
              <w:rPr>
                <w:i/>
                <w:iCs/>
              </w:rPr>
            </w:rPrChange>
          </w:rPr>
          <w:instrText xml:space="preserve"> SEQ Table \* ARABIC </w:instrText>
        </w:r>
      </w:ins>
      <w:r>
        <w:fldChar w:fldCharType="separate"/>
      </w:r>
      <w:ins w:id="370" w:author="Esben Kran Christensen [2]" w:date="2020-04-28T10:58:00Z">
        <w:r w:rsidR="002764A9">
          <w:rPr>
            <w:noProof/>
            <w:lang w:val="en-GB"/>
          </w:rPr>
          <w:t>2</w:t>
        </w:r>
      </w:ins>
      <w:ins w:id="371" w:author="Esben Kran Christensen [2]" w:date="2020-04-28T10:37:00Z">
        <w:r>
          <w:fldChar w:fldCharType="end"/>
        </w:r>
        <w:bookmarkEnd w:id="367"/>
        <w:r w:rsidRPr="00C96E3A">
          <w:rPr>
            <w:lang w:val="en-GB"/>
            <w:rPrChange w:id="372" w:author="Esben Kran Christensen" w:date="2020-04-28T10:37:00Z">
              <w:rPr>
                <w:i/>
                <w:iCs/>
              </w:rPr>
            </w:rPrChange>
          </w:rPr>
          <w:t xml:space="preserve"> - Examples of each problem with BoW</w:t>
        </w:r>
      </w:ins>
    </w:p>
    <w:tbl>
      <w:tblPr>
        <w:tblStyle w:val="TableGrid"/>
        <w:tblW w:w="9026" w:type="dxa"/>
        <w:tblBorders>
          <w:insideV w:val="none" w:sz="0" w:space="0" w:color="auto"/>
        </w:tblBorders>
        <w:tblLayout w:type="fixed"/>
        <w:tblLook w:val="04A0" w:firstRow="1" w:lastRow="0" w:firstColumn="1" w:lastColumn="0" w:noHBand="0" w:noVBand="1"/>
        <w:tblPrChange w:id="373" w:author="Esben Kran Christensen" w:date="2020-04-28T10:37:00Z">
          <w:tblPr>
            <w:tblStyle w:val="TableGrid"/>
            <w:tblW w:w="0" w:type="nil"/>
            <w:tblLayout w:type="fixed"/>
            <w:tblLook w:val="04A0" w:firstRow="1" w:lastRow="0" w:firstColumn="1" w:lastColumn="0" w:noHBand="0" w:noVBand="1"/>
          </w:tblPr>
        </w:tblPrChange>
      </w:tblPr>
      <w:tblGrid>
        <w:gridCol w:w="2235"/>
        <w:gridCol w:w="3300"/>
        <w:gridCol w:w="3491"/>
        <w:tblGridChange w:id="374">
          <w:tblGrid>
            <w:gridCol w:w="3009"/>
            <w:gridCol w:w="3009"/>
            <w:gridCol w:w="3009"/>
          </w:tblGrid>
        </w:tblGridChange>
      </w:tblGrid>
      <w:tr w:rsidR="77A20037" w14:paraId="6E0D0C3B" w14:textId="77777777" w:rsidTr="003C2F09">
        <w:tc>
          <w:tcPr>
            <w:tcW w:w="2235" w:type="dxa"/>
            <w:vAlign w:val="center"/>
            <w:tcPrChange w:id="375" w:author="Esben Kran Christensen" w:date="2020-04-28T10:37:00Z">
              <w:tcPr>
                <w:tcW w:w="3009" w:type="dxa"/>
              </w:tcPr>
            </w:tcPrChange>
          </w:tcPr>
          <w:p w14:paraId="450CA664" w14:textId="6E987C2B" w:rsidR="77A20037" w:rsidRDefault="77A20037" w:rsidP="003C2F09">
            <w:pPr>
              <w:jc w:val="center"/>
              <w:rPr>
                <w:rFonts w:eastAsia="Times New Roman"/>
                <w:i/>
                <w:iCs/>
                <w:lang w:val="da"/>
              </w:rPr>
            </w:pPr>
            <w:r w:rsidRPr="77A20037">
              <w:rPr>
                <w:rFonts w:eastAsia="Times New Roman"/>
                <w:i/>
                <w:iCs/>
                <w:lang w:val="da"/>
              </w:rPr>
              <w:t>Problem</w:t>
            </w:r>
          </w:p>
        </w:tc>
        <w:tc>
          <w:tcPr>
            <w:tcW w:w="3300" w:type="dxa"/>
            <w:vAlign w:val="center"/>
            <w:tcPrChange w:id="376" w:author="Esben Kran Christensen" w:date="2020-04-28T10:37:00Z">
              <w:tcPr>
                <w:tcW w:w="3009" w:type="dxa"/>
              </w:tcPr>
            </w:tcPrChange>
          </w:tcPr>
          <w:p w14:paraId="2548C73E" w14:textId="40B21EA9" w:rsidR="77A20037" w:rsidRDefault="77A20037" w:rsidP="003C2F09">
            <w:pPr>
              <w:jc w:val="center"/>
              <w:rPr>
                <w:rFonts w:eastAsia="Times New Roman"/>
                <w:i/>
                <w:iCs/>
                <w:lang w:val="da"/>
              </w:rPr>
            </w:pPr>
            <w:r w:rsidRPr="77A20037">
              <w:rPr>
                <w:rFonts w:eastAsia="Times New Roman"/>
                <w:i/>
                <w:iCs/>
                <w:lang w:val="da"/>
              </w:rPr>
              <w:t>Example (Danish)</w:t>
            </w:r>
          </w:p>
        </w:tc>
        <w:tc>
          <w:tcPr>
            <w:tcW w:w="3491" w:type="dxa"/>
            <w:vAlign w:val="center"/>
            <w:tcPrChange w:id="377" w:author="Esben Kran Christensen" w:date="2020-04-28T10:37:00Z">
              <w:tcPr>
                <w:tcW w:w="3009" w:type="dxa"/>
              </w:tcPr>
            </w:tcPrChange>
          </w:tcPr>
          <w:p w14:paraId="4D044870" w14:textId="0EC7D139" w:rsidR="77A20037" w:rsidRDefault="77A20037" w:rsidP="003C2F09">
            <w:pPr>
              <w:jc w:val="center"/>
              <w:rPr>
                <w:rFonts w:eastAsia="Times New Roman"/>
                <w:i/>
                <w:iCs/>
                <w:lang w:val="da"/>
              </w:rPr>
            </w:pPr>
            <w:r w:rsidRPr="77A20037">
              <w:rPr>
                <w:rFonts w:eastAsia="Times New Roman"/>
                <w:i/>
                <w:iCs/>
                <w:lang w:val="da"/>
              </w:rPr>
              <w:t>Example (English)</w:t>
            </w:r>
          </w:p>
        </w:tc>
      </w:tr>
      <w:tr w:rsidR="77A20037" w:rsidRPr="0096435D" w14:paraId="36CF7057" w14:textId="77777777" w:rsidTr="003C2F09">
        <w:tc>
          <w:tcPr>
            <w:tcW w:w="2235" w:type="dxa"/>
            <w:vAlign w:val="center"/>
            <w:tcPrChange w:id="378" w:author="Esben Kran Christensen" w:date="2020-04-28T10:37:00Z">
              <w:tcPr>
                <w:tcW w:w="3009" w:type="dxa"/>
              </w:tcPr>
            </w:tcPrChange>
          </w:tcPr>
          <w:p w14:paraId="613F049A" w14:textId="3D1A2DFD" w:rsidR="77A20037" w:rsidRDefault="77A20037">
            <w:pPr>
              <w:jc w:val="center"/>
              <w:rPr>
                <w:rFonts w:eastAsia="Times New Roman"/>
                <w:lang w:val="da"/>
              </w:rPr>
              <w:pPrChange w:id="379" w:author="Jacob Thøgersen" w:date="2020-04-25T13:26:00Z">
                <w:pPr/>
              </w:pPrChange>
            </w:pPr>
            <w:r w:rsidRPr="77A20037">
              <w:rPr>
                <w:rFonts w:eastAsia="Times New Roman"/>
                <w:lang w:val="da"/>
              </w:rPr>
              <w:t>Syntactical awareness</w:t>
            </w:r>
          </w:p>
        </w:tc>
        <w:tc>
          <w:tcPr>
            <w:tcW w:w="3300" w:type="dxa"/>
            <w:vAlign w:val="center"/>
            <w:tcPrChange w:id="380" w:author="Esben Kran Christensen" w:date="2020-04-28T10:37:00Z">
              <w:tcPr>
                <w:tcW w:w="3009" w:type="dxa"/>
              </w:tcPr>
            </w:tcPrChange>
          </w:tcPr>
          <w:p w14:paraId="1F4043D3" w14:textId="0038D197" w:rsidR="77A20037" w:rsidRDefault="77A20037">
            <w:pPr>
              <w:jc w:val="center"/>
              <w:rPr>
                <w:rFonts w:eastAsia="Times New Roman"/>
                <w:lang w:val="da"/>
              </w:rPr>
              <w:pPrChange w:id="381" w:author="Jacob Thøgersen" w:date="2020-04-25T13:26:00Z">
                <w:pPr/>
              </w:pPrChange>
            </w:pPr>
            <w:r w:rsidRPr="77A20037">
              <w:rPr>
                <w:rFonts w:eastAsia="Times New Roman"/>
                <w:lang w:val="da"/>
              </w:rPr>
              <w:t xml:space="preserve">Du er for </w:t>
            </w:r>
            <w:r w:rsidRPr="77A20037">
              <w:rPr>
                <w:rFonts w:eastAsia="Times New Roman"/>
                <w:i/>
                <w:iCs/>
                <w:lang w:val="da"/>
              </w:rPr>
              <w:t>vild</w:t>
            </w:r>
            <w:r w:rsidRPr="77A20037">
              <w:rPr>
                <w:rFonts w:eastAsia="Times New Roman"/>
                <w:lang w:val="da"/>
              </w:rPr>
              <w:t xml:space="preserve">! Det er et </w:t>
            </w:r>
            <w:r w:rsidRPr="77A20037">
              <w:rPr>
                <w:rFonts w:eastAsia="Times New Roman"/>
                <w:i/>
                <w:iCs/>
                <w:lang w:val="da"/>
              </w:rPr>
              <w:t xml:space="preserve">vildt </w:t>
            </w:r>
            <w:r w:rsidRPr="77A20037">
              <w:rPr>
                <w:rFonts w:eastAsia="Times New Roman"/>
                <w:lang w:val="da"/>
              </w:rPr>
              <w:t>dyr.</w:t>
            </w:r>
          </w:p>
        </w:tc>
        <w:tc>
          <w:tcPr>
            <w:tcW w:w="3491" w:type="dxa"/>
            <w:vAlign w:val="center"/>
            <w:tcPrChange w:id="382" w:author="Esben Kran Christensen" w:date="2020-04-28T10:37:00Z">
              <w:tcPr>
                <w:tcW w:w="3009" w:type="dxa"/>
              </w:tcPr>
            </w:tcPrChange>
          </w:tcPr>
          <w:p w14:paraId="0AFAFDA4" w14:textId="649AB42C" w:rsidR="77A20037" w:rsidRDefault="77A20037">
            <w:pPr>
              <w:jc w:val="center"/>
              <w:rPr>
                <w:rFonts w:eastAsia="Times New Roman"/>
                <w:lang w:val="en-GB"/>
              </w:rPr>
              <w:pPrChange w:id="383" w:author="Jacob Thøgersen" w:date="2020-04-25T13:26:00Z">
                <w:pPr/>
              </w:pPrChange>
            </w:pPr>
            <w:r w:rsidRPr="77A20037">
              <w:rPr>
                <w:rFonts w:eastAsia="Times New Roman"/>
                <w:lang w:val="en-GB"/>
              </w:rPr>
              <w:t xml:space="preserve">You are </w:t>
            </w:r>
            <w:r w:rsidRPr="77A20037">
              <w:rPr>
                <w:rFonts w:eastAsia="Times New Roman"/>
                <w:i/>
                <w:iCs/>
                <w:lang w:val="en-GB"/>
              </w:rPr>
              <w:t>wild</w:t>
            </w:r>
            <w:r w:rsidRPr="77A20037">
              <w:rPr>
                <w:rFonts w:eastAsia="Times New Roman"/>
                <w:lang w:val="en-GB"/>
              </w:rPr>
              <w:t xml:space="preserve">! It’s a </w:t>
            </w:r>
            <w:r w:rsidRPr="77A20037">
              <w:rPr>
                <w:rFonts w:eastAsia="Times New Roman"/>
                <w:i/>
                <w:iCs/>
                <w:lang w:val="en-GB"/>
              </w:rPr>
              <w:t>wild</w:t>
            </w:r>
            <w:r w:rsidRPr="77A20037">
              <w:rPr>
                <w:rFonts w:eastAsia="Times New Roman"/>
                <w:lang w:val="en-GB"/>
              </w:rPr>
              <w:t xml:space="preserve"> animal.</w:t>
            </w:r>
          </w:p>
        </w:tc>
      </w:tr>
      <w:tr w:rsidR="77A20037" w14:paraId="008064B1" w14:textId="77777777" w:rsidTr="003C2F09">
        <w:tc>
          <w:tcPr>
            <w:tcW w:w="2235" w:type="dxa"/>
            <w:vAlign w:val="center"/>
            <w:tcPrChange w:id="384" w:author="Esben Kran Christensen" w:date="2020-04-28T10:37:00Z">
              <w:tcPr>
                <w:tcW w:w="3009" w:type="dxa"/>
              </w:tcPr>
            </w:tcPrChange>
          </w:tcPr>
          <w:p w14:paraId="1F8C1756" w14:textId="280FBD12" w:rsidR="77A20037" w:rsidRDefault="77A20037">
            <w:pPr>
              <w:jc w:val="center"/>
              <w:rPr>
                <w:rFonts w:eastAsia="Times New Roman"/>
                <w:lang w:val="da"/>
              </w:rPr>
              <w:pPrChange w:id="385" w:author="Jacob Thøgersen" w:date="2020-04-25T13:26:00Z">
                <w:pPr/>
              </w:pPrChange>
            </w:pPr>
            <w:r w:rsidRPr="77A20037">
              <w:rPr>
                <w:rFonts w:eastAsia="Times New Roman"/>
                <w:lang w:val="da"/>
              </w:rPr>
              <w:lastRenderedPageBreak/>
              <w:t>Intensity modification</w:t>
            </w:r>
          </w:p>
        </w:tc>
        <w:tc>
          <w:tcPr>
            <w:tcW w:w="3300" w:type="dxa"/>
            <w:vAlign w:val="center"/>
            <w:tcPrChange w:id="386" w:author="Esben Kran Christensen" w:date="2020-04-28T10:37:00Z">
              <w:tcPr>
                <w:tcW w:w="3009" w:type="dxa"/>
              </w:tcPr>
            </w:tcPrChange>
          </w:tcPr>
          <w:p w14:paraId="7BEB0318" w14:textId="5E9FBB54" w:rsidR="77A20037" w:rsidRDefault="77A20037">
            <w:pPr>
              <w:jc w:val="center"/>
              <w:rPr>
                <w:rFonts w:eastAsia="Times New Roman"/>
                <w:lang w:val="da"/>
              </w:rPr>
              <w:pPrChange w:id="387" w:author="Jacob Thøgersen" w:date="2020-04-25T13:26:00Z">
                <w:pPr/>
              </w:pPrChange>
            </w:pPr>
            <w:r w:rsidRPr="77A20037">
              <w:rPr>
                <w:rFonts w:eastAsia="Times New Roman"/>
                <w:lang w:val="da"/>
              </w:rPr>
              <w:t xml:space="preserve">Du er </w:t>
            </w:r>
            <w:r w:rsidRPr="77A20037">
              <w:rPr>
                <w:rFonts w:eastAsia="Times New Roman"/>
                <w:i/>
                <w:iCs/>
                <w:lang w:val="da"/>
              </w:rPr>
              <w:t>smuk</w:t>
            </w:r>
            <w:r w:rsidRPr="77A20037">
              <w:rPr>
                <w:rFonts w:eastAsia="Times New Roman"/>
                <w:lang w:val="da"/>
              </w:rPr>
              <w:t xml:space="preserve">. Du er </w:t>
            </w:r>
            <w:r w:rsidRPr="77A20037">
              <w:rPr>
                <w:rFonts w:eastAsia="Times New Roman"/>
                <w:i/>
                <w:iCs/>
                <w:lang w:val="da"/>
              </w:rPr>
              <w:t>ekstremt</w:t>
            </w:r>
            <w:r w:rsidRPr="77A20037">
              <w:rPr>
                <w:rFonts w:eastAsia="Times New Roman"/>
                <w:lang w:val="da"/>
              </w:rPr>
              <w:t xml:space="preserve"> </w:t>
            </w:r>
            <w:r w:rsidRPr="77A20037">
              <w:rPr>
                <w:rFonts w:eastAsia="Times New Roman"/>
                <w:i/>
                <w:iCs/>
                <w:lang w:val="da"/>
              </w:rPr>
              <w:t>smuk</w:t>
            </w:r>
            <w:r w:rsidRPr="77A20037">
              <w:rPr>
                <w:rFonts w:eastAsia="Times New Roman"/>
                <w:lang w:val="da"/>
              </w:rPr>
              <w:t>.</w:t>
            </w:r>
            <w:r w:rsidR="75E71C9E" w:rsidRPr="77A20037">
              <w:rPr>
                <w:rFonts w:eastAsia="Times New Roman"/>
                <w:lang w:val="da"/>
              </w:rPr>
              <w:t xml:space="preserve"> Du er </w:t>
            </w:r>
            <w:r w:rsidR="75E71C9E" w:rsidRPr="77A20037">
              <w:rPr>
                <w:rFonts w:eastAsia="Times New Roman"/>
                <w:i/>
                <w:iCs/>
                <w:lang w:val="da"/>
              </w:rPr>
              <w:t>ikke smuk</w:t>
            </w:r>
            <w:r w:rsidR="75E71C9E" w:rsidRPr="77A20037">
              <w:rPr>
                <w:rFonts w:eastAsia="Times New Roman"/>
                <w:lang w:val="da"/>
              </w:rPr>
              <w:t>.</w:t>
            </w:r>
          </w:p>
        </w:tc>
        <w:tc>
          <w:tcPr>
            <w:tcW w:w="3491" w:type="dxa"/>
            <w:vAlign w:val="center"/>
            <w:tcPrChange w:id="388" w:author="Esben Kran Christensen" w:date="2020-04-28T10:37:00Z">
              <w:tcPr>
                <w:tcW w:w="3009" w:type="dxa"/>
              </w:tcPr>
            </w:tcPrChange>
          </w:tcPr>
          <w:p w14:paraId="69D61348" w14:textId="477B403B" w:rsidR="77A20037" w:rsidRDefault="77A20037">
            <w:pPr>
              <w:jc w:val="center"/>
              <w:rPr>
                <w:rFonts w:eastAsia="Times New Roman"/>
                <w:lang w:val="en-GB"/>
              </w:rPr>
              <w:pPrChange w:id="389" w:author="Jacob Thøgersen" w:date="2020-04-25T13:26:00Z">
                <w:pPr/>
              </w:pPrChange>
            </w:pPr>
            <w:r w:rsidRPr="77A20037">
              <w:rPr>
                <w:rFonts w:eastAsia="Times New Roman"/>
                <w:lang w:val="en-GB"/>
              </w:rPr>
              <w:t xml:space="preserve">You are </w:t>
            </w:r>
            <w:r w:rsidRPr="77A20037">
              <w:rPr>
                <w:rFonts w:eastAsia="Times New Roman"/>
                <w:i/>
                <w:iCs/>
                <w:lang w:val="en-GB"/>
              </w:rPr>
              <w:t>beautiful</w:t>
            </w:r>
            <w:r w:rsidRPr="77A20037">
              <w:rPr>
                <w:rFonts w:eastAsia="Times New Roman"/>
                <w:lang w:val="en-GB"/>
              </w:rPr>
              <w:t xml:space="preserve">. You are </w:t>
            </w:r>
            <w:r w:rsidRPr="77A20037">
              <w:rPr>
                <w:rFonts w:eastAsia="Times New Roman"/>
                <w:i/>
                <w:iCs/>
                <w:lang w:val="en-GB"/>
              </w:rPr>
              <w:t>extremely beautiful</w:t>
            </w:r>
            <w:r w:rsidRPr="77A20037">
              <w:rPr>
                <w:rFonts w:eastAsia="Times New Roman"/>
                <w:lang w:val="en-GB"/>
              </w:rPr>
              <w:t>.</w:t>
            </w:r>
            <w:r w:rsidR="4898F8EE" w:rsidRPr="77A20037">
              <w:rPr>
                <w:rFonts w:eastAsia="Times New Roman"/>
                <w:lang w:val="en-GB"/>
              </w:rPr>
              <w:t xml:space="preserve"> You are </w:t>
            </w:r>
            <w:r w:rsidR="4898F8EE" w:rsidRPr="77A20037">
              <w:rPr>
                <w:rFonts w:eastAsia="Times New Roman"/>
                <w:i/>
                <w:iCs/>
                <w:lang w:val="en-GB"/>
              </w:rPr>
              <w:t>not beautiful</w:t>
            </w:r>
            <w:r w:rsidR="4898F8EE" w:rsidRPr="77A20037">
              <w:rPr>
                <w:rFonts w:eastAsia="Times New Roman"/>
                <w:lang w:val="en-GB"/>
              </w:rPr>
              <w:t>.</w:t>
            </w:r>
          </w:p>
        </w:tc>
      </w:tr>
      <w:tr w:rsidR="77A20037" w:rsidRPr="0096435D" w14:paraId="4CD6EBF5" w14:textId="77777777" w:rsidTr="003C2F09">
        <w:tc>
          <w:tcPr>
            <w:tcW w:w="2235" w:type="dxa"/>
            <w:vAlign w:val="center"/>
            <w:tcPrChange w:id="390" w:author="Esben Kran Christensen" w:date="2020-04-28T10:37:00Z">
              <w:tcPr>
                <w:tcW w:w="3009" w:type="dxa"/>
              </w:tcPr>
            </w:tcPrChange>
          </w:tcPr>
          <w:p w14:paraId="47C97DE9" w14:textId="05ACAEE9" w:rsidR="77A20037" w:rsidRDefault="77A20037">
            <w:pPr>
              <w:jc w:val="center"/>
              <w:rPr>
                <w:rFonts w:eastAsia="Times New Roman"/>
                <w:lang w:val="da"/>
              </w:rPr>
              <w:pPrChange w:id="391" w:author="Jacob Thøgersen" w:date="2020-04-25T13:26:00Z">
                <w:pPr/>
              </w:pPrChange>
            </w:pPr>
            <w:r w:rsidRPr="77A20037">
              <w:rPr>
                <w:rFonts w:eastAsia="Times New Roman"/>
                <w:lang w:val="da"/>
              </w:rPr>
              <w:t>Context awareness</w:t>
            </w:r>
          </w:p>
        </w:tc>
        <w:tc>
          <w:tcPr>
            <w:tcW w:w="3300" w:type="dxa"/>
            <w:vAlign w:val="center"/>
            <w:tcPrChange w:id="392" w:author="Esben Kran Christensen" w:date="2020-04-28T10:37:00Z">
              <w:tcPr>
                <w:tcW w:w="3009" w:type="dxa"/>
              </w:tcPr>
            </w:tcPrChange>
          </w:tcPr>
          <w:p w14:paraId="6B3FF068" w14:textId="19CB50C0" w:rsidR="77A20037" w:rsidRDefault="77A20037">
            <w:pPr>
              <w:jc w:val="center"/>
              <w:rPr>
                <w:rFonts w:eastAsia="Times New Roman"/>
                <w:lang w:val="da"/>
              </w:rPr>
              <w:pPrChange w:id="393" w:author="Jacob Thøgersen" w:date="2020-04-25T13:26:00Z">
                <w:pPr/>
              </w:pPrChange>
            </w:pPr>
            <w:r w:rsidRPr="77A20037">
              <w:rPr>
                <w:rFonts w:eastAsia="Times New Roman"/>
                <w:lang w:val="da"/>
              </w:rPr>
              <w:t xml:space="preserve">Han er </w:t>
            </w:r>
            <w:r w:rsidRPr="77A20037">
              <w:rPr>
                <w:rFonts w:eastAsia="Times New Roman"/>
                <w:i/>
                <w:iCs/>
                <w:lang w:val="da"/>
              </w:rPr>
              <w:t>vild</w:t>
            </w:r>
            <w:r w:rsidRPr="77A20037">
              <w:rPr>
                <w:rFonts w:eastAsia="Times New Roman"/>
                <w:lang w:val="da"/>
              </w:rPr>
              <w:t xml:space="preserve">. Bogen er </w:t>
            </w:r>
            <w:r w:rsidRPr="77A20037">
              <w:rPr>
                <w:rFonts w:eastAsia="Times New Roman"/>
                <w:i/>
                <w:iCs/>
                <w:lang w:val="da"/>
              </w:rPr>
              <w:t>vild</w:t>
            </w:r>
            <w:r w:rsidRPr="77A20037">
              <w:rPr>
                <w:rFonts w:eastAsia="Times New Roman"/>
                <w:lang w:val="da"/>
              </w:rPr>
              <w:t>.</w:t>
            </w:r>
          </w:p>
        </w:tc>
        <w:tc>
          <w:tcPr>
            <w:tcW w:w="3491" w:type="dxa"/>
            <w:vAlign w:val="center"/>
            <w:tcPrChange w:id="394" w:author="Esben Kran Christensen" w:date="2020-04-28T10:37:00Z">
              <w:tcPr>
                <w:tcW w:w="3009" w:type="dxa"/>
              </w:tcPr>
            </w:tcPrChange>
          </w:tcPr>
          <w:p w14:paraId="30FEA9B8" w14:textId="00BD49D2" w:rsidR="77A20037" w:rsidRDefault="77A20037">
            <w:pPr>
              <w:jc w:val="center"/>
              <w:rPr>
                <w:rFonts w:eastAsia="Times New Roman"/>
                <w:lang w:val="en-GB"/>
              </w:rPr>
              <w:pPrChange w:id="395" w:author="Jacob Thøgersen" w:date="2020-04-25T13:26:00Z">
                <w:pPr/>
              </w:pPrChange>
            </w:pPr>
            <w:r w:rsidRPr="77A20037">
              <w:rPr>
                <w:rFonts w:eastAsia="Times New Roman"/>
                <w:lang w:val="en-GB"/>
              </w:rPr>
              <w:t xml:space="preserve">He is </w:t>
            </w:r>
            <w:r w:rsidRPr="77A20037">
              <w:rPr>
                <w:rFonts w:eastAsia="Times New Roman"/>
                <w:i/>
                <w:iCs/>
                <w:lang w:val="en-GB"/>
              </w:rPr>
              <w:t>crazy</w:t>
            </w:r>
            <w:r w:rsidRPr="77A20037">
              <w:rPr>
                <w:rFonts w:eastAsia="Times New Roman"/>
                <w:lang w:val="en-GB"/>
              </w:rPr>
              <w:t xml:space="preserve">. The book is </w:t>
            </w:r>
            <w:r w:rsidRPr="77A20037">
              <w:rPr>
                <w:rFonts w:eastAsia="Times New Roman"/>
                <w:i/>
                <w:iCs/>
                <w:lang w:val="en-GB"/>
              </w:rPr>
              <w:t>crazy</w:t>
            </w:r>
            <w:r w:rsidRPr="77A20037">
              <w:rPr>
                <w:rFonts w:eastAsia="Times New Roman"/>
                <w:lang w:val="en-GB"/>
              </w:rPr>
              <w:t>.</w:t>
            </w:r>
          </w:p>
        </w:tc>
      </w:tr>
      <w:tr w:rsidR="77A20037" w14:paraId="3545FBF2" w14:textId="77777777" w:rsidTr="003C2F09">
        <w:tc>
          <w:tcPr>
            <w:tcW w:w="2235" w:type="dxa"/>
            <w:vAlign w:val="center"/>
            <w:tcPrChange w:id="396" w:author="Esben Kran Christensen" w:date="2020-04-28T10:37:00Z">
              <w:tcPr>
                <w:tcW w:w="3009" w:type="dxa"/>
              </w:tcPr>
            </w:tcPrChange>
          </w:tcPr>
          <w:p w14:paraId="7EBB8CAC" w14:textId="284E6EB5" w:rsidR="77A20037" w:rsidRDefault="77A20037">
            <w:pPr>
              <w:jc w:val="center"/>
              <w:rPr>
                <w:rFonts w:eastAsia="Times New Roman"/>
                <w:lang w:val="da"/>
              </w:rPr>
              <w:pPrChange w:id="397" w:author="Jacob Thøgersen" w:date="2020-04-25T13:26:00Z">
                <w:pPr/>
              </w:pPrChange>
            </w:pPr>
            <w:r w:rsidRPr="77A20037">
              <w:rPr>
                <w:rFonts w:eastAsia="Times New Roman"/>
                <w:lang w:val="da"/>
              </w:rPr>
              <w:t>Homographs</w:t>
            </w:r>
          </w:p>
        </w:tc>
        <w:tc>
          <w:tcPr>
            <w:tcW w:w="3300" w:type="dxa"/>
            <w:vAlign w:val="center"/>
            <w:tcPrChange w:id="398" w:author="Esben Kran Christensen" w:date="2020-04-28T10:37:00Z">
              <w:tcPr>
                <w:tcW w:w="3009" w:type="dxa"/>
              </w:tcPr>
            </w:tcPrChange>
          </w:tcPr>
          <w:p w14:paraId="3401BF89" w14:textId="399690E8" w:rsidR="77A20037" w:rsidRDefault="77A20037">
            <w:pPr>
              <w:jc w:val="center"/>
              <w:rPr>
                <w:rFonts w:eastAsia="Times New Roman"/>
                <w:lang w:val="da"/>
              </w:rPr>
              <w:pPrChange w:id="399" w:author="Jacob Thøgersen" w:date="2020-04-25T13:26:00Z">
                <w:pPr/>
              </w:pPrChange>
            </w:pPr>
            <w:r w:rsidRPr="77A20037">
              <w:rPr>
                <w:rFonts w:eastAsia="Times New Roman"/>
                <w:lang w:val="da"/>
              </w:rPr>
              <w:t xml:space="preserve">Jeg har </w:t>
            </w:r>
            <w:r w:rsidRPr="77A20037">
              <w:rPr>
                <w:rFonts w:eastAsia="Times New Roman"/>
                <w:i/>
                <w:iCs/>
                <w:lang w:val="da"/>
              </w:rPr>
              <w:t>lyst</w:t>
            </w:r>
            <w:r w:rsidRPr="77A20037">
              <w:rPr>
                <w:rFonts w:eastAsia="Times New Roman"/>
                <w:lang w:val="da"/>
              </w:rPr>
              <w:t xml:space="preserve"> til </w:t>
            </w:r>
            <w:r w:rsidRPr="77A20037">
              <w:rPr>
                <w:rFonts w:eastAsia="Times New Roman"/>
                <w:i/>
                <w:iCs/>
                <w:lang w:val="da"/>
              </w:rPr>
              <w:t xml:space="preserve">lyst </w:t>
            </w:r>
            <w:r w:rsidRPr="77A20037">
              <w:rPr>
                <w:rFonts w:eastAsia="Times New Roman"/>
                <w:lang w:val="da"/>
              </w:rPr>
              <w:t>kød</w:t>
            </w:r>
          </w:p>
        </w:tc>
        <w:tc>
          <w:tcPr>
            <w:tcW w:w="3491" w:type="dxa"/>
            <w:vAlign w:val="center"/>
            <w:tcPrChange w:id="400" w:author="Esben Kran Christensen" w:date="2020-04-28T10:37:00Z">
              <w:tcPr>
                <w:tcW w:w="3009" w:type="dxa"/>
              </w:tcPr>
            </w:tcPrChange>
          </w:tcPr>
          <w:p w14:paraId="40349BFB" w14:textId="078E1018" w:rsidR="77A20037" w:rsidRDefault="77A20037">
            <w:pPr>
              <w:jc w:val="center"/>
              <w:rPr>
                <w:rFonts w:eastAsia="Times New Roman"/>
                <w:lang w:val="da"/>
              </w:rPr>
              <w:pPrChange w:id="401" w:author="Jacob Thøgersen" w:date="2020-04-25T13:26:00Z">
                <w:pPr/>
              </w:pPrChange>
            </w:pPr>
            <w:r w:rsidRPr="77A20037">
              <w:rPr>
                <w:rFonts w:eastAsia="Times New Roman"/>
                <w:lang w:val="da"/>
              </w:rPr>
              <w:t xml:space="preserve">I </w:t>
            </w:r>
            <w:r w:rsidRPr="77A20037">
              <w:rPr>
                <w:rFonts w:eastAsia="Times New Roman"/>
                <w:i/>
                <w:iCs/>
                <w:lang w:val="da"/>
              </w:rPr>
              <w:t>want</w:t>
            </w:r>
            <w:r w:rsidRPr="77A20037">
              <w:rPr>
                <w:rFonts w:eastAsia="Times New Roman"/>
                <w:lang w:val="da"/>
              </w:rPr>
              <w:t xml:space="preserve"> </w:t>
            </w:r>
            <w:r w:rsidRPr="77A20037">
              <w:rPr>
                <w:rFonts w:eastAsia="Times New Roman"/>
                <w:i/>
                <w:iCs/>
                <w:lang w:val="da"/>
              </w:rPr>
              <w:t>light</w:t>
            </w:r>
            <w:r w:rsidRPr="77A20037">
              <w:rPr>
                <w:rFonts w:eastAsia="Times New Roman"/>
                <w:lang w:val="da"/>
              </w:rPr>
              <w:t xml:space="preserve"> meat</w:t>
            </w:r>
          </w:p>
        </w:tc>
      </w:tr>
    </w:tbl>
    <w:p w14:paraId="011EB03E" w14:textId="515282C3" w:rsidR="00F34FA1" w:rsidRPr="00DA1D44" w:rsidRDefault="00F34FA1" w:rsidP="77A20037">
      <w:pPr>
        <w:rPr>
          <w:lang w:val="en-GB"/>
        </w:rPr>
      </w:pPr>
    </w:p>
    <w:p w14:paraId="342723E8" w14:textId="5026D0BA" w:rsidR="00F34FA1" w:rsidRPr="00DA1D44" w:rsidRDefault="3990BE21" w:rsidP="77A20037">
      <w:pPr>
        <w:rPr>
          <w:lang w:val="en-GB"/>
        </w:rPr>
      </w:pPr>
      <w:r w:rsidRPr="77A20037">
        <w:rPr>
          <w:lang w:val="en-GB"/>
        </w:rPr>
        <w:t xml:space="preserve">Alleviations for the BoW approach are introduced in AFINN, SENTIDA, and VADER to differing degrees such as adverbial intensification modifiers, exclamation mark multiplier, and negations. </w:t>
      </w:r>
      <w:r w:rsidR="471EE267" w:rsidRPr="77A20037">
        <w:rPr>
          <w:lang w:val="en-GB"/>
        </w:rPr>
        <w:t xml:space="preserve">In this paper, </w:t>
      </w:r>
      <w:r w:rsidR="6DBC7C59" w:rsidRPr="77A20037">
        <w:rPr>
          <w:lang w:val="en-GB"/>
        </w:rPr>
        <w:t>Sentida’s methods are also improved to limit the effect of these problems.</w:t>
      </w:r>
    </w:p>
    <w:p w14:paraId="27FEFE70" w14:textId="77777777" w:rsidR="008E0106" w:rsidRDefault="008E0106">
      <w:pPr>
        <w:pStyle w:val="Heading2"/>
        <w:pPrChange w:id="402" w:author="Esben Kran Christensen" w:date="2020-04-25T13:09:00Z">
          <w:pPr>
            <w:pStyle w:val="Heading3"/>
          </w:pPr>
        </w:pPrChange>
      </w:pPr>
      <w:bookmarkStart w:id="403" w:name="_Toc33298923"/>
      <w:bookmarkStart w:id="404" w:name="_Toc34300581"/>
      <w:commentRangeStart w:id="405"/>
      <w:r>
        <w:t>Neural network approaches</w:t>
      </w:r>
      <w:commentRangeEnd w:id="405"/>
      <w:r>
        <w:rPr>
          <w:rStyle w:val="CommentReference"/>
        </w:rPr>
        <w:commentReference w:id="405"/>
      </w:r>
      <w:bookmarkEnd w:id="403"/>
      <w:bookmarkEnd w:id="404"/>
    </w:p>
    <w:p w14:paraId="09D5FA53" w14:textId="67B4F2BC" w:rsidR="00F34FA1" w:rsidRPr="00C96E3A" w:rsidDel="00F34FA1" w:rsidRDefault="0FE115DD" w:rsidP="009D57A8">
      <w:pPr>
        <w:rPr>
          <w:rPrChange w:id="406" w:author="Esben Kran Christensen" w:date="2020-04-28T10:29:00Z">
            <w:rPr>
              <w:lang w:val="en-GB"/>
            </w:rPr>
          </w:rPrChange>
        </w:rPr>
      </w:pPr>
      <w:commentRangeStart w:id="407"/>
      <w:ins w:id="408" w:author="Esben Kran Christensen" w:date="2020-04-25T13:38:00Z">
        <w:r w:rsidRPr="77A20037">
          <w:rPr>
            <w:lang w:val="en-GB"/>
          </w:rPr>
          <w:t xml:space="preserve">Many sophisticated modern approaches to SA use an NN approach. </w:t>
        </w:r>
      </w:ins>
      <w:del w:id="409" w:author="Esben Kran Christensen" w:date="2020-04-25T13:39:00Z">
        <w:r w:rsidR="00F34FA1" w:rsidRPr="77A20037" w:rsidDel="008E0106">
          <w:rPr>
            <w:lang w:val="en-GB"/>
          </w:rPr>
          <w:delText>Contemporary neural network models such as w</w:delText>
        </w:r>
      </w:del>
      <w:ins w:id="410" w:author="Esben Kran Christensen" w:date="2020-04-25T13:39:00Z">
        <w:r w:rsidR="6441C26B" w:rsidRPr="77A20037">
          <w:rPr>
            <w:lang w:val="en-GB"/>
          </w:rPr>
          <w:t>W</w:t>
        </w:r>
      </w:ins>
      <w:r w:rsidR="008E0106" w:rsidRPr="77A20037">
        <w:rPr>
          <w:lang w:val="en-GB"/>
        </w:rPr>
        <w:t>ord2vec, FastText, and BERT</w:t>
      </w:r>
      <w:r w:rsidR="00CC63B4" w:rsidRPr="77A20037">
        <w:rPr>
          <w:lang w:val="en-GB"/>
        </w:rPr>
        <w:t xml:space="preserve"> </w:t>
      </w:r>
      <w:r w:rsidR="00F34FA1">
        <w:fldChar w:fldCharType="begin"/>
      </w:r>
      <w:r w:rsidR="00F34FA1" w:rsidRPr="77A20037">
        <w:rPr>
          <w:lang w:val="en-GB"/>
        </w:rPr>
        <w:instrText xml:space="preserve"> ADDIN ZOTERO_ITEM CSL_CITATION {"citationID":"3rtqjftO","properties":{"formattedCitation":"(Bojanowski et al., 2017; Devlin et al., 2019; Goldberg &amp; Levy, 2014; Grave et al., 2017; Howard &amp; Ruder, 2018; Joulin et al., 2016; Mikolov, Chen, et al., 2013; Mikolov, Sutskever, et al., 2013; Peters et al., 2018)","plainCitation":"(Bojanowski et al., 2017; Devlin et al., 2019; Goldberg &amp; Levy, 2014; Grave et al., 2017; Howard &amp; Ruder, 2018; Joulin et al., 2016; Mikolov, Chen, et al., 2013; Mikolov, Sutskever, et al., 2013; Peters et al., 2018)","noteIndex":0},"citationItems":[{"id":506,"uris":["http://zotero.org/users/5985484/items/GMLHFECJ"],"uri":["http://zotero.org/users/5985484/items/GMLHFECJ"],"itemData":{"id":506,"type":"article-journal","abstract":"Continuous word representations, trained on large unlabeled corpora are useful for many natural language processing tasks. Popular models that learn such representations ignore the morphology of words, by assigning a distinct vector to each word. This is a limitation, especially for languages with large vocabularies and many rare words. In this paper, we propose a new approach based on the skipgram model, where each word is represented as a bag of character $n$-grams. A vector representation is associated to each character $n$-gram; words being represented as the sum of these representations. Our method is fast, allowing to train models on large corpora quickly and allows us to compute word representations for words that did not appear in the training data. We evaluate our word representations on nine different languages, both on word similarity and analogy tasks. By comparing to recently proposed morphological word representations, we show that our vectors achieve state-of-the-art performance on these tasks.","container-title":"arXiv:1607.04606 [cs]","note":"arXiv: 1607.04606","source":"arXiv.org","title":"Enriching Word Vectors with Subword Information","URL":"http://arxiv.org/abs/1607.04606","author":[{"family":"Bojanowski","given":"Piotr"},{"family":"Grave","given":"Edouard"},{"family":"Joulin","given":"Armand"},{"family":"Mikolov","given":"Tomas"}],"accessed":{"date-parts":[["2019",12,18]]},"issued":{"date-parts":[["2017",6,19]]}}},{"id":521,"uris":["http://zotero.org/users/5985484/items/UYVK2UEV"],"uri":["http://zotero.org/users/5985484/items/UYVK2UEV"],"itemData":{"id":521,"type":"article-journal","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w:instrText>
      </w:r>
      <w:r w:rsidR="00F34FA1">
        <w:instrText xml:space="preserve">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improvement).","container-title":"arXiv:1810.04805 [cs]","note":"arXiv: 1810.04805","source":"arXiv.org","title":"BERT: Pre-training of Deep Bidirectional Transformers for Language Understanding","title-short":"BERT","URL":"http://arxiv.org/abs/1810.04805","author":[{"family":"Devlin","given":"Jacob"},{"family":"Chang","given":"Ming-Wei"},{"family":"Lee","given":"Kenton"},{"family":"Toutanova","given":"Kristina"}],"accessed":{"date-parts":[["2019",12,18]]},"issued":{"date-parts":[["2019",5,24]]}}},{"id":334,"uris":["http://zotero.org/groups/2399712/items/HBKR9U88"],"uri":["http://zotero.org/groups/2399712/items/HBKR9U88"],"itemData":{"id":334,"type":"article-journal","abstract":"The word2vec software of Tomas Mikolov and colleagues (https://code.google.com/p/word2vec/ ) has gained a lot of traction lately, and provides state-of-the-art word embeddings. The learning models behind the software are described in two research papers. We found the description of the models in these papers to be somewhat cryptic and hard to follow. While the motivations and presentation may be obvious to the neural-networks language-modeling crowd, we had to struggle quite a bit to figure out the rationale behind the equations. This note is an attempt to explain equation (4) (negative sampling) in \"Distributed Representations of Words and Phrases and their Compositionality\" by Tomas Mikolov, Ilya Sutskever, Kai Chen, Greg Corrado and Jeffrey Dean.","container-title":"arXiv:1402.3722 [cs, stat]","note":"arXiv: 1402.3722","source":"arXiv.org","title":"word2vec Explained: deriving Mikolov et al.'s negative-sampling word-embedding method","title-short":"word2vec Explained","URL":"http://arxiv.org/abs/1402.3722","author":[{"family":"Goldberg","given":"Yoav"},{"family":"Levy","given":"Omer"}],"accessed":{"date-parts":[["2019",11,22]]},"issued":{"date-parts":[["2014",2,15]]}}},{"id":299,"uris":["http://zotero.org/users/5985484/items/84VFRPBC"],"uri":["http://zotero.org/users/5985484/items/84VFRPBC"],"itemData":{"id":299,"type":"article-journal","abstract":"Distributed word representations, or word vectors, have recently been applied to many tasks in natural language processing, leading to state-of-the-art performance. A key ingredient to the successful application of these representations is to train them on very large corpora, and use these pre-trained models in downstream tasks. In this paper, we describe how we trained such high quality word representations for 157 languages. We used two sources of data to train these models: the free online encyclopedia Wikipedia and data from the common crawl project. We also introduce three new word analogy datasets to evaluate these word vectors, for French, Hindi and Polish. Finally, we evaluate our pre-trained word vectors on 10 languages for which evaluation datasets exists, showing very strong performance compared to previous models.","language":"en","page":"5","source":"Zotero","title":"Learning Word Vectors for 157 Languages","author":[{"family":"Grave","given":"Edouard"},{"family":"Bojanowski","given":"Piotr"},{"family":"Gupta","given":"Prakhar"},{"family":"Joulin","given":"Armand"},{"family":"Mikolov","given":"Tomas"}],"issued":{"date-parts":[["2017"]]}}},{"id":254,"uris":["http://zotero.org/users/5985484/items/C4Y4SFSQ"],"uri":["http://zotero.org/users/5985484/items/C4Y4SFSQ"],"itemData":{"id":254,"type":"paper-conference","abstract":"Inductive transfer learning has greatly impacted computer vision, but existing approaches in NLP still require task-specific modifications and training from scratch. We propose Universal Language Model Fine-tuning (ULMFiT), an effective transfer learning method that can be applied to any task in NLP, and introduce techniques that are key for fine-tuning a language model. Our method significantly outperforms the state-of-the-art on six text classification tasks, reducing the error by 18-24% on the majority of datasets. Furthermore, with only 100 labeled examples, it matches the performance of training from scratch on 100 times more data. We open-source our pretrained models and code.","container-title":"Proceedings of the 56th Annual Meeting of the Association for Computational Linguistics (Volume 1: Long Papers)","DOI":"10.18653/v1/P18-1031","event":"ACL 2018","event-place":"Melbourne, Australia","page":"328–339","publisher":"Association for Computational Linguistics","publisher-place":"Melbourne, Australia","source":"ACLWeb","title":"Universal Language Model Fine-tuning for Text Classification","URL":"https://www.aclweb.org/anthology/P18-1031","author":[{"family":"Howard","given":"Jeremy"},{"family":"Ruder","given":"Sebastian"}],"accessed":{"date-parts":[["2019",11,21]]},"issued":{"date-parts":[["2018",7]]}}},{"id":509,"uris":["http://zotero.org/users/5985484/items/TWMU3LQW"],"uri":["http://zotero.org/users/5985484/items/TWMU3LQW"],"itemData":{"id":509,"type":"article-journal","abstract":"This paper explores a simple and efficient baseline for text classification. Our experiments show that our fast text classifier fastText is often on par with deep learning classifiers in terms of accuracy, and many orders of magnitude faster for training and evaluation. We can train fastText on more than one billion words in less than ten minutes using a standard multicore~CPU, and classify half a million sentences among~312K classes in less than a minute.","container-title":"arXiv:1607.01759 [cs]","note":"arXiv: 1607.01759","source":"arXiv.org","title":"Bag of Tricks for Efficient Text Classification","URL":"http://arxiv.org/abs/1607.01759","author":[{"family":"Joulin","given":"Armand"},{"family":"Grave","given":"Edouard"},{"family":"Bojanowski","given":"Piotr"},{"family":"Mikolov","given":"Tomas"}],"accessed":{"date-parts":[["2019",12,18]]},"issued":{"date-parts":[["2016",8,9]]}}},{"id":256,"uris":["http://zotero.org/users/5985484/items/SKKKCHTC"],"uri":["http://zotero.org/users/5985484/items/SKKKCHTC"],"itemData":{"id":256,"type":"article-journal","abstract":"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similarities.","container-title":"arXiv:1301.3781 [cs]","note":"arXiv: 1301.3781","source":"arXiv.org","title":"Efficient Estimation of Word Representations in Vector Space","URL":"http://arxiv.org/abs/1301.3781","author":[{"family":"Mikolov","given":"Tomas"},{"family":"Chen","given":"Kai"},{"family":"Corrado","given":"Greg"},{"family":"Dean","given":"Jeffrey"}],"accessed":{"date-parts":[["2019",11,21]]},"issued":{"date-parts":[["2013",9,6]]}}},{"id":259,"uris":["http://zotero.org/users/5985484/items/BJ67EDC5"],"uri":["http://zotero.org/users/5985484/items/BJ67EDC5"],"itemData":{"id":259,"type":"chapter","container-title":"Advances in Neural Information Processing Systems 26","page":"3111–3119","publisher":"Curran Associates, Inc.","source":"Neural Information Processing Systems","title":"Distributed Representations of Words and Phrases and their Compositionality","URL":"http://papers.nips.cc/paper/5021-distributed-representations-of-words-and-phrases-and-their-compositionality.pdf","author":[{"family":"Mikolov","given":"Tomas"},{"family":"Sutskever","given":"Ilya"},{"family":"Chen","given":"Kai"},{"family":"Corrado","given":"Greg S"},{"family":"Dean","given":"Jeff"}],"editor":[{"family":"Burges","given":"C. J. C."},{"family":"Bottou","given":"L."},{"family":"Welling","given":"M."},{"family":"Ghahramani","given":"Z."},{"family":"Weinberger","given":"K. Q."}],"accessed":{"date-parts":[["2019",11,21]]},"issued":{"date-parts":[["2013"]]}}},{"id":515,"uris":["http://zotero.org/groups/2399712/items/35UXSEHD"],"uri":["http://zotero.org/groups/2399712/items/35UXSEHD"],"itemData":{"id":515,"type":"article-journal","abstract":"We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signals.","container-title":"arXiv:1802.05365 [cs]","note":"arXiv: 1802.05365","source":"arXiv.org","title":"Deep contextualized word representations","URL":"http://arxiv.org/abs/1802.05365","author":[{"family":"Peters","given":"Matthew E."},{"family":"Neumann","given":"Mark"},{"family":"Iyyer","given":"Mohit"},{"family":"Gardner","given":"Matt"},{"family":"Clark","given":"Christopher"},{"family":"Lee","given":"Kenton"},{"family":"Zettlemoyer","given":"Luke"}],"accessed":{"date-parts":[["2019",12,18]]},"issued":{"date-parts":[["2018",3,22]]}}}],"schema":"https://github.com/citation-style-language/schema/raw/master/csl-citation.json"} </w:instrText>
      </w:r>
      <w:r w:rsidR="00F34FA1">
        <w:fldChar w:fldCharType="separate"/>
      </w:r>
      <w:r w:rsidR="00121BB4">
        <w:t>(Bojanowski et al., 2017; Devlin et al., 2019; Goldberg &amp; Levy, 2014; Grave et al., 2017; Howard &amp; Ruder, 2018; Joulin et al., 2016; Mikolov, Chen, et al., 2013; Mikolov, Sutskever, et al., 2013; Peters et al., 2018)</w:t>
      </w:r>
      <w:r w:rsidR="00F34FA1">
        <w:fldChar w:fldCharType="end"/>
      </w:r>
      <w:r w:rsidR="00FE6D3C">
        <w:t xml:space="preserve"> </w:t>
      </w:r>
      <w:r w:rsidR="008E0106">
        <w:t xml:space="preserve">represent </w:t>
      </w:r>
      <w:ins w:id="411" w:author="Esben Kran Christensen" w:date="2020-04-25T13:39:00Z">
        <w:r w:rsidR="749D14B3">
          <w:t xml:space="preserve">some of </w:t>
        </w:r>
      </w:ins>
      <w:r w:rsidR="008E0106">
        <w:t xml:space="preserve">the state-of-the-art NNs for sentiment analysis. </w:t>
      </w:r>
      <w:commentRangeEnd w:id="407"/>
      <w:r w:rsidR="00F34FA1">
        <w:rPr>
          <w:rStyle w:val="CommentReference"/>
        </w:rPr>
        <w:commentReference w:id="407"/>
      </w:r>
    </w:p>
    <w:p w14:paraId="38385B92" w14:textId="77777777" w:rsidR="0096435D" w:rsidRDefault="406F7519" w:rsidP="009D57A8">
      <w:pPr>
        <w:rPr>
          <w:lang w:val="en-GB"/>
        </w:rPr>
      </w:pPr>
      <w:r w:rsidRPr="77A20037">
        <w:rPr>
          <w:lang w:val="en-US"/>
        </w:rPr>
        <w:t>The advantage of using neural networks is that they automatically find patterns in the text in the same way humans do</w:t>
      </w:r>
      <w:ins w:id="412" w:author="Søren Orm Hansen" w:date="2020-04-25T18:54:00Z">
        <w:r w:rsidR="15478DBB" w:rsidRPr="77A20037">
          <w:rPr>
            <w:lang w:val="en-US"/>
          </w:rPr>
          <w:t xml:space="preserve"> </w:t>
        </w:r>
      </w:ins>
      <w:r w:rsidR="00C96E3A">
        <w:rPr>
          <w:b/>
          <w:lang w:val="en-US"/>
        </w:rPr>
        <w:fldChar w:fldCharType="begin"/>
      </w:r>
      <w:r w:rsidR="00C96E3A">
        <w:rPr>
          <w:b/>
          <w:lang w:val="en-US"/>
        </w:rPr>
        <w:instrText xml:space="preserve"> ADDIN ZOTERO_ITEM CSL_CITATION {"citationID":"cb82iO03","properties":{"formattedCitation":"(Hasson et al., 2020)","plainCitation":"(Hasson et al., 2020)","noteIndex":0},"citationItems":[{"id":603,"uris":["http://zotero.org/users/5985484/items/4AVHDTYG"],"uri":["http://zotero.org/users/5985484/items/4AVHDTYG"],"itemData":{"id":603,"type":"article-journal","abstract":"Evolution is a blind fitting process by which organisms become adapted to their environment. Does the brain use similar brute-force fitting processes to learn how to perceive and act upon the world? Recent advances in artificial neural networks have exposed the power of optimizing millions of synaptic weights over millions of observations to operate robustly in real-world contexts. These models do not learn simple, human-interpretable rules or representations of the world; rather, they use local computations to interpolate over task-relevant manifolds in a high-dimensional parameter space. Counterintuitively, similar to evolutionary processes, over-parameterized models can be simple and parsimonious, as they provide a versatile, robust solution for learning a diverse set of functions. This new family of direct-fit models present a radical challenge to many of the theoretical assumptions in psychology and neuroscience. At the same time, this shift in perspective establishes unexpected links with developmental and ecological psychology.","container-title":"Neuron","DOI":"10.1016/j.neuron.2019.12.002","ISSN":"0896-6273","issue":"3","journalAbbreviation":"Neuron","language":"en","page":"416-434","source":"ScienceDirect","title":"Direct Fit to Nature: An Evolutionary Perspective on Biological and Artificial Neural Networks","title-short":"Direct Fit to Nature","volume":"105","author":[{"family":"Hasson","given":"Uri"},{"family":"Nastase","given":"Samuel A."},{"family":"Goldstein","given":"Ariel"}],"issued":{"date-parts":[["2020",2,5]]}}}],"schema":"https://github.com/citation-style-language/schema/raw/master/csl-citation.json"} </w:instrText>
      </w:r>
      <w:r w:rsidR="00C96E3A">
        <w:rPr>
          <w:b/>
          <w:lang w:val="en-US"/>
        </w:rPr>
        <w:fldChar w:fldCharType="separate"/>
      </w:r>
      <w:r w:rsidR="00C96E3A" w:rsidRPr="00C96E3A">
        <w:rPr>
          <w:lang w:val="en-GB"/>
          <w:rPrChange w:id="413" w:author="Esben Kran Christensen" w:date="2020-04-28T10:38:00Z">
            <w:rPr/>
          </w:rPrChange>
        </w:rPr>
        <w:t>(Hasson et al., 2020)</w:t>
      </w:r>
      <w:r w:rsidR="00C96E3A">
        <w:rPr>
          <w:b/>
          <w:lang w:val="en-US"/>
        </w:rPr>
        <w:fldChar w:fldCharType="end"/>
      </w:r>
      <w:r w:rsidRPr="77A20037">
        <w:rPr>
          <w:lang w:val="en-US"/>
        </w:rPr>
        <w:t xml:space="preserve">. Some neural networks have </w:t>
      </w:r>
      <w:commentRangeStart w:id="414"/>
      <w:r w:rsidR="23961F84" w:rsidRPr="77A20037">
        <w:rPr>
          <w:lang w:val="en-GB"/>
        </w:rPr>
        <w:t xml:space="preserve">for example implemented </w:t>
      </w:r>
      <w:r w:rsidR="008E0106" w:rsidRPr="77A20037">
        <w:rPr>
          <w:lang w:val="en-GB"/>
        </w:rPr>
        <w:t>aspect extraction to perform</w:t>
      </w:r>
      <w:r w:rsidR="169305E1" w:rsidRPr="77A20037">
        <w:rPr>
          <w:lang w:val="en-GB"/>
        </w:rPr>
        <w:t xml:space="preserve"> so-called</w:t>
      </w:r>
      <w:r w:rsidR="008E0106" w:rsidRPr="77A20037">
        <w:rPr>
          <w:lang w:val="en-GB"/>
        </w:rPr>
        <w:t xml:space="preserve"> aspect-based sentiment analysis (ABSA) </w:t>
      </w:r>
      <w:r w:rsidR="00F34FA1">
        <w:fldChar w:fldCharType="begin"/>
      </w:r>
      <w:r w:rsidR="00F34FA1" w:rsidRPr="77A20037">
        <w:rPr>
          <w:lang w:val="en-GB"/>
        </w:rPr>
        <w:instrText xml:space="preserve"> ADDIN ZOTERO_ITEM CSL_CITATION {"citationID":"LsqSdYe3","properties":{"formattedCitation":"(Hoang et al., 2019; N. Liu et al., 2019; Rana &amp; Cheah, 2016; Shafie et al., 2018)","plainCitation":"(Hoang et al., 2019; N. Liu et al., 2019; Rana &amp; Cheah, 2016; Shafie et al., 2018)","noteIndex":0},"citationItems":[{"id":370,"uris":["http://zotero.org/groups/2399712/items/ANHPGSGB"],"uri":["http://zotero.org/groups/2399712/items/ANHPGSGB"],"itemData":{"id":370,"type":"paper-conference","container-title":"Proceedings of the 22nd Nordic Conference on Computational Linguistics","source":"ACLWeb","title":"Aspect-Based Sentiment Analysis using BERT","URL":"https://www.aclweb.org/anthology/W19-6120.pdf","author":[{"family":"Hoang","given":"Mickel"},{"family":"Bihorac","given":"Oskar Alija"},{"family":"Rouces","given":"Jacobo"}],"issued":{"date-parts":[["2019",9,30]]}}},{"id":252,"uris":["http://zotero.org/users/5985484/items/8EQRI3IU"],"uri":["http://zotero.org/users/5985484/items/8EQRI3IU"],"itemData":{"id":252,"type":"article-journal","abstract":"Aspect-based sentiment analysis (ABSA) is a powerful way of predicting the sentiment polarity of text in natural language processing. However, understanding human emotions and reasoning from text like a human continues to be a challenge. In this paper, we propose a model, named Attention-based Sen</w:instrText>
      </w:r>
      <w:r w:rsidR="00F34FA1" w:rsidRPr="00C96E3A">
        <w:rPr>
          <w:lang w:val="en-GB"/>
          <w:rPrChange w:id="415" w:author="Esben Kran Christensen" w:date="2020-04-28T10:29:00Z">
            <w:rPr/>
          </w:rPrChange>
        </w:rPr>
        <w:instrText>timent Reasoner (AS-Reasoner), to alleviate the problem of how to capture precise sentiment expressions in ABSA for reasoning. AS-Reasoner assigns importance degrees to different words in a sentence to capture key sentiment expressions towards a specific aspect, and transfers them into a sentiment sentence representation for reasoning in the next layer. To obtain appropriate importance degree values for different words in a sentence, two attention mechanisms we designed: intra attention and global attention. Specifically, intra attention captures the sentiment similarity between any two words in a sentence to compute weights and global attention computes weights by a global perspective. Experiments on all four English and four Chinese datasets show that the proposed model achieves state-of-the-art accuracy and macro-F1 results for aspect term level sentiment analysis and obtains the best accuracy for aspect category level sentiment analysis. The experimental results also indicate that AS-Reasoner is language-independent.","container-title":"Human-centric Computing and Information Sciences","DOI":"10.1186/s13673-019-0196-3","ISSN":"2192-1962","issue":"1","journalAbbreviation":"Hum. Cent. Comput. Inf. Sci.","language":"en","page":"35","source":"Springer Link","title":"Attention-based Sentiment Re</w:instrText>
      </w:r>
      <w:r w:rsidR="00F34FA1">
        <w:instrText>asoner for aspect-based sentiment analysis","volume":"9","author":[{"family":"Liu","given":"Ning"},{"family":"Shen","given":"Bo"},{"family":"Zhang","given":"Zhenjiang"},{"family":"Zhang","given":"Zhiyuan"},{"family":"Mi","given":"Kun"}],"issued":{"date-parts":[["2019",9,19]]}}},{"id":352,"uris":["http://zotero.org/groups/2399712/items/TBBCW2QV"],"uri":["http://zotero.org/groups/2399712/items/TBBCW2QV"],"itemData":{"id":352,"type":"article-journal","abstract":"Sentiment analysis (SA) has become one of the most active and progressively popular areas in information retrieval and text mining due to the expansion of the World Wide Web (WWW). SA deals with the computational treatment or the classification of user’s sentiments, opinions and emotions hidden within the text. Aspect extraction is the most vital and extensively explored phase of SA to carry out the classification of sentiments in precise manners. During the last decade, enormous number of research has focused on identifying and extracting aspects. Therefore, in this survey, a comprehensive overview has been attempted for different aspect extraction techniques and approaches. These techniques have been categorized in accordance with the adopted approach. Despite being a traditional survey, a comprehensive comparative analysis is conducted among different approaches of aspect extraction, which not only elaborates the performance of any technique but also guides the reader to compare the accuracy with other state-of-the-art and most recent approaches.","container-title":"Artificial Intelligence Review","DOI":"10.1007/s10462-016-9472-z","ISSN":"1573-7462","issue":"4","journalAbbreviation":"Artif Intell Rev","language":"en","page":"459-483","source":"Springer Link","title":"Aspect extraction in sentiment analysis: comparative analysis and survey","title-short":"Aspect extraction in sentiment analysis","volume":"46","author":[{"family":"Rana","given":"Toqir A."},{"family":"Cheah","given":"Yu-N"}],"issued":{"date-parts":[["2016",12,1]]}}},{"id":416,"uris":["http://zotero.org/users/5985484/items/JAVNBL23"],"uri":["http://zotero.org/users/5985484/items/JAVNBL23"],"itemData":{"id":416,"type":"paper-conference","abstract":"The most important task in aspect-based sentiment analysis (ABSA) is the aspect and sentiment word extraction. It is a challenge to identify and extract each aspect and it specific associated sentiment word correctly in the review sentence that consists of multiple aspects with various polarities expressed for multiple sentiments. By exploiting the dependency relation between words in a review, the multiple aspects and its corresponding sentiment can be identified. However, not all types of dependency relation patterns are able to extract candidate asp</w:instrText>
      </w:r>
      <w:r w:rsidR="00F34FA1" w:rsidRPr="77A20037">
        <w:rPr>
          <w:lang w:val="en-GB"/>
        </w:rPr>
        <w:instrText xml:space="preserve">ect and sentiment word pairs. In this paper, a preliminary study was performed on the performance of different type of dependency relation with different POS tag patterns in pre-extracting candidate aspect from customer review. The result contributes to the identification of the specific type dependency relation with it POS tag pattern that lead to high aspect extraction performance. The combination of these dependency relations offers a solution for single aspect single sentiment and multi aspect multi sentiment cases.","container-title":"2018 Fourth International Conference on Information Retrieval and Knowledge Management (CAMP)","DOI":"10.1109/INFRKM.2018.8464692","event":"2018 Fourth International Conference on Information Retrieval and Knowledge Management (CAMP)","event-place":"Kota Kinabalu, Malaysia","ISBN":"978-1-5386-3812-5","language":"en","page":"1-6","publisher":"IEEE","publisher-place":"Kota Kinabalu, Malaysia","source":"DOI.org (Crossref)","title":"Aspect Extraction Performance with POS Tag Pattern of Dependency Relation in Aspect-based Sentiment Analysis","URL":"https://ieeexplore.ieee.org/document/8464692/","author":[{"family":"Shafie","given":"Ana Salwa"},{"family":"Sharef","given":"Nurfadhlina Mohd"},{"family":"Azmi Murad","given":"Masrah Azrifah"},{"family":"Azman","given":"Azreen"}],"accessed":{"date-parts":[["2019",12,6]]},"issued":{"date-parts":[["2018",3]]}}}],"schema":"https://github.com/citation-style-language/schema/raw/master/csl-citation.json"} </w:instrText>
      </w:r>
      <w:r w:rsidR="00F34FA1">
        <w:fldChar w:fldCharType="separate"/>
      </w:r>
      <w:r w:rsidR="00BA58BC" w:rsidRPr="77A20037">
        <w:rPr>
          <w:lang w:val="en-GB"/>
        </w:rPr>
        <w:t>(Hoang et al., 2019; N. Liu et al., 2019; Rana &amp; Cheah, 2016; Shafie et al., 2018)</w:t>
      </w:r>
      <w:r w:rsidR="00F34FA1">
        <w:fldChar w:fldCharType="end"/>
      </w:r>
      <w:r w:rsidR="008E0106" w:rsidRPr="77A20037">
        <w:rPr>
          <w:lang w:val="en-GB"/>
        </w:rPr>
        <w:t>, where a single word is assigned different sentiment scores based on the context</w:t>
      </w:r>
      <w:r w:rsidR="26041797" w:rsidRPr="77A20037">
        <w:rPr>
          <w:lang w:val="en-GB"/>
        </w:rPr>
        <w:t xml:space="preserve"> which can solve problems such as syntactical awareness and </w:t>
      </w:r>
      <w:r w:rsidR="6361EEBF" w:rsidRPr="77A20037">
        <w:rPr>
          <w:lang w:val="en-GB"/>
        </w:rPr>
        <w:t>the homograph problem described above (</w:t>
      </w:r>
      <w:r w:rsidR="00C96E3A">
        <w:rPr>
          <w:lang w:val="en-GB"/>
        </w:rPr>
        <w:fldChar w:fldCharType="begin"/>
      </w:r>
      <w:r w:rsidR="00C96E3A">
        <w:rPr>
          <w:lang w:val="en-GB"/>
        </w:rPr>
        <w:instrText xml:space="preserve"> REF _Ref38962693 \h </w:instrText>
      </w:r>
      <w:r w:rsidR="009D57A8">
        <w:rPr>
          <w:lang w:val="en-GB"/>
        </w:rPr>
        <w:instrText xml:space="preserve"> \* MERGEFORMAT </w:instrText>
      </w:r>
      <w:r w:rsidR="00C96E3A">
        <w:rPr>
          <w:lang w:val="en-GB"/>
        </w:rPr>
      </w:r>
      <w:r w:rsidR="00C96E3A">
        <w:rPr>
          <w:lang w:val="en-GB"/>
        </w:rPr>
        <w:fldChar w:fldCharType="separate"/>
      </w:r>
      <w:r w:rsidR="00C96E3A" w:rsidRPr="00C96E3A">
        <w:rPr>
          <w:lang w:val="en-GB"/>
        </w:rPr>
        <w:t xml:space="preserve">Table </w:t>
      </w:r>
      <w:r w:rsidR="00C96E3A" w:rsidRPr="00C96E3A">
        <w:rPr>
          <w:noProof/>
          <w:lang w:val="en-GB"/>
          <w:rPrChange w:id="416" w:author="Esben Kran Christensen" w:date="2020-04-28T10:37:00Z">
            <w:rPr>
              <w:noProof/>
            </w:rPr>
          </w:rPrChange>
        </w:rPr>
        <w:t>2</w:t>
      </w:r>
      <w:r w:rsidR="00C96E3A">
        <w:rPr>
          <w:lang w:val="en-GB"/>
        </w:rPr>
        <w:fldChar w:fldCharType="end"/>
      </w:r>
      <w:r w:rsidR="6361EEBF" w:rsidRPr="77A20037">
        <w:rPr>
          <w:lang w:val="en-GB"/>
        </w:rPr>
        <w:t>)</w:t>
      </w:r>
      <w:r w:rsidR="008E0106" w:rsidRPr="77A20037">
        <w:rPr>
          <w:lang w:val="en-GB"/>
        </w:rPr>
        <w:t>.</w:t>
      </w:r>
      <w:ins w:id="417" w:author="Esben Kran Christensen" w:date="2020-04-25T13:43:00Z">
        <w:r w:rsidR="1B9DF9C0" w:rsidRPr="77A20037">
          <w:rPr>
            <w:lang w:val="en-GB"/>
          </w:rPr>
          <w:t xml:space="preserve"> </w:t>
        </w:r>
      </w:ins>
      <w:commentRangeEnd w:id="414"/>
      <w:r w:rsidR="00F34FA1">
        <w:rPr>
          <w:rStyle w:val="CommentReference"/>
        </w:rPr>
        <w:commentReference w:id="414"/>
      </w:r>
      <w:r w:rsidR="15588437" w:rsidRPr="77A20037">
        <w:rPr>
          <w:lang w:val="en-GB"/>
        </w:rPr>
        <w:t xml:space="preserve">The way neural networks are trained </w:t>
      </w:r>
      <w:r w:rsidR="3FBB65C6" w:rsidRPr="77A20037">
        <w:rPr>
          <w:lang w:val="en-GB"/>
        </w:rPr>
        <w:t xml:space="preserve">(which we will not go into here) </w:t>
      </w:r>
      <w:r w:rsidR="15588437" w:rsidRPr="77A20037">
        <w:rPr>
          <w:lang w:val="en-GB"/>
        </w:rPr>
        <w:t xml:space="preserve">also </w:t>
      </w:r>
      <w:r w:rsidR="7DA9A555" w:rsidRPr="77A20037">
        <w:rPr>
          <w:lang w:val="en-GB"/>
        </w:rPr>
        <w:t xml:space="preserve">allows </w:t>
      </w:r>
      <w:r w:rsidR="15588437" w:rsidRPr="77A20037">
        <w:rPr>
          <w:lang w:val="en-GB"/>
        </w:rPr>
        <w:t xml:space="preserve">them </w:t>
      </w:r>
      <w:r w:rsidR="7106FF65" w:rsidRPr="77A20037">
        <w:rPr>
          <w:lang w:val="en-GB"/>
        </w:rPr>
        <w:t xml:space="preserve">to perform </w:t>
      </w:r>
      <w:r w:rsidR="15588437" w:rsidRPr="77A20037">
        <w:rPr>
          <w:lang w:val="en-GB"/>
        </w:rPr>
        <w:t xml:space="preserve">limited inference of the context of text which gives them a better </w:t>
      </w:r>
      <w:r w:rsidR="1E1FEBD4" w:rsidRPr="77A20037">
        <w:rPr>
          <w:lang w:val="en-GB"/>
        </w:rPr>
        <w:t xml:space="preserve">meta </w:t>
      </w:r>
      <w:r w:rsidR="15588437" w:rsidRPr="77A20037">
        <w:rPr>
          <w:lang w:val="en-GB"/>
        </w:rPr>
        <w:t>context awareness</w:t>
      </w:r>
      <w:r w:rsidR="75BB934F" w:rsidRPr="77A20037">
        <w:rPr>
          <w:lang w:val="en-GB"/>
        </w:rPr>
        <w:t xml:space="preserve"> when performing SA</w:t>
      </w:r>
      <w:r w:rsidR="15588437" w:rsidRPr="77A20037">
        <w:rPr>
          <w:lang w:val="en-GB"/>
        </w:rPr>
        <w:t>.</w:t>
      </w:r>
      <w:r w:rsidR="26772059" w:rsidRPr="77A20037">
        <w:rPr>
          <w:lang w:val="en-GB"/>
        </w:rPr>
        <w:t xml:space="preserve"> </w:t>
      </w:r>
      <w:commentRangeStart w:id="418"/>
      <w:commentRangeEnd w:id="418"/>
      <w:r w:rsidR="00F34FA1">
        <w:rPr>
          <w:rStyle w:val="CommentReference"/>
        </w:rPr>
        <w:commentReference w:id="418"/>
      </w:r>
    </w:p>
    <w:p w14:paraId="11FCAE14" w14:textId="651DAFA7" w:rsidR="00B476D8" w:rsidRDefault="0096435D" w:rsidP="009D57A8">
      <w:pPr>
        <w:rPr>
          <w:ins w:id="419" w:author="Esben Kran Christensen [2]" w:date="2020-04-28T11:01:00Z"/>
          <w:lang w:val="en-GB"/>
        </w:rPr>
      </w:pPr>
      <w:r w:rsidRPr="77A20037">
        <w:rPr>
          <w:lang w:val="en-GB"/>
        </w:rPr>
        <w:t xml:space="preserve">When talking of the problems of the BoW approach, what can be fixed within the scope of still using BoW is only the intensity modification while the other problems are easier to solve with neural networks. The reason for then still using BoW instead of neural networks is that it’s generally faster. Even though NN-based architectures have high accuracy, their processing speed is very slow, and a lot of good quality data (approximately 25.000 sentences) is required to train them which creates problems with the workload of the dataset development as well as the time for processing the text itself during text </w:t>
      </w:r>
      <w:r w:rsidRPr="0096435D">
        <w:rPr>
          <w:bCs/>
          <w:lang w:val="en-GB"/>
        </w:rPr>
        <w:t xml:space="preserve">analysis. </w:t>
      </w:r>
      <w:commentRangeStart w:id="420"/>
      <w:r w:rsidR="00F34FA1">
        <w:fldChar w:fldCharType="begin"/>
      </w:r>
      <w:r w:rsidR="00F34FA1" w:rsidRPr="77A20037">
        <w:rPr>
          <w:lang w:val="en-GB"/>
        </w:rPr>
        <w:instrText xml:space="preserve"> ADDIN ZOTERO_ITEM CSL_CITATION {"citationID":"coY7x2r9","properties":{"formattedCitation":"(Wang et al., 2016)","plainCitation":"(Wang et al., 2016)","noteIndex":0},"citationItems":[{"id":390,"uris":["http://zotero.org/users/5985484/items/7QKVCR59"],"uri":["http://zotero.org/users/5985484/items/7QKVCR59"],"itemData":{"id":390,"type":"paper-conference","container-title":"Proceedings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r w:rsidR="00F34FA1">
        <w:fldChar w:fldCharType="end"/>
      </w:r>
      <w:commentRangeEnd w:id="420"/>
      <w:r w:rsidR="00F34FA1">
        <w:rPr>
          <w:rStyle w:val="CommentReference"/>
        </w:rPr>
        <w:commentReference w:id="420"/>
      </w:r>
    </w:p>
    <w:p w14:paraId="60D6B4E0" w14:textId="03D5ACF2" w:rsidR="00CE4FD5" w:rsidRDefault="0096435D" w:rsidP="00E44AE0">
      <w:pPr>
        <w:pStyle w:val="Heading2"/>
        <w:rPr>
          <w:ins w:id="421" w:author="Esben Kran Christensen [2]" w:date="2020-04-28T10:57:00Z"/>
          <w:lang w:val="en-GB"/>
        </w:rPr>
      </w:pPr>
      <w:r w:rsidRPr="77A20037">
        <w:rPr>
          <w:lang w:val="en-GB"/>
        </w:rPr>
        <w:t>Multidimension</w:t>
      </w:r>
      <w:r w:rsidR="00975E98">
        <w:rPr>
          <w:lang w:val="en-GB"/>
        </w:rPr>
        <w:t>e</w:t>
      </w:r>
      <w:r w:rsidRPr="77A20037">
        <w:rPr>
          <w:lang w:val="en-GB"/>
        </w:rPr>
        <w:t>l</w:t>
      </w:r>
      <w:ins w:id="422" w:author="Esben Kran Christensen" w:date="2020-04-25T13:00:00Z">
        <w:r w:rsidR="70C8A88C" w:rsidRPr="77A20037">
          <w:rPr>
            <w:lang w:val="en-GB"/>
          </w:rPr>
          <w:t xml:space="preserve"> SA</w:t>
        </w:r>
      </w:ins>
    </w:p>
    <w:p w14:paraId="10B4DF07" w14:textId="527EAD99" w:rsidR="5E2B316E" w:rsidRDefault="5E2B316E" w:rsidP="77A20037">
      <w:pPr>
        <w:rPr>
          <w:lang w:val="en-GB"/>
        </w:rPr>
      </w:pPr>
      <w:r w:rsidRPr="77A20037">
        <w:rPr>
          <w:lang w:val="en-GB"/>
        </w:rPr>
        <w:t xml:space="preserve">Additionally, SA analysing both the valence (positivity) </w:t>
      </w:r>
      <w:r w:rsidRPr="77A20037">
        <w:rPr>
          <w:i/>
          <w:iCs/>
          <w:lang w:val="en-GB"/>
        </w:rPr>
        <w:t>and</w:t>
      </w:r>
      <w:r w:rsidRPr="77A20037">
        <w:rPr>
          <w:lang w:val="en-GB"/>
        </w:rPr>
        <w:t xml:space="preserve"> the intensity</w:t>
      </w:r>
      <w:del w:id="423" w:author="Søren Orm Hansen" w:date="2020-04-25T19:08:00Z">
        <w:r w:rsidRPr="77A20037" w:rsidDel="5E2B316E">
          <w:rPr>
            <w:lang w:val="en-GB"/>
          </w:rPr>
          <w:delText xml:space="preserve"> </w:delText>
        </w:r>
      </w:del>
      <w:r w:rsidR="1F2E2E9A" w:rsidRPr="77A20037">
        <w:rPr>
          <w:lang w:val="en-GB"/>
        </w:rPr>
        <w:t>(described below)</w:t>
      </w:r>
      <w:del w:id="424" w:author="Søren Orm Hansen" w:date="2020-04-25T19:08:00Z">
        <w:r w:rsidRPr="77A20037" w:rsidDel="5E2B316E">
          <w:rPr>
            <w:lang w:val="en-GB"/>
          </w:rPr>
          <w:delText>(VA)</w:delText>
        </w:r>
      </w:del>
      <w:r w:rsidRPr="77A20037">
        <w:rPr>
          <w:lang w:val="en-GB"/>
        </w:rPr>
        <w:t xml:space="preserve"> of the sentiment in text have been developed using NN. </w:t>
      </w:r>
      <w:commentRangeStart w:id="425"/>
      <w:r w:rsidRPr="77A20037">
        <w:rPr>
          <w:lang w:val="en-GB"/>
        </w:rPr>
        <w:t xml:space="preserve">The current state-of-the-art uses combinations of convolutional NN and long short-term memory algorithms (Wang et al., 2016) with training datasets coded with valence and intensity. </w:t>
      </w:r>
      <w:commentRangeEnd w:id="425"/>
      <w:r>
        <w:rPr>
          <w:rStyle w:val="CommentReference"/>
        </w:rPr>
        <w:commentReference w:id="425"/>
      </w:r>
      <w:r w:rsidRPr="77A20037">
        <w:rPr>
          <w:lang w:val="en-GB"/>
        </w:rPr>
        <w:t>With a large enough dataset, the same can be achieved on the four dimensions of Emma to perform emotional analysis in Danish texts.</w:t>
      </w:r>
    </w:p>
    <w:p w14:paraId="27F9A152" w14:textId="2B7C6FDA" w:rsidR="5E2B316E" w:rsidRPr="00896D23" w:rsidRDefault="5E2B316E" w:rsidP="77A20037">
      <w:pPr>
        <w:rPr>
          <w:rFonts w:eastAsia="Times New Roman"/>
          <w:lang w:val="en-GB"/>
          <w:rPrChange w:id="426" w:author="Esben Kran Christensen" w:date="2020-05-02T14:54:00Z">
            <w:rPr>
              <w:rFonts w:eastAsia="Times New Roman"/>
              <w:color w:val="D2D2D2"/>
              <w:lang w:val="en-GB"/>
            </w:rPr>
          </w:rPrChange>
        </w:rPr>
      </w:pPr>
      <w:r w:rsidRPr="77A20037">
        <w:rPr>
          <w:lang w:val="en-GB"/>
        </w:rPr>
        <w:t xml:space="preserve">This is the purpose of developing the Emma dataset. In this paper, the first steps towards a larger dataset with the four dimensions of valence, intensity, controllability, and utility are taken with Emma. By training a neural network with these sentences, it will be able to tell you what score the text receives on each of these parameters. </w:t>
      </w:r>
      <w:r w:rsidRPr="00C96E3A">
        <w:rPr>
          <w:rPrChange w:id="427" w:author="Esben Kran Christensen" w:date="2020-04-28T10:29:00Z">
            <w:rPr>
              <w:lang w:val="en-GB"/>
            </w:rPr>
          </w:rPrChange>
        </w:rPr>
        <w:t xml:space="preserve">An example from the dataset is the sentence </w:t>
      </w:r>
      <w:r w:rsidRPr="00896D23">
        <w:rPr>
          <w:i/>
          <w:iCs/>
          <w:rPrChange w:id="428" w:author="Esben Kran Christensen" w:date="2020-05-02T14:54:00Z">
            <w:rPr>
              <w:i/>
              <w:iCs/>
              <w:lang w:val="en-GB"/>
            </w:rPr>
          </w:rPrChange>
        </w:rPr>
        <w:t>‘</w:t>
      </w:r>
      <w:r w:rsidRPr="00896D23">
        <w:rPr>
          <w:rFonts w:eastAsia="Times New Roman"/>
          <w:i/>
          <w:iCs/>
          <w:rPrChange w:id="429" w:author="Esben Kran Christensen" w:date="2020-05-02T14:54:00Z">
            <w:rPr>
              <w:rFonts w:eastAsia="Times New Roman"/>
              <w:i/>
              <w:iCs/>
              <w:color w:val="D2D2D2"/>
              <w:lang w:val="en-GB"/>
            </w:rPr>
          </w:rPrChange>
        </w:rPr>
        <w:t xml:space="preserve">Jeg endte tit med at sidde inde på kontoret og tude.’ </w:t>
      </w:r>
      <w:r w:rsidRPr="00896D23">
        <w:rPr>
          <w:rFonts w:eastAsia="Times New Roman"/>
          <w:lang w:val="en-GB"/>
          <w:rPrChange w:id="430" w:author="Esben Kran Christensen" w:date="2020-05-02T14:54:00Z">
            <w:rPr>
              <w:rFonts w:eastAsia="Times New Roman"/>
              <w:color w:val="D2D2D2"/>
              <w:lang w:val="en-GB"/>
            </w:rPr>
          </w:rPrChange>
        </w:rPr>
        <w:t>(</w:t>
      </w:r>
      <w:r w:rsidRPr="00896D23">
        <w:rPr>
          <w:rFonts w:eastAsia="Times New Roman"/>
          <w:i/>
          <w:iCs/>
          <w:lang w:val="en-GB"/>
          <w:rPrChange w:id="431" w:author="Esben Kran Christensen" w:date="2020-05-02T14:54:00Z">
            <w:rPr>
              <w:rFonts w:eastAsia="Times New Roman"/>
              <w:i/>
              <w:iCs/>
              <w:color w:val="D2D2D2"/>
              <w:lang w:val="en-GB"/>
            </w:rPr>
          </w:rPrChange>
        </w:rPr>
        <w:t>I often ended up sitting in the office crying</w:t>
      </w:r>
      <w:r w:rsidRPr="00896D23">
        <w:rPr>
          <w:rFonts w:eastAsia="Times New Roman"/>
          <w:lang w:val="en-GB"/>
          <w:rPrChange w:id="432" w:author="Esben Kran Christensen" w:date="2020-05-02T14:54:00Z">
            <w:rPr>
              <w:rFonts w:eastAsia="Times New Roman"/>
              <w:color w:val="D2D2D2"/>
              <w:lang w:val="en-GB"/>
            </w:rPr>
          </w:rPrChange>
        </w:rPr>
        <w:t>) that is score</w:t>
      </w:r>
      <w:r w:rsidR="59904573" w:rsidRPr="00896D23">
        <w:rPr>
          <w:rFonts w:eastAsia="Times New Roman"/>
          <w:lang w:val="en-GB"/>
          <w:rPrChange w:id="433" w:author="Esben Kran Christensen" w:date="2020-05-02T14:54:00Z">
            <w:rPr>
              <w:rFonts w:eastAsia="Times New Roman"/>
              <w:color w:val="D2D2D2"/>
              <w:lang w:val="en-GB"/>
            </w:rPr>
          </w:rPrChange>
        </w:rPr>
        <w:t>d</w:t>
      </w:r>
      <w:r w:rsidRPr="00896D23">
        <w:rPr>
          <w:rFonts w:eastAsia="Times New Roman"/>
          <w:lang w:val="en-GB"/>
          <w:rPrChange w:id="434" w:author="Esben Kran Christensen" w:date="2020-05-02T14:54:00Z">
            <w:rPr>
              <w:rFonts w:eastAsia="Times New Roman"/>
              <w:color w:val="D2D2D2"/>
              <w:lang w:val="en-GB"/>
            </w:rPr>
          </w:rPrChange>
        </w:rPr>
        <w:t xml:space="preserve"> with a valence score of -0.87, an intensity score of 0.73, a controllability score of –0.67, and a utility score of –0.73. With an NN-based architecture, this would then be generalizable to new sentences that are not in the dataset. </w:t>
      </w:r>
      <w:r w:rsidR="16C39D4B" w:rsidRPr="00896D23">
        <w:rPr>
          <w:rFonts w:eastAsia="Times New Roman"/>
          <w:lang w:val="en-GB"/>
          <w:rPrChange w:id="435" w:author="Esben Kran Christensen" w:date="2020-05-02T14:54:00Z">
            <w:rPr>
              <w:rFonts w:eastAsia="Times New Roman"/>
              <w:color w:val="D2D2D2"/>
              <w:lang w:val="en-GB"/>
            </w:rPr>
          </w:rPrChange>
        </w:rPr>
        <w:t>Below is a description of dimensional emotion classification.</w:t>
      </w:r>
    </w:p>
    <w:p w14:paraId="135F60AE" w14:textId="0B81B27F" w:rsidR="77A20037" w:rsidRDefault="77A20037">
      <w:pPr>
        <w:pStyle w:val="Heading2"/>
        <w:rPr>
          <w:lang w:val="en-GB"/>
        </w:rPr>
        <w:pPrChange w:id="436" w:author="Søren Orm Hansen" w:date="2020-04-25T19:06:00Z">
          <w:pPr>
            <w:pStyle w:val="ListParagraph"/>
            <w:numPr>
              <w:ilvl w:val="1"/>
              <w:numId w:val="5"/>
            </w:numPr>
            <w:ind w:left="576" w:hanging="576"/>
          </w:pPr>
        </w:pPrChange>
      </w:pPr>
      <w:commentRangeStart w:id="437"/>
      <w:commentRangeStart w:id="438"/>
      <w:r w:rsidRPr="0096435D">
        <w:rPr>
          <w:lang w:val="en-GB"/>
        </w:rPr>
        <w:t>Potential of quantitative dimensional SA with Emma</w:t>
      </w:r>
      <w:commentRangeEnd w:id="437"/>
      <w:r>
        <w:rPr>
          <w:rStyle w:val="CommentReference"/>
        </w:rPr>
        <w:commentReference w:id="437"/>
      </w:r>
      <w:commentRangeEnd w:id="438"/>
      <w:r>
        <w:rPr>
          <w:rStyle w:val="CommentReference"/>
        </w:rPr>
        <w:commentReference w:id="438"/>
      </w:r>
    </w:p>
    <w:p w14:paraId="166F6C89" w14:textId="52C9A231" w:rsidR="77A20037" w:rsidRDefault="77A20037" w:rsidP="77A20037">
      <w:pPr>
        <w:rPr>
          <w:del w:id="439" w:author="Esben Kran Christensen" w:date="2020-04-25T15:10:00Z"/>
          <w:lang w:val="en-GB"/>
        </w:rPr>
      </w:pPr>
      <w:r w:rsidRPr="77A20037">
        <w:rPr>
          <w:lang w:val="en-GB"/>
        </w:rPr>
        <w:t xml:space="preserve">Beyond Ekman’s basic emotions of anger, disgust, fear, happiness, sadness, and surprise from traditional psychology (Ekman, 1992), the focus in Emma is on the </w:t>
      </w:r>
      <w:del w:id="440" w:author="Esben Kran Christensen" w:date="2020-04-25T20:22:00Z">
        <w:r w:rsidRPr="77A20037" w:rsidDel="77A20037">
          <w:rPr>
            <w:lang w:val="en-GB"/>
          </w:rPr>
          <w:delText xml:space="preserve">two </w:delText>
        </w:r>
      </w:del>
      <w:r w:rsidRPr="77A20037">
        <w:rPr>
          <w:lang w:val="en-GB"/>
        </w:rPr>
        <w:t xml:space="preserve">dimensional quantitative models of emotion </w:t>
      </w:r>
      <w:commentRangeStart w:id="441"/>
      <w:r w:rsidRPr="77A20037">
        <w:rPr>
          <w:lang w:val="en-GB"/>
        </w:rPr>
        <w:t>PAD (Mehrabian, 1980) and the hypercubic</w:t>
      </w:r>
      <w:ins w:id="442" w:author="Søren Orm Hansen" w:date="2020-04-25T20:17:00Z">
        <w:r w:rsidR="7BBB460D" w:rsidRPr="77A20037">
          <w:rPr>
            <w:lang w:val="en-GB"/>
          </w:rPr>
          <w:t xml:space="preserve"> (four dimensional)</w:t>
        </w:r>
      </w:ins>
      <w:r w:rsidRPr="77A20037">
        <w:rPr>
          <w:lang w:val="en-GB"/>
        </w:rPr>
        <w:t xml:space="preserve"> semantic emotion space (HSES) (Trnka et al., 2016).</w:t>
      </w:r>
      <w:commentRangeEnd w:id="441"/>
      <w:r>
        <w:rPr>
          <w:rStyle w:val="CommentReference"/>
        </w:rPr>
        <w:commentReference w:id="441"/>
      </w:r>
    </w:p>
    <w:p w14:paraId="322D126C" w14:textId="3EC8366D" w:rsidR="77A20037" w:rsidRDefault="77A20037" w:rsidP="77A20037">
      <w:pPr>
        <w:rPr>
          <w:lang w:val="en-GB"/>
        </w:rPr>
      </w:pPr>
      <w:del w:id="443" w:author="Esben Kran Christensen" w:date="2020-04-25T15:10:00Z">
        <w:r w:rsidRPr="77A20037" w:rsidDel="77A20037">
          <w:rPr>
            <w:lang w:val="en-GB"/>
          </w:rPr>
          <w:delText xml:space="preserve">PAD stands for pleasure-arousal-dominance </w:delText>
        </w:r>
      </w:del>
    </w:p>
    <w:p w14:paraId="7286E5B8" w14:textId="3768A955" w:rsidR="77A20037" w:rsidRDefault="77A20037" w:rsidP="77A20037">
      <w:pPr>
        <w:rPr>
          <w:lang w:val="en-GB"/>
        </w:rPr>
      </w:pPr>
      <w:r w:rsidRPr="77A20037">
        <w:rPr>
          <w:lang w:val="en-GB"/>
        </w:rPr>
        <w:lastRenderedPageBreak/>
        <w:t xml:space="preserve">The model used for Emma consists of four dimensions of emotions: </w:t>
      </w:r>
      <w:commentRangeStart w:id="444"/>
      <w:r w:rsidRPr="77A20037">
        <w:rPr>
          <w:lang w:val="en-GB"/>
        </w:rPr>
        <w:t xml:space="preserve">1. Valence, 2. Intensity, 3. Controllability, 4. Utility </w:t>
      </w:r>
      <w:del w:id="445" w:author="Esben Kran Christensen" w:date="2020-04-25T20:22:00Z">
        <w:r w:rsidRPr="77A20037" w:rsidDel="77A20037">
          <w:rPr>
            <w:lang w:val="en-GB"/>
          </w:rPr>
          <w:delText xml:space="preserve"> </w:delText>
        </w:r>
      </w:del>
      <w:commentRangeEnd w:id="444"/>
      <w:r>
        <w:rPr>
          <w:rStyle w:val="CommentReference"/>
        </w:rPr>
        <w:commentReference w:id="444"/>
      </w:r>
      <w:r w:rsidRPr="77A20037">
        <w:rPr>
          <w:lang w:val="en-GB"/>
        </w:rPr>
        <w:t xml:space="preserve">(Mehrabian, 1980; Trnka et al., 2016). They are the result of improvements on earlier models </w:t>
      </w:r>
      <w:commentRangeStart w:id="446"/>
      <w:r w:rsidRPr="77A20037">
        <w:rPr>
          <w:lang w:val="en-GB"/>
        </w:rPr>
        <w:t xml:space="preserve">(Osgood et al., 1957) and introduces new capabilities to modern SA in the previously described multi-dimensional sentiment analysis (Poria et al., 2018; Wang et al., 2016). PAD describes </w:t>
      </w:r>
      <w:ins w:id="447" w:author="Søren Orm Hansen" w:date="2020-04-25T20:19:00Z">
        <w:r w:rsidR="2685234A" w:rsidRPr="77A20037">
          <w:rPr>
            <w:lang w:val="en-GB"/>
          </w:rPr>
          <w:t>e</w:t>
        </w:r>
      </w:ins>
      <w:del w:id="448" w:author="Søren Orm Hansen" w:date="2020-04-25T20:19:00Z">
        <w:r w:rsidRPr="77A20037" w:rsidDel="77A20037">
          <w:rPr>
            <w:lang w:val="en-GB"/>
          </w:rPr>
          <w:delText>a</w:delText>
        </w:r>
      </w:del>
      <w:r w:rsidRPr="77A20037">
        <w:rPr>
          <w:lang w:val="en-GB"/>
        </w:rPr>
        <w:t xml:space="preserve">motion in the scales of pleasure, arousal, and dominance and the HSES model describes emotion in the scales of </w:t>
      </w:r>
      <w:commentRangeEnd w:id="446"/>
      <w:r>
        <w:rPr>
          <w:rStyle w:val="CommentReference"/>
        </w:rPr>
        <w:commentReference w:id="446"/>
      </w:r>
      <w:r w:rsidRPr="77A20037">
        <w:rPr>
          <w:lang w:val="en-GB"/>
        </w:rPr>
        <w:t>valence, intensity, controllability, and utility.</w:t>
      </w:r>
    </w:p>
    <w:p w14:paraId="157A9FCC" w14:textId="152E9E04" w:rsidR="77A20037" w:rsidRDefault="77A20037" w:rsidP="77A20037">
      <w:pPr>
        <w:rPr>
          <w:lang w:val="en-GB"/>
        </w:rPr>
      </w:pPr>
      <w:r w:rsidRPr="77A20037">
        <w:rPr>
          <w:lang w:val="en-GB"/>
        </w:rPr>
        <w:t xml:space="preserve">Valence represents the positive or negative associations of the target word or text, e.g. </w:t>
      </w:r>
      <w:r w:rsidRPr="77A20037">
        <w:rPr>
          <w:i/>
          <w:iCs/>
          <w:lang w:val="en-GB"/>
        </w:rPr>
        <w:t xml:space="preserve">‘sur </w:t>
      </w:r>
      <w:r w:rsidRPr="77A20037">
        <w:rPr>
          <w:lang w:val="en-GB"/>
        </w:rPr>
        <w:t>(</w:t>
      </w:r>
      <w:r w:rsidRPr="77A20037">
        <w:rPr>
          <w:i/>
          <w:iCs/>
          <w:lang w:val="en-GB"/>
        </w:rPr>
        <w:t>angry</w:t>
      </w:r>
      <w:r w:rsidRPr="77A20037">
        <w:rPr>
          <w:lang w:val="en-GB"/>
        </w:rPr>
        <w:t xml:space="preserve">) having a negative valence score and </w:t>
      </w:r>
      <w:r w:rsidRPr="77A20037">
        <w:rPr>
          <w:i/>
          <w:iCs/>
          <w:lang w:val="en-GB"/>
        </w:rPr>
        <w:t>‘happy’</w:t>
      </w:r>
      <w:r w:rsidRPr="77A20037">
        <w:rPr>
          <w:lang w:val="en-GB"/>
        </w:rPr>
        <w:t xml:space="preserve"> (</w:t>
      </w:r>
      <w:r w:rsidRPr="77A20037">
        <w:rPr>
          <w:i/>
          <w:iCs/>
          <w:lang w:val="en-GB"/>
        </w:rPr>
        <w:t>happy</w:t>
      </w:r>
      <w:r w:rsidRPr="77A20037">
        <w:rPr>
          <w:lang w:val="en-GB"/>
        </w:rPr>
        <w:t>)</w:t>
      </w:r>
      <w:r w:rsidRPr="77A20037">
        <w:rPr>
          <w:i/>
          <w:iCs/>
          <w:lang w:val="en-GB"/>
        </w:rPr>
        <w:t xml:space="preserve"> </w:t>
      </w:r>
      <w:r w:rsidRPr="77A20037">
        <w:rPr>
          <w:lang w:val="en-GB"/>
        </w:rPr>
        <w:t xml:space="preserve">having a positive valence score. Intensity is how intensely the emotion is represented, e.g. </w:t>
      </w:r>
      <w:r w:rsidRPr="77A20037">
        <w:rPr>
          <w:i/>
          <w:iCs/>
          <w:lang w:val="en-GB"/>
        </w:rPr>
        <w:t>‘okay’</w:t>
      </w:r>
      <w:r w:rsidRPr="77A20037">
        <w:rPr>
          <w:lang w:val="en-GB"/>
        </w:rPr>
        <w:t xml:space="preserve"> (</w:t>
      </w:r>
      <w:r w:rsidRPr="77A20037">
        <w:rPr>
          <w:i/>
          <w:iCs/>
          <w:lang w:val="en-GB"/>
        </w:rPr>
        <w:t>okay</w:t>
      </w:r>
      <w:r w:rsidRPr="77A20037">
        <w:rPr>
          <w:lang w:val="en-GB"/>
        </w:rPr>
        <w:t xml:space="preserve">) compared to </w:t>
      </w:r>
      <w:r w:rsidRPr="77A20037">
        <w:rPr>
          <w:i/>
          <w:iCs/>
          <w:lang w:val="en-GB"/>
        </w:rPr>
        <w:t>‘fantastisk’</w:t>
      </w:r>
      <w:r w:rsidRPr="77A20037">
        <w:rPr>
          <w:lang w:val="en-GB"/>
        </w:rPr>
        <w:t xml:space="preserve"> (</w:t>
      </w:r>
      <w:r w:rsidRPr="77A20037">
        <w:rPr>
          <w:i/>
          <w:iCs/>
          <w:lang w:val="en-GB"/>
        </w:rPr>
        <w:t>fantastic</w:t>
      </w:r>
      <w:r w:rsidRPr="77A20037">
        <w:rPr>
          <w:lang w:val="en-GB"/>
        </w:rPr>
        <w:t>). Controllability is how in-control one feels in the represented emotion, e.g. frustration is uncontrollable while happiness often is controllable. Utility is how beneficial or harmful the emotion is, e.g. with happiness being beneficial and sadness often being harmful.</w:t>
      </w:r>
    </w:p>
    <w:p w14:paraId="0F209444" w14:textId="7A2CEC36" w:rsidR="77A20037" w:rsidRDefault="77A20037" w:rsidP="77A20037">
      <w:pPr>
        <w:rPr>
          <w:ins w:id="449" w:author="Esben Kran Christensen" w:date="2020-04-25T15:14:00Z"/>
          <w:lang w:val="en-GB"/>
        </w:rPr>
      </w:pPr>
      <w:r w:rsidRPr="77A20037">
        <w:rPr>
          <w:lang w:val="en-GB"/>
        </w:rPr>
        <w:t xml:space="preserve">The potential of these models in SA is the ability to identify different emotions in text beyond the normal one-dimensional positivity or valence scale as described earlier. </w:t>
      </w:r>
      <w:ins w:id="450" w:author="Esben Kran Christensen" w:date="2020-04-25T20:23:00Z">
        <w:r w:rsidR="66E6035E" w:rsidRPr="77A20037">
          <w:rPr>
            <w:lang w:val="en-GB"/>
          </w:rPr>
          <w:t xml:space="preserve">The HSES model </w:t>
        </w:r>
      </w:ins>
      <w:ins w:id="451" w:author="Esben Kran Christensen" w:date="2020-04-25T20:25:00Z">
        <w:r w:rsidR="575E088B" w:rsidRPr="77A20037">
          <w:rPr>
            <w:lang w:val="en-GB"/>
          </w:rPr>
          <w:t xml:space="preserve">validated </w:t>
        </w:r>
      </w:ins>
      <w:ins w:id="452" w:author="Esben Kran Christensen" w:date="2020-04-25T20:26:00Z">
        <w:r w:rsidR="0E8493D7" w:rsidRPr="77A20037">
          <w:rPr>
            <w:lang w:val="en-GB"/>
          </w:rPr>
          <w:t xml:space="preserve">using </w:t>
        </w:r>
      </w:ins>
      <w:ins w:id="453" w:author="Esben Kran Christensen" w:date="2020-04-25T20:24:00Z">
        <w:r w:rsidR="66E6035E" w:rsidRPr="77A20037">
          <w:rPr>
            <w:lang w:val="en-GB"/>
          </w:rPr>
          <w:t xml:space="preserve">four dimensions because they were able to define 16 discrete emotions with different combinations of values on the four scales </w:t>
        </w:r>
      </w:ins>
      <w:ins w:id="454" w:author="Esben Kran Christensen [2]" w:date="2020-04-28T10:40:00Z">
        <w:r w:rsidR="00C96E3A">
          <w:rPr>
            <w:lang w:val="en-GB"/>
          </w:rPr>
          <w:fldChar w:fldCharType="begin"/>
        </w:r>
        <w:r w:rsidR="00C96E3A">
          <w:rPr>
            <w:lang w:val="en-GB"/>
          </w:rPr>
          <w:instrText xml:space="preserve"> ADDIN ZOTERO_ITEM CSL_CITATION {"citationID":"S72D5jBI","properties":{"formattedCitation":"(Trnka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ins>
      <w:r w:rsidR="00C96E3A">
        <w:rPr>
          <w:lang w:val="en-GB"/>
        </w:rPr>
        <w:fldChar w:fldCharType="separate"/>
      </w:r>
      <w:ins w:id="455" w:author="Esben Kran Christensen [2]" w:date="2020-04-28T10:40:00Z">
        <w:r w:rsidR="00C96E3A" w:rsidRPr="00C96E3A">
          <w:rPr>
            <w:lang w:val="en-GB"/>
            <w:rPrChange w:id="456" w:author="Esben Kran Christensen" w:date="2020-04-28T10:42:00Z">
              <w:rPr/>
            </w:rPrChange>
          </w:rPr>
          <w:t>(Trnka et al., 2016)</w:t>
        </w:r>
        <w:r w:rsidR="00C96E3A">
          <w:rPr>
            <w:lang w:val="en-GB"/>
          </w:rPr>
          <w:fldChar w:fldCharType="end"/>
        </w:r>
      </w:ins>
      <w:ins w:id="457" w:author="Esben Kran Christensen" w:date="2020-04-25T20:24:00Z">
        <w:del w:id="458" w:author="Esben Kran Christensen [2]" w:date="2020-04-28T10:40:00Z">
          <w:r w:rsidR="66E6035E" w:rsidRPr="77A20037" w:rsidDel="00C96E3A">
            <w:rPr>
              <w:lang w:val="en-GB"/>
            </w:rPr>
            <w:delText>(REF)</w:delText>
          </w:r>
        </w:del>
      </w:ins>
      <w:ins w:id="459" w:author="Esben Kran Christensen" w:date="2020-04-25T20:25:00Z">
        <w:r w:rsidR="7B5D44FF" w:rsidRPr="77A20037">
          <w:rPr>
            <w:lang w:val="en-GB"/>
          </w:rPr>
          <w:t xml:space="preserve"> with a fine accuracy</w:t>
        </w:r>
      </w:ins>
      <w:ins w:id="460" w:author="Esben Kran Christensen" w:date="2020-04-25T20:26:00Z">
        <w:r w:rsidR="0A46FF20" w:rsidRPr="77A20037">
          <w:rPr>
            <w:lang w:val="en-GB"/>
          </w:rPr>
          <w:t>. Without the four dimensions, some of the emotions were not able</w:t>
        </w:r>
      </w:ins>
      <w:ins w:id="461" w:author="Esben Kran Christensen" w:date="2020-04-25T20:27:00Z">
        <w:r w:rsidR="0A46FF20" w:rsidRPr="77A20037">
          <w:rPr>
            <w:lang w:val="en-GB"/>
          </w:rPr>
          <w:t xml:space="preserve"> to be identified. </w:t>
        </w:r>
      </w:ins>
      <w:r w:rsidRPr="77A20037">
        <w:rPr>
          <w:lang w:val="en-GB"/>
        </w:rPr>
        <w:t xml:space="preserve">By having all four dimensions of the HSES model in Emma, it is </w:t>
      </w:r>
      <w:ins w:id="462" w:author="Esben Kran Christensen" w:date="2020-04-25T20:27:00Z">
        <w:r w:rsidR="57353E9E" w:rsidRPr="77A20037">
          <w:rPr>
            <w:lang w:val="en-GB"/>
          </w:rPr>
          <w:t xml:space="preserve">then </w:t>
        </w:r>
      </w:ins>
      <w:r w:rsidRPr="77A20037">
        <w:rPr>
          <w:lang w:val="en-GB"/>
        </w:rPr>
        <w:t xml:space="preserve">possible to create models that are 2D, 3D, and 4D </w:t>
      </w:r>
      <w:ins w:id="463" w:author="Esben Kran Christensen" w:date="2020-04-25T20:27:00Z">
        <w:r w:rsidR="71B99939" w:rsidRPr="77A20037">
          <w:rPr>
            <w:lang w:val="en-GB"/>
          </w:rPr>
          <w:t>to perform fine-grained analysis of text.</w:t>
        </w:r>
      </w:ins>
      <w:del w:id="464" w:author="Esben Kran Christensen" w:date="2020-04-25T20:27:00Z">
        <w:r w:rsidRPr="77A20037" w:rsidDel="77A20037">
          <w:rPr>
            <w:lang w:val="en-GB"/>
          </w:rPr>
          <w:delText>compared to only selecting the first two or three dimensions which would limit the scope of possibilities.</w:delText>
        </w:r>
      </w:del>
    </w:p>
    <w:p w14:paraId="54432AC2" w14:textId="08672D9F" w:rsidR="4B989A52" w:rsidRDefault="4B989A52" w:rsidP="77A20037">
      <w:pPr>
        <w:rPr>
          <w:lang w:val="en-GB"/>
        </w:rPr>
      </w:pPr>
      <w:ins w:id="465" w:author="Esben Kran Christensen" w:date="2020-04-25T15:14:00Z">
        <w:r w:rsidRPr="77A20037">
          <w:rPr>
            <w:lang w:val="en-GB"/>
          </w:rPr>
          <w:t>When improving Sentida, this paper only looks at the valence dimension of the Emma dataset for validation but Emma’s othe</w:t>
        </w:r>
      </w:ins>
      <w:ins w:id="466" w:author="Esben Kran Christensen" w:date="2020-04-25T15:15:00Z">
        <w:r w:rsidRPr="77A20037">
          <w:rPr>
            <w:lang w:val="en-GB"/>
          </w:rPr>
          <w:t>r dimensions and the insights from the dataset</w:t>
        </w:r>
        <w:r w:rsidR="46FFCF08" w:rsidRPr="77A20037">
          <w:rPr>
            <w:lang w:val="en-GB"/>
          </w:rPr>
          <w:t xml:space="preserve"> itself are interesting for future research </w:t>
        </w:r>
      </w:ins>
      <w:ins w:id="467" w:author="Esben Kran Christensen" w:date="2020-04-25T20:23:00Z">
        <w:r w:rsidR="1F9B2888" w:rsidRPr="77A20037">
          <w:rPr>
            <w:lang w:val="en-GB"/>
          </w:rPr>
          <w:t>in the described neural network SA space</w:t>
        </w:r>
      </w:ins>
      <w:ins w:id="468" w:author="Esben Kran Christensen" w:date="2020-04-25T15:15:00Z">
        <w:r w:rsidR="46FFCF08" w:rsidRPr="77A20037">
          <w:rPr>
            <w:lang w:val="en-GB"/>
          </w:rPr>
          <w:t>.</w:t>
        </w:r>
      </w:ins>
    </w:p>
    <w:p w14:paraId="3D17C91E" w14:textId="4A1E0E0C" w:rsidR="7551D625" w:rsidRDefault="7551D625" w:rsidP="00766528">
      <w:pPr>
        <w:pStyle w:val="Heading2"/>
        <w:ind w:left="567" w:hanging="567"/>
      </w:pPr>
      <w:bookmarkStart w:id="469" w:name="_Toc33298925"/>
      <w:bookmarkStart w:id="470" w:name="_Toc34300583"/>
      <w:r w:rsidRPr="77A20037">
        <w:rPr>
          <w:rFonts w:eastAsia="Times New Roman"/>
        </w:rPr>
        <w:t>Current Danish lexical SA</w:t>
      </w:r>
      <w:bookmarkEnd w:id="469"/>
      <w:bookmarkEnd w:id="470"/>
    </w:p>
    <w:p w14:paraId="35DE1EC0" w14:textId="0ECA5C39" w:rsidR="50196B9E" w:rsidRPr="00BB7C0A" w:rsidRDefault="50196B9E" w:rsidP="00A968DF">
      <w:pPr>
        <w:rPr>
          <w:lang w:val="en-GB"/>
        </w:rPr>
      </w:pPr>
      <w:r w:rsidRPr="77A20037">
        <w:rPr>
          <w:lang w:val="en-GB"/>
        </w:rPr>
        <w:t xml:space="preserve">The first SA tool for Danish, AFINN, stemmed from an </w:t>
      </w:r>
      <w:commentRangeStart w:id="471"/>
      <w:r w:rsidRPr="77A20037">
        <w:rPr>
          <w:lang w:val="en-GB"/>
        </w:rPr>
        <w:t xml:space="preserve">interest in Twitter sentiment analysis </w:t>
      </w:r>
      <w:commentRangeEnd w:id="471"/>
      <w:r>
        <w:rPr>
          <w:rStyle w:val="CommentReference"/>
        </w:rPr>
        <w:commentReference w:id="471"/>
      </w:r>
      <w:r>
        <w:fldChar w:fldCharType="begin"/>
      </w:r>
      <w:r w:rsidRPr="77A20037">
        <w:rPr>
          <w:lang w:val="en-GB"/>
        </w:rPr>
        <w:instrText xml:space="preserve"> ADDIN ZOTERO_ITEM CSL_CITATION {"citationID":"VBxcSvy4","properties":{"formattedCitation":"(Nielsen, 2011)","plainCitation":"(Nielsen, 2011)","noteIndex":0},"citationItems":[{"id":493,"uris":["http://zotero.org/groups/2399712/items/B55HZDL9"],"uri":["http://zotero.org/groups/2399712/items/B55HZDL9"],"itemData":{"id":493,"type":"article-journal","abstract":"Sentiment analysis of microblogs such as Twitter has recently gained a fair amount of attention. One of the simplest sentiment analysis approaches compares the words of a posting against a labeled word list, where each word has been scored for valence, -- a 'sentiment lexicon' or 'affective word lists'. There exist several affective word lists, e.g., ANEW (Affective Norms for English Words) developed before the advent of microblogging and sentiment analysis. I wanted to examine how well ANEW and other word lists performs for the detection of sentiment strength in microblog posts in comparison with a new word list specifically constructed for microblogs. I used manually labeled postings from Twitter scored for sentiment. Using a simple word matching I show that the new word list may perform better than ANEW, though not as good as the more elaborate approach found in SentiStrength.","container-title":"arXiv:1103.2903 [cs]","note":"arXiv: 1103.2903","source":"arXiv.org","title":"A new ANEW: Evaluation of a word list for sentiment analysis in microblogs","title-short":"A new ANEW","URL":"http://arxiv.org/abs/1103.2903","author":[{"family":"Nielsen","given":"Finn Årup"}],"accessed":{"date-parts":[["2019",12,18]]},"issued":{"date-parts":[["2011",3,15]]}}}],"schema":"https://github.com/citation-style-language/schema/raw/master/csl-citation.json"} </w:instrText>
      </w:r>
      <w:r>
        <w:fldChar w:fldCharType="separate"/>
      </w:r>
      <w:r w:rsidR="00327619" w:rsidRPr="77A20037">
        <w:rPr>
          <w:lang w:val="en-GB"/>
        </w:rPr>
        <w:t>(Nielsen, 2011)</w:t>
      </w:r>
      <w:r>
        <w:fldChar w:fldCharType="end"/>
      </w:r>
      <w:r w:rsidRPr="77A20037">
        <w:rPr>
          <w:lang w:val="en-GB"/>
        </w:rPr>
        <w:t xml:space="preserve"> and was developed from machine translations of English sentiment lexicons </w:t>
      </w:r>
      <w:r>
        <w:fldChar w:fldCharType="begin"/>
      </w:r>
      <w:r w:rsidRPr="77A20037">
        <w:rPr>
          <w:lang w:val="en-GB"/>
        </w:rPr>
        <w:instrText xml:space="preserve"> ADDIN ZOTERO_ITEM CSL_CITATION {"citationID":"l96GkbAV","properties":{"formattedCitation":"(Nielsen, 2019)","plainCitation":"(Nielsen, 2019)","noteIndex":0},"citationItems":[{"id":372,"uris":["http://zotero.org/users/5985484/items/FHDVPMPA"],"uri":["http://zotero.org/users/5985484/items/FHDVPMPA"],"itemData":{"id":372,"type":"article","abstract":"A range of different Danish resources, datasets and tools, are presented. The\nfocus is on resources for use in automated computational systems and free resources\nthat can be redistributed and used in commercial applications.","title":"Danish resources","URL":"https://www2.imm.dtu.dk/pubdb/views/edoc_download.php/6956/pdf/imm6956.pdf","author":[{"family":"Nielsen","given":"Finn Årup"}],"issued":{"date-parts":[["2019",6,26]]}}}],"schema":"https://github.com/citation-style-language/schema/raw/master/csl-citation.json"} </w:instrText>
      </w:r>
      <w:r>
        <w:fldChar w:fldCharType="separate"/>
      </w:r>
      <w:r w:rsidR="00327619" w:rsidRPr="77A20037">
        <w:rPr>
          <w:lang w:val="en-GB"/>
        </w:rPr>
        <w:t>(Nielsen, 2019)</w:t>
      </w:r>
      <w:r>
        <w:fldChar w:fldCharType="end"/>
      </w:r>
      <w:r w:rsidRPr="77A20037">
        <w:rPr>
          <w:lang w:val="en-GB"/>
        </w:rPr>
        <w:t>. It currently consists of 3,552 rated words in Danish and 96 rated emoticons</w:t>
      </w:r>
      <w:ins w:id="472" w:author="Esben Kran Christensen [2]" w:date="2020-04-28T10:41:00Z">
        <w:r w:rsidR="00C96E3A">
          <w:rPr>
            <w:lang w:val="en-GB"/>
          </w:rPr>
          <w:t xml:space="preserve"> </w:t>
        </w:r>
      </w:ins>
      <w:ins w:id="473" w:author="Esben Kran Christensen" w:date="2020-04-25T14:22:00Z">
        <w:del w:id="474" w:author="Esben Kran Christensen [2]" w:date="2020-04-28T10:41:00Z">
          <w:r w:rsidR="1BF4DD90" w:rsidRPr="77A20037" w:rsidDel="00C96E3A">
            <w:rPr>
              <w:lang w:val="en-GB"/>
            </w:rPr>
            <w:delText xml:space="preserve"> (REF)</w:delText>
          </w:r>
        </w:del>
      </w:ins>
      <w:del w:id="475" w:author="Esben Kran Christensen [2]" w:date="2020-04-28T10:41:00Z">
        <w:r w:rsidRPr="77A20037" w:rsidDel="00C96E3A">
          <w:rPr>
            <w:lang w:val="en-GB"/>
          </w:rPr>
          <w:delText xml:space="preserve"> </w:delText>
        </w:r>
      </w:del>
      <w:commentRangeStart w:id="476"/>
      <w:r>
        <w:fldChar w:fldCharType="begin"/>
      </w:r>
      <w:ins w:id="477" w:author="Esben Kran Christensen [2]" w:date="2020-04-28T10:40:00Z">
        <w:r w:rsidR="00C96E3A">
          <w:rPr>
            <w:lang w:val="en-GB"/>
          </w:rPr>
          <w:instrText xml:space="preserve"> ADDIN ZOTERO_ITEM CSL_CITATION {"citationID":"SHSJJlOV","properties":{"formattedCitation":"(Nielsen, 2015/2019)","plainCitation":"(Nielsen, 2015/2019)","noteIndex":0},"citationItems":[{"id":495,"uris":["http://zotero.org/groups/2399712/items/CW4GBX27"],"uri":["http://zotero.org/groups/2399712/items/CW4GBX27"],"itemData":{"id":495,"type":"book","abstract":"AFINN sentiment analysis in Python.","genre":"Jupyter Notebook","note":"original-date: 2015-07-06T08:34:13Z","source":"GitHub","title":"fnielsen/afinn","URL":"https://github.com/fnielsen/afinn","author":[{"family":"Nielsen","given":"Finn Årup"}],"accessed":{"date-parts":[["2019",12,18]]},"issued":{"date-parts":[["2019",12,14]]}}}],"schema":"https://github.com/citation-style-language/schema/raw/master/csl-citation.json"} </w:instrText>
        </w:r>
      </w:ins>
      <w:del w:id="478" w:author="Esben Kran Christensen [2]" w:date="2020-04-28T10:40:00Z">
        <w:r w:rsidRPr="77A20037" w:rsidDel="00C96E3A">
          <w:rPr>
            <w:lang w:val="en-GB"/>
          </w:rPr>
          <w:delInstrText xml:space="preserve"> ADDIN ZOTERO_ITEM CSL_CITATION {"citationID":"lJ9V7Xnf","properties":{"formattedCitation":"(Nielsen, 2015/2019)","plainCitation":"(Nielsen, 2015/2019)","noteIndex":0},"citationItems":[{"id":495,"uris":["http://zotero.org/groups/2399712/items/CW4GBX27"],"uri":["http://zotero.org/groups/2399712/items/CW4GBX27"],"itemData":{"id":495,"type":"book","abstract":"AFINN sentiment analysis in Python.","genre":"Jupyter Notebook","note":"original-date: 2015-07-06T08:34:13Z","source":"GitHub","title":"fnielsen/afinn","URL":"https://github.com/fnielsen/afinn","author":[{"family":"Nielsen","given":"Finn Årup"}],"accessed":{"date-parts":[["2019",12,18]]},"issued":{"date-parts":[["2019",12,14]]}}}],"schema":"https://github.com/citation-style-language/schema/raw/master/csl-citation.json"} </w:delInstrText>
        </w:r>
      </w:del>
      <w:r>
        <w:fldChar w:fldCharType="separate"/>
      </w:r>
      <w:ins w:id="479" w:author="Esben Kran Christensen [2]" w:date="2020-04-28T10:40:00Z">
        <w:r w:rsidR="00C96E3A" w:rsidRPr="00C96E3A">
          <w:rPr>
            <w:lang w:val="en-GB"/>
            <w:rPrChange w:id="480" w:author="Esben Kran Christensen" w:date="2020-04-28T10:40:00Z">
              <w:rPr/>
            </w:rPrChange>
          </w:rPr>
          <w:t>(Nielsen, 2015/2019)</w:t>
        </w:r>
      </w:ins>
      <w:commentRangeStart w:id="481"/>
      <w:del w:id="482" w:author="Esben Kran Christensen [2]" w:date="2020-04-28T10:40:00Z">
        <w:r w:rsidR="005708D5" w:rsidRPr="0037062A" w:rsidDel="00C96E3A">
          <w:rPr>
            <w:lang w:val="en-GB"/>
          </w:rPr>
          <w:delText>(Nielsen, 2015/2019)</w:delText>
        </w:r>
      </w:del>
      <w:r>
        <w:fldChar w:fldCharType="end"/>
      </w:r>
      <w:commentRangeEnd w:id="476"/>
      <w:r>
        <w:rPr>
          <w:rStyle w:val="CommentReference"/>
        </w:rPr>
        <w:commentReference w:id="476"/>
      </w:r>
      <w:commentRangeEnd w:id="481"/>
      <w:r>
        <w:rPr>
          <w:rStyle w:val="CommentReference"/>
        </w:rPr>
        <w:commentReference w:id="481"/>
      </w:r>
      <w:r w:rsidRPr="77A20037">
        <w:rPr>
          <w:lang w:val="en-GB"/>
        </w:rPr>
        <w:t>.</w:t>
      </w:r>
      <w:ins w:id="483" w:author="Esben Kran Christensen" w:date="2020-04-25T14:23:00Z">
        <w:r w:rsidR="5591B44B" w:rsidRPr="77A20037">
          <w:rPr>
            <w:lang w:val="en-GB"/>
          </w:rPr>
          <w:t xml:space="preserve"> The reason for being interested in Twi</w:t>
        </w:r>
      </w:ins>
      <w:ins w:id="484" w:author="Esben Kran Christensen" w:date="2020-04-25T14:24:00Z">
        <w:r w:rsidR="5591B44B" w:rsidRPr="77A20037">
          <w:rPr>
            <w:lang w:val="en-GB"/>
          </w:rPr>
          <w:t>tter SA is that it allows us to get an everyday view of positivity regarding specific topics</w:t>
        </w:r>
        <w:r w:rsidR="6FDDC6DE" w:rsidRPr="77A20037">
          <w:rPr>
            <w:lang w:val="en-GB"/>
          </w:rPr>
          <w:t xml:space="preserve"> extracted through searches on Twitter. An example </w:t>
        </w:r>
      </w:ins>
      <w:ins w:id="485" w:author="Esben Kran Christensen" w:date="2020-04-25T14:25:00Z">
        <w:r w:rsidR="6FDDC6DE" w:rsidRPr="77A20037">
          <w:rPr>
            <w:lang w:val="en-GB"/>
          </w:rPr>
          <w:t>is to search for #dkpol on Twitter, which is the hashtag many Danish politicians use, to get an overview of the political sentime</w:t>
        </w:r>
        <w:r w:rsidR="2A989624" w:rsidRPr="77A20037">
          <w:rPr>
            <w:lang w:val="en-GB"/>
          </w:rPr>
          <w:t>nt.</w:t>
        </w:r>
      </w:ins>
    </w:p>
    <w:p w14:paraId="13956137" w14:textId="2D86C733" w:rsidR="00DA2C4D" w:rsidRDefault="50196B9E" w:rsidP="00A968DF">
      <w:pPr>
        <w:rPr>
          <w:ins w:id="486" w:author="Esben Kran Christensen" w:date="2020-04-25T13:15:00Z"/>
          <w:lang w:val="en-GB"/>
        </w:rPr>
      </w:pPr>
      <w:del w:id="487" w:author="Esben Kran Christensen" w:date="2020-04-25T14:25:00Z">
        <w:r w:rsidRPr="77A20037" w:rsidDel="50196B9E">
          <w:rPr>
            <w:lang w:val="en-GB"/>
          </w:rPr>
          <w:delText xml:space="preserve">SENTIDA </w:delText>
        </w:r>
      </w:del>
      <w:ins w:id="488" w:author="Esben Kran Christensen" w:date="2020-04-25T14:25:00Z">
        <w:r w:rsidR="4AD04BC8" w:rsidRPr="77A20037">
          <w:rPr>
            <w:lang w:val="en-GB"/>
          </w:rPr>
          <w:t xml:space="preserve">Sentida </w:t>
        </w:r>
      </w:ins>
      <w:r w:rsidRPr="77A20037">
        <w:rPr>
          <w:lang w:val="en-GB"/>
        </w:rPr>
        <w:t xml:space="preserve">is a lexicon consisting of the 5,263 most-used Danish sentiment-carrying lemmas </w:t>
      </w:r>
      <w:r>
        <w:fldChar w:fldCharType="begin"/>
      </w:r>
      <w:r w:rsidRPr="77A20037">
        <w:rPr>
          <w:lang w:val="en-GB"/>
        </w:rPr>
        <w:instrText xml:space="preserve"> ADDIN ZOTERO_ITEM CSL_CITATION {"citationID":"nxRYcfbZ","properties":{"formattedCitation":"(Lauridsen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fldChar w:fldCharType="separate"/>
      </w:r>
      <w:r w:rsidR="005708D5" w:rsidRPr="77A20037">
        <w:rPr>
          <w:lang w:val="en-GB"/>
        </w:rPr>
        <w:t>(Lauridsen et al., 2019)</w:t>
      </w:r>
      <w:r>
        <w:fldChar w:fldCharType="end"/>
      </w:r>
      <w:r w:rsidRPr="77A20037">
        <w:rPr>
          <w:lang w:val="en-GB"/>
        </w:rPr>
        <w:t xml:space="preserve">. These words were separately rated </w:t>
      </w:r>
      <w:ins w:id="489" w:author="Esben Kran Christensen" w:date="2020-04-25T14:26:00Z">
        <w:r w:rsidR="1A4BDE09" w:rsidRPr="77A20037">
          <w:rPr>
            <w:lang w:val="en-GB"/>
          </w:rPr>
          <w:t xml:space="preserve">on a valence scale of –5 to 5 </w:t>
        </w:r>
      </w:ins>
      <w:del w:id="490" w:author="Esben Kran Christensen" w:date="2020-04-25T14:26:00Z">
        <w:r w:rsidRPr="77A20037" w:rsidDel="50196B9E">
          <w:rPr>
            <w:lang w:val="en-GB"/>
          </w:rPr>
          <w:delText xml:space="preserve">for positive vs. negative sentiment </w:delText>
        </w:r>
      </w:del>
      <w:r w:rsidRPr="77A20037">
        <w:rPr>
          <w:lang w:val="en-GB"/>
        </w:rPr>
        <w:t xml:space="preserve">by the three authors, and the mean rating </w:t>
      </w:r>
      <w:del w:id="491" w:author="Esben Kran Christensen" w:date="2020-04-25T14:26:00Z">
        <w:r w:rsidRPr="77A20037" w:rsidDel="50196B9E">
          <w:rPr>
            <w:lang w:val="en-GB"/>
          </w:rPr>
          <w:delText xml:space="preserve">is </w:delText>
        </w:r>
      </w:del>
      <w:ins w:id="492" w:author="Esben Kran Christensen" w:date="2020-04-25T14:26:00Z">
        <w:r w:rsidR="4C766007" w:rsidRPr="77A20037">
          <w:rPr>
            <w:lang w:val="en-GB"/>
          </w:rPr>
          <w:t xml:space="preserve">was </w:t>
        </w:r>
      </w:ins>
      <w:r w:rsidRPr="77A20037">
        <w:rPr>
          <w:lang w:val="en-GB"/>
        </w:rPr>
        <w:t xml:space="preserve">used as </w:t>
      </w:r>
      <w:ins w:id="493" w:author="Esben Kran Christensen" w:date="2020-04-25T14:26:00Z">
        <w:r w:rsidR="553CB0EB" w:rsidRPr="77A20037">
          <w:rPr>
            <w:lang w:val="en-GB"/>
          </w:rPr>
          <w:t xml:space="preserve">the lexicon valence </w:t>
        </w:r>
      </w:ins>
      <w:del w:id="494" w:author="Esben Kran Christensen" w:date="2020-04-25T14:26:00Z">
        <w:r w:rsidRPr="77A20037" w:rsidDel="50196B9E">
          <w:rPr>
            <w:lang w:val="en-GB"/>
          </w:rPr>
          <w:delText xml:space="preserve">sentiment </w:delText>
        </w:r>
      </w:del>
      <w:r w:rsidRPr="77A20037">
        <w:rPr>
          <w:lang w:val="en-GB"/>
        </w:rPr>
        <w:t xml:space="preserve">score </w:t>
      </w:r>
      <w:r>
        <w:fldChar w:fldCharType="begin"/>
      </w:r>
      <w:r w:rsidRPr="77A20037">
        <w:rPr>
          <w:lang w:val="en-GB"/>
        </w:rPr>
        <w:instrText xml:space="preserve"> ADDIN ZOTERO_ITEM CSL_CITATION {"citationID":"tPcuIZKA","properties":{"formattedCitation":"(Lauridsen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fldChar w:fldCharType="separate"/>
      </w:r>
      <w:r w:rsidR="007F2590" w:rsidRPr="77A20037">
        <w:rPr>
          <w:lang w:val="en-GB"/>
        </w:rPr>
        <w:t>(Lauridsen et al., 2019)</w:t>
      </w:r>
      <w:r>
        <w:fldChar w:fldCharType="end"/>
      </w:r>
      <w:r w:rsidRPr="77A20037">
        <w:rPr>
          <w:lang w:val="en-GB"/>
        </w:rPr>
        <w:t xml:space="preserve">. </w:t>
      </w:r>
      <w:r w:rsidR="00F93824" w:rsidRPr="77A20037">
        <w:rPr>
          <w:lang w:val="en-GB"/>
        </w:rPr>
        <w:t xml:space="preserve">Words that did not </w:t>
      </w:r>
      <w:r w:rsidR="0058463B" w:rsidRPr="77A20037">
        <w:rPr>
          <w:lang w:val="en-GB"/>
        </w:rPr>
        <w:t xml:space="preserve">overlap between AFINN and SENTIDA were </w:t>
      </w:r>
      <w:r w:rsidR="002C0B1E" w:rsidRPr="77A20037">
        <w:rPr>
          <w:lang w:val="en-GB"/>
        </w:rPr>
        <w:t>copied from AFINN and re-rated by the SENTIDA team.</w:t>
      </w:r>
      <w:ins w:id="495" w:author="Esben Kran Christensen" w:date="2020-04-25T14:26:00Z">
        <w:r w:rsidR="7B8440B9" w:rsidRPr="77A20037">
          <w:rPr>
            <w:lang w:val="en-GB"/>
          </w:rPr>
          <w:t xml:space="preserve"> Additionally, the stem</w:t>
        </w:r>
      </w:ins>
      <w:ins w:id="496" w:author="Esben Kran Christensen" w:date="2020-04-25T14:27:00Z">
        <w:r w:rsidR="7B8440B9" w:rsidRPr="77A20037">
          <w:rPr>
            <w:lang w:val="en-GB"/>
          </w:rPr>
          <w:t xml:space="preserve">s of words were used to extend the lexicon’s range to approximately </w:t>
        </w:r>
      </w:ins>
      <w:ins w:id="497" w:author="Esben Kran Christensen" w:date="2020-04-25T14:30:00Z">
        <w:r w:rsidR="1DC557E8" w:rsidRPr="77A20037">
          <w:rPr>
            <w:lang w:val="en-GB"/>
          </w:rPr>
          <w:t>35,000 Danish words in total.</w:t>
        </w:r>
      </w:ins>
    </w:p>
    <w:p w14:paraId="07B5FACA" w14:textId="35994473" w:rsidR="00144686" w:rsidDel="000E53B4" w:rsidRDefault="3AB413E5" w:rsidP="77A20037">
      <w:pPr>
        <w:rPr>
          <w:del w:id="498" w:author="Esben Kran Christensen [2]" w:date="2020-04-28T10:57:00Z"/>
          <w:lang w:val="en-GB"/>
        </w:rPr>
      </w:pPr>
      <w:commentRangeStart w:id="499"/>
      <w:commentRangeStart w:id="500"/>
      <w:ins w:id="501" w:author="Esben Kran Christensen" w:date="2020-04-25T13:15:00Z">
        <w:r w:rsidRPr="77A20037">
          <w:rPr>
            <w:lang w:val="en-GB"/>
          </w:rPr>
          <w:t xml:space="preserve">The current standard in Danish </w:t>
        </w:r>
        <w:r w:rsidR="00144686">
          <w:fldChar w:fldCharType="begin"/>
        </w:r>
        <w:r w:rsidR="00144686" w:rsidRPr="77A20037">
          <w:rPr>
            <w:lang w:val="en-GB"/>
          </w:rPr>
          <w:instrText xml:space="preserve"> ADDIN ZOTERO_ITEM CSL_CITATION {"citationID":"wAY8YPiE","properties":{"formattedCitation":"(Lauridsen et al., 2019; Nielsen, 2017)","plainCitation":"(Lauridsen et al., 2019; Nielsen, 2017)","noteIndex":0},"citationItems":[{"id":197,"uris":["http://zotero.org/users/5985484/items/T4L6HCEC"],"uri":["http://zotero.org/users/5985484/items/T4L6HCEC"],"itemData":{"id":197,"type":"article-journal","abstract":"In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Bacher"}],"issued":{"date-parts":[["2019",9,2]]}}},{"id":350,"uris":["http://zotero.org/users/5985484/items/PFJH5484"],"uri":["http://zotero.org/users/5985484/items/PFJH5484"],"itemData":{"id":350,"type":"webpage","container-title":"AFINN","note":"DTU Compute\nTechnical University of Denmark","title":"AFINN","URL":"http://www2.compute.dtu.dk/pubdb/views/edoc_download.php/6975/pdf/imm6975.pdf","author":[{"family":"Nielsen","given":"Finn Årup"}],"accessed":{"date-parts":[["2019",11,24]]},"issued":{"date-parts":[["2017",4,28]]}}}],"schema":"https://github.com/citation-style-language/schema/raw/master/csl-citation.json"} </w:instrText>
        </w:r>
        <w:r w:rsidR="00144686">
          <w:fldChar w:fldCharType="separate"/>
        </w:r>
        <w:r w:rsidRPr="77A20037">
          <w:rPr>
            <w:lang w:val="en-GB"/>
          </w:rPr>
          <w:t>(Lauridsen et al., 2019; Nielsen, 2017)</w:t>
        </w:r>
        <w:r w:rsidR="00144686">
          <w:fldChar w:fldCharType="end"/>
        </w:r>
        <w:r w:rsidRPr="77A20037">
          <w:rPr>
            <w:lang w:val="en-GB"/>
          </w:rPr>
          <w:t xml:space="preserve"> builds on </w:t>
        </w:r>
      </w:ins>
      <w:ins w:id="502" w:author="Esben Kran Christensen" w:date="2020-04-25T20:34:00Z">
        <w:r w:rsidR="1138B1CF" w:rsidRPr="77A20037">
          <w:rPr>
            <w:lang w:val="en-GB"/>
          </w:rPr>
          <w:t xml:space="preserve">the previously described </w:t>
        </w:r>
      </w:ins>
      <w:ins w:id="503" w:author="Esben Kran Christensen" w:date="2020-04-25T20:35:00Z">
        <w:r w:rsidR="1138B1CF" w:rsidRPr="77A20037">
          <w:rPr>
            <w:lang w:val="en-GB"/>
          </w:rPr>
          <w:t>bag of words (BoW)</w:t>
        </w:r>
      </w:ins>
      <w:ins w:id="504" w:author="Esben Kran Christensen" w:date="2020-04-25T13:15:00Z">
        <w:r w:rsidRPr="77A20037">
          <w:rPr>
            <w:lang w:val="en-GB"/>
          </w:rPr>
          <w:t xml:space="preserve"> approach with limited syntactic awareness, and with a scale of valence based on the circumplex </w:t>
        </w:r>
      </w:ins>
      <w:ins w:id="505" w:author="Esben Kran Christensen" w:date="2020-04-25T20:35:00Z">
        <w:r w:rsidR="08CDB161" w:rsidRPr="77A20037">
          <w:rPr>
            <w:lang w:val="en-GB"/>
          </w:rPr>
          <w:t xml:space="preserve">(coordinate system-based) </w:t>
        </w:r>
      </w:ins>
      <w:ins w:id="506" w:author="Esben Kran Christensen" w:date="2020-04-25T13:15:00Z">
        <w:r w:rsidRPr="77A20037">
          <w:rPr>
            <w:lang w:val="en-GB"/>
          </w:rPr>
          <w:t xml:space="preserve">model of affect </w:t>
        </w:r>
        <w:r w:rsidR="00144686">
          <w:fldChar w:fldCharType="begin"/>
        </w:r>
        <w:r w:rsidR="00144686" w:rsidRPr="77A20037">
          <w:rPr>
            <w:lang w:val="en-GB"/>
          </w:rPr>
          <w:instrText xml:space="preserve"> ADDIN ZOTERO_ITEM CSL_CITATION {"citationID":"oqFKJHDl","properties":{"formattedCitation":"(Russell, 1980)","plainCitation":"(Russell, 1980)","noteIndex":0},"citationItems":[{"id":431,"uris":["http://zotero.org/users/5985484/items/XUVYJ4PR"],"uri":["http://zotero.org/users/5985484/items/XUVYJ4PR"],"itemData":{"id":431,"type":"article-journal","abstract":"Factor-analytic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2016 APA, all rights reserved)","container-title":"Journal of Personality and Social Psychology","DOI":"10.1037/h0077714","ISSN":"1939-1315(Electronic),0022-3514(Print)","issue":"6","page":"1161-1178","source":"APA PsycNET","title":"A circumplex model of affect","volume":"39","author":[{"family":"Russell","given":"James A."}],"issued":{"date-parts":[["1980"]]}}}],"schema":"https://github.com/citation-style-language/schema/raw/master/csl-citation.json"} </w:instrText>
        </w:r>
        <w:r w:rsidR="00144686">
          <w:fldChar w:fldCharType="separate"/>
        </w:r>
        <w:r w:rsidRPr="77A20037">
          <w:rPr>
            <w:lang w:val="en-GB"/>
          </w:rPr>
          <w:t>(Russell, 1980)</w:t>
        </w:r>
        <w:r w:rsidR="00144686">
          <w:fldChar w:fldCharType="end"/>
        </w:r>
        <w:r w:rsidRPr="77A20037">
          <w:rPr>
            <w:lang w:val="en-GB"/>
          </w:rPr>
          <w:t xml:space="preserve">. This </w:t>
        </w:r>
      </w:ins>
      <w:ins w:id="507" w:author="Esben Kran Christensen" w:date="2020-04-25T14:33:00Z">
        <w:r w:rsidR="781DB3DF" w:rsidRPr="77A20037">
          <w:rPr>
            <w:lang w:val="en-GB"/>
          </w:rPr>
          <w:t xml:space="preserve">valence </w:t>
        </w:r>
      </w:ins>
      <w:ins w:id="508" w:author="Esben Kran Christensen" w:date="2020-04-25T13:15:00Z">
        <w:r w:rsidRPr="77A20037">
          <w:rPr>
            <w:lang w:val="en-GB"/>
          </w:rPr>
          <w:t>scale varies from -5 to 5 and indicates the level of negative vs. positive emotion associated with specific words.</w:t>
        </w:r>
      </w:ins>
    </w:p>
    <w:p w14:paraId="23FA9BCB" w14:textId="0E882AAD" w:rsidR="00144686" w:rsidRPr="00BB7C0A" w:rsidDel="00144686" w:rsidRDefault="6EC884E7" w:rsidP="009D57A8">
      <w:pPr>
        <w:rPr>
          <w:del w:id="509" w:author="Esben Kran Christensen" w:date="2020-04-25T13:15:00Z"/>
          <w:lang w:val="en-GB"/>
        </w:rPr>
      </w:pPr>
      <w:ins w:id="510" w:author="Esben Kran Christensen" w:date="2020-04-25T14:36:00Z">
        <w:r w:rsidRPr="77A20037">
          <w:rPr>
            <w:lang w:val="en-GB"/>
          </w:rPr>
          <w:t xml:space="preserve">Beyond the valence dimension, the circumplex model of affect also concerns itself </w:t>
        </w:r>
      </w:ins>
      <w:ins w:id="511" w:author="Esben Kran Christensen" w:date="2020-04-25T14:37:00Z">
        <w:r w:rsidRPr="77A20037">
          <w:rPr>
            <w:lang w:val="en-GB"/>
          </w:rPr>
          <w:t xml:space="preserve">with the intensity of the emotion </w:t>
        </w:r>
      </w:ins>
      <w:ins w:id="512" w:author="Esben Kran Christensen [2]" w:date="2020-04-28T10:41:00Z">
        <w:r w:rsidR="00C96E3A">
          <w:rPr>
            <w:lang w:val="en-GB"/>
          </w:rPr>
          <w:fldChar w:fldCharType="begin"/>
        </w:r>
        <w:r w:rsidR="00C96E3A">
          <w:rPr>
            <w:lang w:val="en-GB"/>
          </w:rPr>
          <w:instrText xml:space="preserve"> ADDIN ZOTERO_ITEM CSL_CITATION {"citationID":"FPsrMdmZ","properties":{"formattedCitation":"(Russell, 1980)","plainCitation":"(Russell, 1980)","noteIndex":0},"citationItems":[{"id":"431","uris":["http://zotero.org/users/5985484/items/XUVYJ4PR"],"uri":["http://zotero.org/users/5985484/items/XUVYJ4PR"],"itemData":{"id":431,"type":"article-journal","abstract":"Factor-analytic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2016 APA, all rights reserved)","container-title":"Journal of Personality and Social Psychology","DOI":"10.1037/h0077714","ISSN":"1939-1315(Electronic),0022-3514(Print)","issue":"6","page":"1161-1178","source":"APA PsycNET","title":"A circumplex model of affect","volume":"39","author":[{"family":"Russell","given":"James A."}],"issued":{"date-parts":[["1980"]]}}}],"schema":"https://github.com/citation-style-language/schema/raw/master/csl-citation.json"} </w:instrText>
        </w:r>
      </w:ins>
      <w:r w:rsidR="00C96E3A">
        <w:rPr>
          <w:lang w:val="en-GB"/>
        </w:rPr>
        <w:fldChar w:fldCharType="separate"/>
      </w:r>
      <w:ins w:id="513" w:author="Esben Kran Christensen [2]" w:date="2020-04-28T10:41:00Z">
        <w:r w:rsidR="00C96E3A" w:rsidRPr="00C96E3A">
          <w:rPr>
            <w:lang w:val="en-GB"/>
            <w:rPrChange w:id="514" w:author="Esben Kran Christensen" w:date="2020-04-28T10:41:00Z">
              <w:rPr/>
            </w:rPrChange>
          </w:rPr>
          <w:t>(Russell, 1980)</w:t>
        </w:r>
        <w:r w:rsidR="00C96E3A">
          <w:rPr>
            <w:lang w:val="en-GB"/>
          </w:rPr>
          <w:fldChar w:fldCharType="end"/>
        </w:r>
      </w:ins>
      <w:ins w:id="515" w:author="Esben Kran Christensen" w:date="2020-04-25T14:35:00Z">
        <w:del w:id="516" w:author="Esben Kran Christensen [2]" w:date="2020-04-28T10:41:00Z">
          <w:r w:rsidR="7F5C3555" w:rsidRPr="77A20037" w:rsidDel="00C96E3A">
            <w:rPr>
              <w:lang w:val="en-GB"/>
            </w:rPr>
            <w:delText>(REF)</w:delText>
          </w:r>
        </w:del>
      </w:ins>
      <w:ins w:id="517" w:author="Esben Kran Christensen" w:date="2020-04-25T14:37:00Z">
        <w:r w:rsidR="5FFF9D89" w:rsidRPr="77A20037">
          <w:rPr>
            <w:lang w:val="en-GB"/>
          </w:rPr>
          <w:t xml:space="preserve"> where the current tools nearly only concern themselves with the one dimension of valence. Additionally, </w:t>
        </w:r>
      </w:ins>
      <w:ins w:id="518" w:author="Esben Kran Christensen" w:date="2020-04-25T15:13:00Z">
        <w:r w:rsidR="501A9274" w:rsidRPr="77A20037">
          <w:rPr>
            <w:lang w:val="en-GB"/>
          </w:rPr>
          <w:t xml:space="preserve">as described above, </w:t>
        </w:r>
      </w:ins>
      <w:ins w:id="519" w:author="Esben Kran Christensen" w:date="2020-04-25T14:37:00Z">
        <w:r w:rsidR="7DA119FE" w:rsidRPr="77A20037">
          <w:rPr>
            <w:lang w:val="en-GB"/>
          </w:rPr>
          <w:t xml:space="preserve">other circumplex models </w:t>
        </w:r>
      </w:ins>
      <w:commentRangeEnd w:id="499"/>
      <w:r w:rsidR="00144686">
        <w:rPr>
          <w:rStyle w:val="CommentReference"/>
        </w:rPr>
        <w:commentReference w:id="499"/>
      </w:r>
      <w:commentRangeStart w:id="520"/>
      <w:commentRangeStart w:id="521"/>
      <w:ins w:id="522" w:author="Esben Kran Christensen" w:date="2020-04-25T13:15:00Z">
        <w:r w:rsidR="3AB413E5" w:rsidRPr="77A20037">
          <w:rPr>
            <w:lang w:val="en-GB"/>
          </w:rPr>
          <w:t xml:space="preserve">like the three-dimensional measurement of emotions with “dominance” </w:t>
        </w:r>
        <w:r w:rsidR="00144686">
          <w:fldChar w:fldCharType="begin"/>
        </w:r>
        <w:r w:rsidR="00144686" w:rsidRPr="77A20037">
          <w:rPr>
            <w:lang w:val="en-GB"/>
          </w:rPr>
          <w:instrText xml:space="preserve"> ADDIN ZOTERO_ITEM CSL_CITATION {"citationID":"oRKynZ2C","properties":{"formattedCitation":"(Bradley &amp; Lang, 1999; Osgood et al., 1957)","plainCitation":"(Bradley &amp; Lang, 1999; Osgood et al., 1957)","noteIndex":0},"citationItems":[{"id":435,"uris":["http://zotero.org/users/5985484/items/PA387275"],"uri":["http://zotero.org/users/5985484/items/PA387275"],"itemData":{"id":435,"type":"article-journal","container-title":"Gainesville, FL: NIMH Center for Research in Psychophysiology, University of Florida","title":"Affective norms for English words (ANEW): Stimuli, instruction manual and affective ratings (Technical Report No. C-1)","author":[{"family":"Bradley","given":"M. M."},{"family":"Lang","given":"P. J."}],"issued":{"date-parts":[["1999"]]}}},{"id":439,"uris":["http://zotero.org/users/5985484/items/5XBMMBVC"],"uri":["http://zotero.org/users/5985484/items/5XBMMBVC"],"itemData":{"id":439,"type":"book","ISBN":"0-252-74539-6","publisher":"University of Illinois press","title":"The measurement of meaning","author":[{"family":"Osgood","given":"Charles Egerton"},{"family":"Suci","given":"George J."},{"family":"Tannenbaum","given":"Percy H."}],"issued":{"date-parts":[["1957"]]}}}],"schema":"https://github.com/citation-style-language/schema/raw/master/csl-citation.json"} </w:instrText>
        </w:r>
        <w:r w:rsidR="00144686">
          <w:fldChar w:fldCharType="separate"/>
        </w:r>
        <w:r w:rsidR="3AB413E5" w:rsidRPr="77A20037">
          <w:rPr>
            <w:lang w:val="en-GB"/>
          </w:rPr>
          <w:t>(Bradley &amp; Lang, 1999; Osgood et al., 1957)</w:t>
        </w:r>
        <w:r w:rsidR="00144686">
          <w:fldChar w:fldCharType="end"/>
        </w:r>
        <w:r w:rsidR="3AB413E5" w:rsidRPr="77A20037">
          <w:rPr>
            <w:lang w:val="en-GB"/>
          </w:rPr>
          <w:t xml:space="preserve"> and the modern 4D representation of emotion that challenges the circumplex model and adds both “controllability” and “utility” to the </w:t>
        </w:r>
      </w:ins>
      <w:ins w:id="523" w:author="Esben Kran Christensen" w:date="2020-04-25T14:38:00Z">
        <w:r w:rsidR="518428EC" w:rsidRPr="77A20037">
          <w:rPr>
            <w:lang w:val="en-GB"/>
          </w:rPr>
          <w:t xml:space="preserve">“valence” and “arousal” </w:t>
        </w:r>
      </w:ins>
      <w:ins w:id="524" w:author="Esben Kran Christensen" w:date="2020-04-25T13:15:00Z">
        <w:r w:rsidR="3AB413E5" w:rsidRPr="77A20037">
          <w:rPr>
            <w:lang w:val="en-GB"/>
          </w:rPr>
          <w:t xml:space="preserve">scales </w:t>
        </w:r>
        <w:r w:rsidR="00144686">
          <w:fldChar w:fldCharType="begin"/>
        </w:r>
        <w:r w:rsidR="00144686" w:rsidRPr="77A20037">
          <w:rPr>
            <w:lang w:val="en-GB"/>
          </w:rPr>
          <w:instrText xml:space="preserve"> ADDIN ZOTERO_ITEM CSL_CITATION {"citationID":"vefR5aqg","properties":{"formattedCitation":"(Trnka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w:instrText>
        </w:r>
        <w:r w:rsidR="00144686" w:rsidRPr="00C96E3A">
          <w:rPr>
            <w:lang w:val="en-GB"/>
            <w:rPrChange w:id="525" w:author="Esben Kran Christensen" w:date="2020-04-28T10:41:00Z">
              <w:rPr/>
            </w:rPrChange>
          </w:rPr>
          <w:instrText xml:space="preserve"> of discrete emotions in the judgments of the parti</w:instrText>
        </w:r>
        <w:r w:rsidR="00144686" w:rsidRPr="77A20037">
          <w:rPr>
            <w:lang w:val="en-GB"/>
          </w:rPr>
          <w:instrText xml:space="preserve">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rsidR="00144686">
          <w:fldChar w:fldCharType="separate"/>
        </w:r>
        <w:r w:rsidR="3AB413E5" w:rsidRPr="77A20037">
          <w:rPr>
            <w:lang w:val="en-GB"/>
          </w:rPr>
          <w:t>(Trnka et al., 2016)</w:t>
        </w:r>
        <w:r w:rsidR="00144686">
          <w:fldChar w:fldCharType="end"/>
        </w:r>
      </w:ins>
      <w:ins w:id="526" w:author="Esben Kran Christensen" w:date="2020-04-25T14:38:00Z">
        <w:r w:rsidR="1B7FAF7F" w:rsidRPr="77A20037">
          <w:rPr>
            <w:lang w:val="en-GB"/>
          </w:rPr>
          <w:t xml:space="preserve"> are representative of frameworks with a more nuanced description of emotion</w:t>
        </w:r>
      </w:ins>
      <w:ins w:id="527" w:author="Esben Kran Christensen" w:date="2020-04-25T13:15:00Z">
        <w:r w:rsidR="3AB413E5" w:rsidRPr="77A20037">
          <w:rPr>
            <w:lang w:val="en-GB"/>
          </w:rPr>
          <w:t xml:space="preserve">. </w:t>
        </w:r>
      </w:ins>
      <w:commentRangeEnd w:id="520"/>
      <w:r w:rsidR="00144686">
        <w:rPr>
          <w:rStyle w:val="CommentReference"/>
        </w:rPr>
        <w:commentReference w:id="520"/>
      </w:r>
      <w:commentRangeEnd w:id="521"/>
      <w:r w:rsidR="00144686">
        <w:rPr>
          <w:rStyle w:val="CommentReference"/>
        </w:rPr>
        <w:commentReference w:id="521"/>
      </w:r>
      <w:ins w:id="528" w:author="Esben Kran Christensen" w:date="2020-04-25T13:15:00Z">
        <w:r w:rsidR="3AB413E5" w:rsidRPr="77A20037">
          <w:rPr>
            <w:lang w:val="en-GB"/>
          </w:rPr>
          <w:t>The next step in emotional SA should incorporate these.</w:t>
        </w:r>
      </w:ins>
      <w:commentRangeEnd w:id="500"/>
      <w:r w:rsidR="00144686">
        <w:rPr>
          <w:rStyle w:val="CommentReference"/>
        </w:rPr>
        <w:commentReference w:id="500"/>
      </w:r>
    </w:p>
    <w:p w14:paraId="176C1500" w14:textId="3D9715C4" w:rsidR="7551D625" w:rsidDel="00144686" w:rsidRDefault="7551D625" w:rsidP="00766528">
      <w:pPr>
        <w:pStyle w:val="Heading2"/>
        <w:ind w:left="567" w:hanging="567"/>
        <w:rPr>
          <w:del w:id="529" w:author="Esben Kran Christensen" w:date="2020-04-25T13:15:00Z"/>
        </w:rPr>
      </w:pPr>
      <w:bookmarkStart w:id="530" w:name="_Toc33298926"/>
      <w:bookmarkStart w:id="531" w:name="_Toc34300584"/>
      <w:commentRangeStart w:id="532"/>
      <w:del w:id="533" w:author="Esben Kran Christensen" w:date="2020-04-25T13:15:00Z">
        <w:r w:rsidRPr="77A20037" w:rsidDel="7551D625">
          <w:rPr>
            <w:rFonts w:eastAsia="Times New Roman"/>
          </w:rPr>
          <w:delText xml:space="preserve">Difficulties in </w:delText>
        </w:r>
        <w:r w:rsidRPr="77A20037" w:rsidDel="00D062E4">
          <w:rPr>
            <w:rFonts w:eastAsia="Times New Roman"/>
          </w:rPr>
          <w:delText>SA</w:delText>
        </w:r>
      </w:del>
      <w:commentRangeEnd w:id="532"/>
      <w:r>
        <w:rPr>
          <w:rStyle w:val="CommentReference"/>
        </w:rPr>
        <w:commentReference w:id="532"/>
      </w:r>
      <w:bookmarkEnd w:id="530"/>
      <w:bookmarkEnd w:id="531"/>
    </w:p>
    <w:p w14:paraId="03E406C7" w14:textId="29C0EF1E" w:rsidR="7551D625" w:rsidDel="00144686" w:rsidRDefault="008A3E8F" w:rsidP="00A968DF">
      <w:pPr>
        <w:pStyle w:val="Heading3"/>
        <w:rPr>
          <w:del w:id="534" w:author="Esben Kran Christensen" w:date="2020-04-25T13:15:00Z"/>
        </w:rPr>
      </w:pPr>
      <w:bookmarkStart w:id="535" w:name="_Toc33298927"/>
      <w:bookmarkStart w:id="536" w:name="_Toc34300585"/>
      <w:del w:id="537" w:author="Esben Kran Christensen" w:date="2020-04-25T13:15:00Z">
        <w:r w:rsidRPr="77A20037" w:rsidDel="008A3E8F">
          <w:rPr>
            <w:rFonts w:eastAsia="Times New Roman"/>
          </w:rPr>
          <w:delText xml:space="preserve">Problems in BoW </w:delText>
        </w:r>
        <w:bookmarkEnd w:id="535"/>
        <w:bookmarkEnd w:id="536"/>
        <w:r w:rsidDel="00144686">
          <w:rPr>
            <w:rFonts w:eastAsia="Times New Roman"/>
          </w:rPr>
          <w:delText xml:space="preserve"> </w:delText>
        </w:r>
      </w:del>
    </w:p>
    <w:p w14:paraId="234C18AD" w14:textId="4C9D4029" w:rsidR="7551D625" w:rsidRPr="00BB7C0A" w:rsidDel="00144686" w:rsidRDefault="007B3255" w:rsidP="00A968DF">
      <w:pPr>
        <w:rPr>
          <w:del w:id="538" w:author="Esben Kran Christensen" w:date="2020-04-25T13:13:00Z"/>
          <w:lang w:val="en-GB"/>
        </w:rPr>
      </w:pPr>
      <w:del w:id="539" w:author="Esben Kran Christensen" w:date="2020-04-25T13:15:00Z">
        <w:r w:rsidRPr="00BB7C0A" w:rsidDel="00144686">
          <w:rPr>
            <w:lang w:val="en-GB"/>
          </w:rPr>
          <w:delText xml:space="preserve">Only using the </w:delText>
        </w:r>
        <w:r w:rsidR="7551D625" w:rsidRPr="00BB7C0A" w:rsidDel="00144686">
          <w:rPr>
            <w:lang w:val="en-GB"/>
          </w:rPr>
          <w:delText xml:space="preserve">BoW approach </w:delText>
        </w:r>
        <w:r w:rsidR="00D16C40" w:rsidRPr="00BB7C0A" w:rsidDel="00144686">
          <w:rPr>
            <w:lang w:val="en-GB"/>
          </w:rPr>
          <w:delText xml:space="preserve">has </w:delText>
        </w:r>
        <w:r w:rsidR="0063780D" w:rsidRPr="00BB7C0A" w:rsidDel="00144686">
          <w:rPr>
            <w:lang w:val="en-GB"/>
          </w:rPr>
          <w:delText>four main problems for S</w:delText>
        </w:r>
        <w:r w:rsidR="003636C2" w:rsidRPr="00BB7C0A" w:rsidDel="00144686">
          <w:rPr>
            <w:lang w:val="en-GB"/>
          </w:rPr>
          <w:delText>A</w:delText>
        </w:r>
        <w:r w:rsidRPr="00BB7C0A" w:rsidDel="00144686">
          <w:rPr>
            <w:lang w:val="en-GB"/>
          </w:rPr>
          <w:delText xml:space="preserve"> on texts</w:delText>
        </w:r>
        <w:r w:rsidR="0063780D" w:rsidRPr="00BB7C0A" w:rsidDel="00144686">
          <w:rPr>
            <w:lang w:val="en-GB"/>
          </w:rPr>
          <w:delText>:</w:delText>
        </w:r>
      </w:del>
    </w:p>
    <w:p w14:paraId="37E7C6A8" w14:textId="45E45CA7" w:rsidR="7551D625" w:rsidRPr="00BB7C0A" w:rsidDel="00144686" w:rsidRDefault="7551D625" w:rsidP="77A20037">
      <w:pPr>
        <w:pStyle w:val="ListParagraph"/>
        <w:numPr>
          <w:ilvl w:val="0"/>
          <w:numId w:val="7"/>
        </w:numPr>
        <w:rPr>
          <w:del w:id="540" w:author="Esben Kran Christensen" w:date="2020-04-25T13:13:00Z"/>
          <w:rFonts w:asciiTheme="minorHAnsi" w:eastAsiaTheme="minorEastAsia" w:hAnsiTheme="minorHAnsi" w:cstheme="minorBidi"/>
          <w:lang w:val="en-GB"/>
        </w:rPr>
      </w:pPr>
      <w:commentRangeStart w:id="541"/>
      <w:del w:id="542" w:author="Esben Kran Christensen" w:date="2020-04-25T13:15:00Z">
        <w:r w:rsidRPr="77A20037" w:rsidDel="7551D625">
          <w:rPr>
            <w:rFonts w:eastAsia="Times New Roman"/>
            <w:lang w:val="en-GB"/>
          </w:rPr>
          <w:delText>Ignores syntactic relations between words. Relationships like verb-noun structure are ignored and generalized which limits the use case accuracy.</w:delText>
        </w:r>
      </w:del>
    </w:p>
    <w:p w14:paraId="50E3B81A" w14:textId="39968C9C" w:rsidR="7551D625" w:rsidRPr="00BB7C0A" w:rsidDel="00144686" w:rsidRDefault="7551D625" w:rsidP="77A20037">
      <w:pPr>
        <w:pStyle w:val="ListParagraph"/>
        <w:numPr>
          <w:ilvl w:val="0"/>
          <w:numId w:val="7"/>
        </w:numPr>
        <w:rPr>
          <w:del w:id="543" w:author="Esben Kran Christensen" w:date="2020-04-25T13:13:00Z"/>
          <w:rFonts w:asciiTheme="minorHAnsi" w:eastAsiaTheme="minorEastAsia" w:hAnsiTheme="minorHAnsi" w:cstheme="minorBidi"/>
          <w:lang w:val="en-GB"/>
        </w:rPr>
      </w:pPr>
      <w:del w:id="544" w:author="Esben Kran Christensen" w:date="2020-04-25T13:15:00Z">
        <w:r w:rsidRPr="77A20037" w:rsidDel="7551D625">
          <w:rPr>
            <w:rFonts w:eastAsia="Times New Roman"/>
            <w:lang w:val="en-GB"/>
          </w:rPr>
          <w:delText xml:space="preserve">Ignores intensity modifications of words as these depend on syntactical relation like proximity, e.g., </w:delText>
        </w:r>
        <w:r w:rsidRPr="77A20037" w:rsidDel="7551D625">
          <w:rPr>
            <w:rFonts w:eastAsia="Times New Roman"/>
            <w:i/>
            <w:iCs/>
            <w:lang w:val="en-GB"/>
          </w:rPr>
          <w:delText>not</w:delText>
        </w:r>
        <w:r w:rsidRPr="77A20037" w:rsidDel="7551D625">
          <w:rPr>
            <w:rFonts w:eastAsia="Times New Roman"/>
            <w:lang w:val="en-GB"/>
          </w:rPr>
          <w:delText xml:space="preserve"> or adverbs have no effect on the subsequent words.</w:delText>
        </w:r>
      </w:del>
    </w:p>
    <w:p w14:paraId="26BA0CA9" w14:textId="2BD540D7" w:rsidR="7551D625" w:rsidRPr="00BB7C0A" w:rsidDel="00144686" w:rsidRDefault="7551D625" w:rsidP="77A20037">
      <w:pPr>
        <w:pStyle w:val="ListParagraph"/>
        <w:numPr>
          <w:ilvl w:val="0"/>
          <w:numId w:val="7"/>
        </w:numPr>
        <w:rPr>
          <w:del w:id="545" w:author="Esben Kran Christensen" w:date="2020-04-25T13:13:00Z"/>
          <w:rFonts w:asciiTheme="minorHAnsi" w:eastAsiaTheme="minorEastAsia" w:hAnsiTheme="minorHAnsi" w:cstheme="minorBidi"/>
          <w:lang w:val="en-GB"/>
        </w:rPr>
      </w:pPr>
      <w:del w:id="546" w:author="Esben Kran Christensen" w:date="2020-04-25T13:15:00Z">
        <w:r w:rsidRPr="77A20037" w:rsidDel="7551D625">
          <w:rPr>
            <w:rFonts w:eastAsia="Times New Roman"/>
            <w:lang w:val="en-GB"/>
          </w:rPr>
          <w:delText xml:space="preserve">Does not reflect human sentiment perception. Humans use pattern recognition and context knowledge to read the sentiment of texts. This is approachable with state-of-the-art methods and might be implementable with neural network (NN) compositions </w:delText>
        </w:r>
        <w:r w:rsidRPr="77A20037">
          <w:rPr>
            <w:rFonts w:eastAsia="Times New Roman"/>
          </w:rPr>
          <w:fldChar w:fldCharType="begin"/>
        </w:r>
      </w:del>
      <w:r w:rsidRPr="77A20037">
        <w:rPr>
          <w:rFonts w:eastAsia="Times New Roman"/>
          <w:lang w:val="en-GB"/>
        </w:rPr>
        <w:instrText xml:space="preserve"> ADDIN ZOTERO_ITEM CSL_CITATION {"citationID":"5mZLg5YT","properties":{"formattedCitation":"(Wang et al., 2016)","plainCitation":"(Wang et al., 2016)","noteIndex":0},"citationItems":[{"id":390,"uris":["http://zotero.org/users/5985484/items/7QKVCR59"],"uri":["http://zotero.org/users/5985484/items/7QKVCR59"],"itemData":{"id":390,"type":"paper-conference","container-title":"Proceedings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del w:id="547" w:author="Esben Kran Christensen" w:date="2020-04-25T13:15:00Z">
        <w:r w:rsidRPr="77A20037">
          <w:rPr>
            <w:rFonts w:eastAsia="Times New Roman"/>
          </w:rPr>
          <w:fldChar w:fldCharType="separate"/>
        </w:r>
        <w:r w:rsidRPr="77A20037" w:rsidDel="00EF4DAF">
          <w:rPr>
            <w:lang w:val="en-GB"/>
          </w:rPr>
          <w:delText>(Wang et al., 2016)</w:delText>
        </w:r>
        <w:r w:rsidRPr="77A20037">
          <w:rPr>
            <w:rFonts w:eastAsia="Times New Roman"/>
          </w:rPr>
          <w:fldChar w:fldCharType="end"/>
        </w:r>
        <w:r w:rsidRPr="77A20037" w:rsidDel="7551D625">
          <w:rPr>
            <w:rFonts w:eastAsia="Times New Roman"/>
            <w:lang w:val="en-GB"/>
          </w:rPr>
          <w:delText>.</w:delText>
        </w:r>
      </w:del>
    </w:p>
    <w:p w14:paraId="5E9D5EE4" w14:textId="695D68BD" w:rsidR="7551D625" w:rsidRPr="00BB7C0A" w:rsidDel="00144686" w:rsidRDefault="7551D625" w:rsidP="77A20037">
      <w:pPr>
        <w:pStyle w:val="ListParagraph"/>
        <w:numPr>
          <w:ilvl w:val="0"/>
          <w:numId w:val="7"/>
        </w:numPr>
        <w:rPr>
          <w:del w:id="548" w:author="Esben Kran Christensen" w:date="2020-04-25T13:13:00Z"/>
          <w:rFonts w:asciiTheme="minorHAnsi" w:eastAsiaTheme="minorEastAsia" w:hAnsiTheme="minorHAnsi" w:cstheme="minorBidi"/>
          <w:lang w:val="en-GB"/>
        </w:rPr>
      </w:pPr>
      <w:del w:id="549" w:author="Esben Kran Christensen" w:date="2020-04-25T13:15:00Z">
        <w:r w:rsidRPr="77A20037" w:rsidDel="7551D625">
          <w:rPr>
            <w:rFonts w:eastAsia="Times New Roman"/>
            <w:lang w:val="en-GB"/>
          </w:rPr>
          <w:delText>No difference in homonyms or contexts as a word can only appear once in the same form.</w:delText>
        </w:r>
      </w:del>
      <w:commentRangeEnd w:id="541"/>
      <w:r>
        <w:rPr>
          <w:rStyle w:val="CommentReference"/>
        </w:rPr>
        <w:commentReference w:id="541"/>
      </w:r>
    </w:p>
    <w:p w14:paraId="55C94AF8" w14:textId="0C006C56" w:rsidR="7551D625" w:rsidDel="00144686" w:rsidRDefault="7551D625" w:rsidP="00A968DF">
      <w:pPr>
        <w:rPr>
          <w:del w:id="550" w:author="Esben Kran Christensen" w:date="2020-04-25T13:13:00Z"/>
        </w:rPr>
      </w:pPr>
      <w:del w:id="551" w:author="Esben Kran Christensen" w:date="2020-04-25T13:15:00Z">
        <w:r w:rsidRPr="00BB7C0A" w:rsidDel="00144686">
          <w:rPr>
            <w:lang w:val="en-GB"/>
          </w:rPr>
          <w:delText xml:space="preserve">Alleviations for the BoW approach are introduced in AFINN, SENTIDA, and VADER to differing degrees such as adverbial intensification modifiers, exclamation mark multiplier, and negations. </w:delText>
        </w:r>
        <w:r w:rsidRPr="3B4DC13A" w:rsidDel="00144686">
          <w:delText>In SentidaV2 these are improved compared to SENTIDA.</w:delText>
        </w:r>
      </w:del>
    </w:p>
    <w:p w14:paraId="0A45B06A" w14:textId="28769965" w:rsidR="008A3E8F" w:rsidDel="00144686" w:rsidRDefault="008A3E8F" w:rsidP="00A968DF">
      <w:pPr>
        <w:pStyle w:val="Heading3"/>
        <w:rPr>
          <w:del w:id="552" w:author="Esben Kran Christensen" w:date="2020-04-25T13:15:00Z"/>
          <w:rFonts w:eastAsia="Times New Roman"/>
        </w:rPr>
      </w:pPr>
      <w:bookmarkStart w:id="553" w:name="_Toc33298928"/>
      <w:bookmarkStart w:id="554" w:name="_Toc34300586"/>
      <w:del w:id="555" w:author="Esben Kran Christensen" w:date="2020-04-25T13:15:00Z">
        <w:r w:rsidRPr="77A20037" w:rsidDel="008A3E8F">
          <w:rPr>
            <w:rFonts w:eastAsia="Times New Roman"/>
          </w:rPr>
          <w:delText>Problems in NN</w:delText>
        </w:r>
        <w:bookmarkEnd w:id="553"/>
        <w:bookmarkEnd w:id="554"/>
      </w:del>
    </w:p>
    <w:p w14:paraId="140F3F61" w14:textId="46123800" w:rsidR="008A3E8F" w:rsidRPr="00BB7C0A" w:rsidDel="00F34FA1" w:rsidRDefault="00081A91" w:rsidP="00A968DF">
      <w:pPr>
        <w:rPr>
          <w:del w:id="556" w:author="Esben Kran Christensen" w:date="2020-04-25T13:13:00Z"/>
          <w:lang w:val="en-GB"/>
        </w:rPr>
      </w:pPr>
      <w:del w:id="557" w:author="Esben Kran Christensen" w:date="2020-04-25T13:13:00Z">
        <w:r w:rsidRPr="00BB7C0A" w:rsidDel="00F34FA1">
          <w:rPr>
            <w:lang w:val="en-GB"/>
          </w:rPr>
          <w:delText xml:space="preserve">Even though </w:delText>
        </w:r>
        <w:r w:rsidR="00B85C85" w:rsidRPr="00BB7C0A" w:rsidDel="00F34FA1">
          <w:rPr>
            <w:lang w:val="en-GB"/>
          </w:rPr>
          <w:delText>NN</w:delText>
        </w:r>
        <w:r w:rsidRPr="00BB7C0A" w:rsidDel="00F34FA1">
          <w:rPr>
            <w:lang w:val="en-GB"/>
          </w:rPr>
          <w:delText xml:space="preserve">-based architectures have high accuracy, their processing speed is very </w:delText>
        </w:r>
        <w:r w:rsidR="00726B1F" w:rsidRPr="00BB7C0A" w:rsidDel="00F34FA1">
          <w:rPr>
            <w:lang w:val="en-GB"/>
          </w:rPr>
          <w:delText>slow,</w:delText>
        </w:r>
        <w:r w:rsidRPr="00BB7C0A" w:rsidDel="00F34FA1">
          <w:rPr>
            <w:lang w:val="en-GB"/>
          </w:rPr>
          <w:delText xml:space="preserve"> and a lot of </w:delText>
        </w:r>
        <w:r w:rsidR="00D96732" w:rsidRPr="00BB7C0A" w:rsidDel="00F34FA1">
          <w:rPr>
            <w:lang w:val="en-GB"/>
          </w:rPr>
          <w:delText xml:space="preserve">good quality </w:delText>
        </w:r>
        <w:r w:rsidRPr="00BB7C0A" w:rsidDel="00F34FA1">
          <w:rPr>
            <w:lang w:val="en-GB"/>
          </w:rPr>
          <w:delText xml:space="preserve">data is required to </w:delText>
        </w:r>
        <w:r w:rsidR="00D96732" w:rsidRPr="00BB7C0A" w:rsidDel="00F34FA1">
          <w:rPr>
            <w:lang w:val="en-GB"/>
          </w:rPr>
          <w:delText xml:space="preserve">train </w:delText>
        </w:r>
        <w:r w:rsidRPr="00BB7C0A" w:rsidDel="00F34FA1">
          <w:rPr>
            <w:lang w:val="en-GB"/>
          </w:rPr>
          <w:delText xml:space="preserve">them which creates problems with </w:delText>
        </w:r>
        <w:r w:rsidR="00FC295C" w:rsidRPr="00BB7C0A" w:rsidDel="00F34FA1">
          <w:rPr>
            <w:lang w:val="en-GB"/>
          </w:rPr>
          <w:delText xml:space="preserve">the workload of the dataset development as well as the </w:delText>
        </w:r>
        <w:r w:rsidR="00A012D8" w:rsidRPr="00BB7C0A" w:rsidDel="00F34FA1">
          <w:rPr>
            <w:lang w:val="en-GB"/>
          </w:rPr>
          <w:delText xml:space="preserve">time for </w:delText>
        </w:r>
        <w:r w:rsidR="00B160E2" w:rsidRPr="00BB7C0A" w:rsidDel="00F34FA1">
          <w:rPr>
            <w:lang w:val="en-GB"/>
          </w:rPr>
          <w:delText>processing the text itself</w:delText>
        </w:r>
        <w:r w:rsidR="00D96732" w:rsidRPr="00BB7C0A" w:rsidDel="00F34FA1">
          <w:rPr>
            <w:lang w:val="en-GB"/>
          </w:rPr>
          <w:delText xml:space="preserve"> during text analysis.</w:delText>
        </w:r>
      </w:del>
    </w:p>
    <w:p w14:paraId="489F50A8" w14:textId="0BEF3243" w:rsidR="7551D625" w:rsidRPr="00BB7C0A" w:rsidRDefault="00B95F0A" w:rsidP="00766528">
      <w:pPr>
        <w:pStyle w:val="Heading2"/>
        <w:ind w:left="567" w:hanging="567"/>
        <w:rPr>
          <w:del w:id="558" w:author="Esben Kran Christensen" w:date="2020-04-25T15:10:00Z"/>
          <w:lang w:val="en-GB"/>
        </w:rPr>
      </w:pPr>
      <w:bookmarkStart w:id="559" w:name="_Toc33298929"/>
      <w:bookmarkStart w:id="560" w:name="_Toc34300587"/>
      <w:commentRangeStart w:id="561"/>
      <w:del w:id="562" w:author="Esben Kran Christensen" w:date="2020-04-25T15:10:00Z">
        <w:r w:rsidRPr="77A20037" w:rsidDel="00B95F0A">
          <w:rPr>
            <w:rFonts w:eastAsia="Times New Roman"/>
            <w:lang w:val="en-GB"/>
          </w:rPr>
          <w:delText>Potential of q</w:delText>
        </w:r>
        <w:r w:rsidRPr="77A20037" w:rsidDel="7551D625">
          <w:rPr>
            <w:rFonts w:eastAsia="Times New Roman"/>
            <w:lang w:val="en-GB"/>
          </w:rPr>
          <w:delText>uantitative dimensional measures of emotion</w:delText>
        </w:r>
        <w:r w:rsidRPr="77A20037" w:rsidDel="00E3006F">
          <w:rPr>
            <w:rFonts w:eastAsia="Times New Roman"/>
            <w:lang w:val="en-GB"/>
          </w:rPr>
          <w:delText xml:space="preserve"> for SA</w:delText>
        </w:r>
      </w:del>
      <w:commentRangeEnd w:id="561"/>
      <w:r>
        <w:rPr>
          <w:rStyle w:val="CommentReference"/>
        </w:rPr>
        <w:commentReference w:id="561"/>
      </w:r>
      <w:bookmarkEnd w:id="559"/>
      <w:bookmarkEnd w:id="560"/>
    </w:p>
    <w:p w14:paraId="52BD1D70" w14:textId="77777777" w:rsidR="003C0E5E" w:rsidRDefault="7551D625" w:rsidP="003C0E5E">
      <w:del w:id="563" w:author="Esben Kran Christensen" w:date="2020-04-25T15:10:00Z">
        <w:r w:rsidRPr="77A20037" w:rsidDel="7551D625">
          <w:rPr>
            <w:lang w:val="en-GB"/>
          </w:rPr>
          <w:delText xml:space="preserve">Beyond Ekman’s basic emotions of anger, disgust, fear, happiness, sadness, and surprise </w:delText>
        </w:r>
      </w:del>
      <w:r>
        <w:fldChar w:fldCharType="begin"/>
      </w:r>
      <w:ins w:id="564" w:author="Esben Kran Christensen [2]" w:date="2020-04-28T10:32:00Z">
        <w:r w:rsidR="00C96E3A">
          <w:rPr>
            <w:lang w:val="en-GB"/>
          </w:rPr>
          <w:instrText xml:space="preserve"> ADDIN ZOTERO_ITEM CSL_CITATION {"citationID":"rm9hfh96","properties":{"formattedCitation":"(Ekman, 1992)","plainCitation":"(Ekman, 1992)","dontUpdate":true,"noteIndex":0},"citationItems":[{"id":452,"uris":["http://zotero.org/users/5985484/items/6U4TV3IR"],"uri":["http://zotero.org/users/5985484/items/6U4TV3IR"],"itemData":{"id":452,"type":"article-journal","abstract":"Emotions are viewed as having evolved through their adaptive value in dealing with fundamental life-tasks. Each emotion has unique features: signal, physiology, and antecedent events. Each emotion also has characteristics in common with other emotions: rapid onset, short duration, unbidden occurrence, automatic appraisal, and coherence among responses. These shared and unique characteristics are the product of our evolution, and distinguish emotions from other affective phenomena.","container-title":"Cognition and Emotion","DOI":"10.1080/02699939208411068","ISSN":"0269-9931","issue":"3-4","page":"169-200","source":"Taylor and Francis+NEJM","title":"An argument for basic emotions","volume":"6","author":[{"family":"Ekman","given":"Paul"}],"issued":{"date-parts":[["1992",5,1]]}}}],"schema":"https://github.com/citation-style-language/schema/raw/master/csl-citation.json"} </w:instrText>
        </w:r>
      </w:ins>
      <w:del w:id="565" w:author="Esben Kran Christensen [2]" w:date="2020-04-28T10:32:00Z">
        <w:r w:rsidRPr="77A20037" w:rsidDel="00C96E3A">
          <w:rPr>
            <w:lang w:val="en-GB"/>
          </w:rPr>
          <w:delInstrText xml:space="preserve"> ADDIN ZOTERO_ITEM CSL_CITATION {"citationID":"rm9hfh96","properties":{"formattedCitation":"(Ekman, 1992)","plainCitation":"(Ekman, 1992)","noteIndex":0},"citationItems":[{"id":452,"uris":["http://zotero.org/users/5985484/items/6U4TV3IR"],"uri":["http://zotero.org/users/5985484/items/6U4TV3IR"],"itemData":{"id":452,"type":"article-journal","abstract":"Emotions are viewed as having evolved through their adaptive value in dealing with fundamental life-tasks. Each emotion has unique features: signal, physiology, and antecedent events. Each emotion also has characteristics in common with other emotions: rapid onset, short duration, unbidden occurrence, automatic appraisal, and coherence among responses. These shared and unique characteristics are the product of our evolution, and distinguish emotions from other affective phenomena.","container-title":"Cognition and Emotion","DOI":"10.1080/02699939208411068","ISSN":"0269-9931","issue":"3-4","page":"169-200","source":"Taylor and Francis+NEJM","title":"An argument for basic emotions","volume":"6","author":[{"family":"Ekman","given":"Paul"}],"issued":{"date-parts":[["1992",5,1]]}}}],"schema":"https://github.com/citation-style-language/schema/raw/master/csl-citation.json"} </w:delInstrText>
        </w:r>
      </w:del>
      <w:r>
        <w:fldChar w:fldCharType="separate"/>
      </w:r>
      <w:del w:id="566" w:author="Esben Kran Christensen" w:date="2020-04-25T15:10:00Z">
        <w:r w:rsidRPr="77A20037" w:rsidDel="00EF4DAF">
          <w:rPr>
            <w:lang w:val="en-GB"/>
          </w:rPr>
          <w:delText>(Ekman, 1992)</w:delText>
        </w:r>
      </w:del>
      <w:r>
        <w:fldChar w:fldCharType="end"/>
      </w:r>
      <w:del w:id="567" w:author="Esben Kran Christensen" w:date="2020-04-25T15:10:00Z">
        <w:r w:rsidRPr="77A20037" w:rsidDel="7551D625">
          <w:rPr>
            <w:lang w:val="en-GB"/>
          </w:rPr>
          <w:delText>, the focus in Emma</w:delText>
        </w:r>
        <w:r w:rsidRPr="77A20037" w:rsidDel="00EF4DAF">
          <w:rPr>
            <w:lang w:val="en-GB"/>
          </w:rPr>
          <w:delText xml:space="preserve"> </w:delText>
        </w:r>
        <w:r w:rsidRPr="77A20037" w:rsidDel="7551D625">
          <w:rPr>
            <w:lang w:val="en-GB"/>
          </w:rPr>
          <w:delText>is on the dimensional quantitative models of emotion</w:delText>
        </w:r>
      </w:del>
      <w:del w:id="568" w:author="Esben Kran Christensen" w:date="2020-04-25T14:43:00Z">
        <w:r w:rsidRPr="77A20037" w:rsidDel="7551D625">
          <w:rPr>
            <w:lang w:val="en-GB"/>
          </w:rPr>
          <w:delText xml:space="preserve"> </w:delText>
        </w:r>
      </w:del>
      <w:del w:id="569" w:author="Esben Kran Christensen" w:date="2020-04-25T15:10:00Z">
        <w:r w:rsidRPr="77A20037" w:rsidDel="7551D625">
          <w:rPr>
            <w:lang w:val="en-GB"/>
          </w:rPr>
          <w:delText xml:space="preserve">such as the </w:delText>
        </w:r>
        <w:commentRangeStart w:id="570"/>
        <w:r w:rsidRPr="77A20037" w:rsidDel="7551D625">
          <w:rPr>
            <w:lang w:val="en-GB"/>
          </w:rPr>
          <w:delText xml:space="preserve">circumplex model of affect </w:delText>
        </w:r>
      </w:del>
      <w:r>
        <w:fldChar w:fldCharType="begin"/>
      </w:r>
      <w:ins w:id="571" w:author="Esben Kran Christensen [2]" w:date="2020-04-28T10:32:00Z">
        <w:r w:rsidR="00C96E3A">
          <w:rPr>
            <w:lang w:val="en-GB"/>
          </w:rPr>
          <w:instrText xml:space="preserve"> ADDIN ZOTERO_ITEM CSL_CITATION {"citationID":"inucDn6q","properties":{"formattedCitation":"(Russell, 1980)","plainCitation":"(Russell, 1980)","dontUpdate":true,"noteIndex":0},"citationItems":[{"id":431,"uris":["http://zotero.org/users/5985484/items/XUVYJ4PR"],"uri":["http://zotero.org/users/5985484/items/XUVYJ4PR"],"itemData":{"id":431,"type":"article-journal","abstract":"Factor-analytic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2016 APA, all rights reserved)","container-title":"Journal of Personality and Social Psychology","DOI":"10.1037/h0077714","ISSN":"1939-1315(Electronic),0022-3514(Print)","issue":"6","page":"1161-1178","source":"APA PsycNET","title":"A circumplex model of affect","volume":"39","author":[{"family":"Russell","given":"James A."}],"issued":{"date-parts":[["1980"]]}}}],"schema":"https://github.com/citation-style-language/schema/raw/master/csl-citation.json"} </w:instrText>
        </w:r>
      </w:ins>
      <w:del w:id="572" w:author="Esben Kran Christensen [2]" w:date="2020-04-28T10:32:00Z">
        <w:r w:rsidRPr="77A20037" w:rsidDel="00C96E3A">
          <w:rPr>
            <w:lang w:val="en-GB"/>
          </w:rPr>
          <w:delInstrText xml:space="preserve"> ADDIN ZOTERO_ITEM CSL_CITATION {"citationID":"inucDn6q","properties":{"formattedCitation":"(Russell, 1980)","plainCitation":"(Russell, 1980)","noteIndex":0},"citationItems":[{"id":431,"uris":["http://zotero.org/users/5985484/items/XUVYJ4PR"],"uri":["http://zotero.org/users/5985484/items/XUVYJ4PR"],"itemData":{"id":431,"type":"article-journal","abstract":"Factor-analytic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2016 APA, all rights reserved)","container-title":"Journal of Personality and Social Psychology","DOI":"10.1037/h0077714","ISSN":"1939-1315(Electronic),0022-3514(Print)","issue":"6","page":"1161-1178","source":"APA PsycNET","title":"A circumplex model of affect","volume":"39","author":[{"family":"Russell","given":"James A."}],"issued":{"date-parts":[["1980"]]}}}],"schema":"https://github.com/citation-style-language/schema/raw/master/csl-citation.json"} </w:delInstrText>
        </w:r>
      </w:del>
      <w:r>
        <w:fldChar w:fldCharType="separate"/>
      </w:r>
      <w:del w:id="573" w:author="Esben Kran Christensen" w:date="2020-04-25T15:10:00Z">
        <w:r w:rsidRPr="77A20037" w:rsidDel="003712D6">
          <w:rPr>
            <w:lang w:val="en-GB"/>
          </w:rPr>
          <w:delText>(Russell, 1980)</w:delText>
        </w:r>
      </w:del>
      <w:r>
        <w:fldChar w:fldCharType="end"/>
      </w:r>
      <w:del w:id="574" w:author="Esben Kran Christensen" w:date="2020-04-25T15:10:00Z">
        <w:r w:rsidRPr="77A20037" w:rsidDel="7551D625">
          <w:rPr>
            <w:lang w:val="en-GB"/>
          </w:rPr>
          <w:delText xml:space="preserve">, the PANA model </w:delText>
        </w:r>
      </w:del>
      <w:r>
        <w:fldChar w:fldCharType="begin"/>
      </w:r>
      <w:ins w:id="575" w:author="Esben Kran Christensen [2]" w:date="2020-04-28T10:32:00Z">
        <w:r w:rsidR="00C96E3A">
          <w:rPr>
            <w:lang w:val="en-GB"/>
          </w:rPr>
          <w:instrText xml:space="preserve"> ADDIN ZOTERO_ITEM CSL_CITATION {"citationID":"gBi3yFTF","properties":{"formattedCitation":"(Watson &amp; Tellegen, 1985)","plainCitation":"(Watson &amp; Tellegen, 1985)","dontUpdate":true,"noteIndex":0},"citationItems":[{"id":550,"uris":["http://zotero.org/groups/2399712/items/4ZUJKU6K"],"uri":["http://zotero.org/groups/2399712/items/4ZUJKU6K"],"itemData":{"id":550,"type":"article-journal","abstract":"Reanalyses of a number of studies of self-reported mood indicate that Positive and Negative Affect consistently emerge as the first two Varimax rotated dimensions in orthogonal factor analyses or as the first two second-order factors derived from oblique solutions. The two factors emerged with varying sets of descriptors and were even replicated in several data sets characterized by possible methodological problems noted by earlier writers (acquiescence response bias, inappropriate response formats, and so on). The results thus strongly attest to the stability and robustness of Positive and Negative Affect in self-report. Because this same two-dimensional configuration has also been consistently identified in all of the other major lines of mood research, it is now firmly established as the basic structure of English-language affect at the general factor level.","container-title":"Psychological Bulletin","DOI":"10.1037/0033-2909.98.2.219","ISSN":"0033-2909","issue":"2","language":"eng","page":"219–235","source":"soeg.kb.dk","title":"Toward a Consensual Structure of Mood","volume":"98","author":[{"family":"Watson","given":"David"},{"family":"Tellegen","given":"Auke"}],"issued":{"date-parts":[["1985"]]}}}],"schema":"https://github.com/citation-style-language/schema/raw/master/csl-citation.json"} </w:instrText>
        </w:r>
      </w:ins>
      <w:del w:id="576" w:author="Esben Kran Christensen [2]" w:date="2020-04-28T10:32:00Z">
        <w:r w:rsidRPr="77A20037" w:rsidDel="00C96E3A">
          <w:rPr>
            <w:lang w:val="en-GB"/>
          </w:rPr>
          <w:delInstrText xml:space="preserve"> ADDIN ZOTERO_ITEM CSL_CITATION {"citationID":"gBi3yFTF","properties":{"formattedCitation":"(Watson &amp; Tellegen, 1985)","plainCitation":"(Watson &amp; Tellegen, 1985)","noteIndex":0},"citationItems":[{"id":550,"uris":["http://zotero.org/groups/2399712/items/4ZUJKU6K"],"uri":["http://zotero.org/groups/2399712/items/4ZUJKU6K"],"itemData":{"id":550,"type":"article-journal","abstract":"Reanalyses of a number of studies of self-reported mood indicate that Positive and Negative Affect consistently emerge as the first two Varimax rotated dimensions in orthogonal factor analyses or as the first two second-order factors derived from oblique solutions. The two factors emerged with varying sets of descriptors and were even replicated in several data sets characterized by possible methodological problems noted by earlier writers (acquiescence response bias, inappropriate response formats, and so on). The results thus strongly attest to the stability and robustness of Positive and Negative Affect in self-report. Because this same two-dimensional configuration has also been consistently identified in all of the other major lines of mood research, it is now firmly established as the basic structure of English-language affect at the general factor level.","container-title":"Psychological Bulletin","DOI":"10.1037/0033-2909.98.2.219","ISSN":"0033-2909","issue":"2","language":"eng","page":"219–235","source":"soeg.kb.dk","title":"Toward a Consensual Structure of Mood","volume":"98","author":[{"family":"Watson","given":"David"},{"family":"Tellegen","given":"Auke"}],"issued":{"date-parts":[["1985"]]}}}],"schema":"https://github.com/citation-style-language/schema/raw/master/csl-citation.json"} </w:delInstrText>
        </w:r>
      </w:del>
      <w:r>
        <w:fldChar w:fldCharType="separate"/>
      </w:r>
      <w:del w:id="577" w:author="Esben Kran Christensen" w:date="2020-04-25T15:10:00Z">
        <w:r w:rsidRPr="77A20037" w:rsidDel="003712D6">
          <w:rPr>
            <w:lang w:val="en-GB"/>
          </w:rPr>
          <w:delText>(Watson &amp; Tellegen, 1985)</w:delText>
        </w:r>
      </w:del>
      <w:r>
        <w:fldChar w:fldCharType="end"/>
      </w:r>
      <w:del w:id="578" w:author="Esben Kran Christensen" w:date="2020-04-25T15:10:00Z">
        <w:r w:rsidRPr="77A20037" w:rsidDel="7551D625">
          <w:rPr>
            <w:lang w:val="en-GB"/>
          </w:rPr>
          <w:delText xml:space="preserve">, Plutchik’s model </w:delText>
        </w:r>
      </w:del>
      <w:r>
        <w:fldChar w:fldCharType="begin"/>
      </w:r>
      <w:ins w:id="579" w:author="Esben Kran Christensen [2]" w:date="2020-04-28T10:32:00Z">
        <w:r w:rsidR="00C96E3A">
          <w:rPr>
            <w:lang w:val="en-GB"/>
          </w:rPr>
          <w:instrText xml:space="preserve"> ADDIN ZOTERO_ITEM CSL_CITATION {"citationID":"Pu9z7ufk","properties":{"formattedCitation":"(Plutchik, 2001)","plainCitation":"(Plutchik, 2001)","dontUpdate":true,"noteIndex":0},"citationItems":[{"id":552,"uris":["http://zotero.org/groups/2399712/items/82YY4FEJ"],"uri":["http://zotero.org/groups/2399712/items/82YY4FEJ"],"itemData":{"id":552,"type":"article-journal","archive":"JSTOR","container-title":"American Scientist","ISSN":"0003-0996","issue":"4","page":"344-350","source":"JSTOR","title":"The Nature of Emotions: Human emotions have deep evolutionary roots, a fact that may explain their complexity and provide tools for clinical practice","title-short":"The Nature of Emotions","volume":"89","author":[{"family":"Plutchik","given":"Robert"}],"issued":{"date-parts":[["2001"]]}}}],"schema":"https://github.com/citation-style-language/schema/raw/master/csl-citation.json"} </w:instrText>
        </w:r>
      </w:ins>
      <w:del w:id="580" w:author="Esben Kran Christensen [2]" w:date="2020-04-28T10:32:00Z">
        <w:r w:rsidRPr="77A20037" w:rsidDel="00C96E3A">
          <w:rPr>
            <w:lang w:val="en-GB"/>
          </w:rPr>
          <w:delInstrText xml:space="preserve"> ADDIN ZOTERO_ITEM CSL_CITATION {"citationID":"Pu9z7ufk","properties":{"formattedCitation":"(Plutchik, 2001)","plainCitation":"(Plutchik, 2001)","noteIndex":0},"citationItems":[{"id":552,"uris":["http://zotero.org/groups/2399712/items/82YY4FEJ"],"uri":["http://zotero.org/groups/2399712/items/82YY4FEJ"],"itemData":{"id":552,"type":"article-journal","archive":"JSTOR","container-title":"American Scientist","ISSN":"0003-0996","issue":"4","page":"344-350","source":"JSTOR","title":"The Nature of Emotions: Human emotions have deep evolutionary roots, a fact that may explain their complexity and provide tools for clinical practice","title-short":"The Nature of Emotions","volume":"89","author":[{"family":"Plutchik","given":"Robert"}],"issued":{"date-parts":[["2001"]]}}}],"schema":"https://github.com/citation-style-language/schema/raw/master/csl-citation.json"} </w:delInstrText>
        </w:r>
      </w:del>
      <w:r>
        <w:fldChar w:fldCharType="separate"/>
      </w:r>
      <w:del w:id="581" w:author="Esben Kran Christensen" w:date="2020-04-25T15:10:00Z">
        <w:r w:rsidRPr="77A20037" w:rsidDel="00724C0A">
          <w:rPr>
            <w:lang w:val="en-GB"/>
          </w:rPr>
          <w:delText>(Plutchik, 2001)</w:delText>
        </w:r>
      </w:del>
      <w:r>
        <w:fldChar w:fldCharType="end"/>
      </w:r>
      <w:del w:id="582" w:author="Esben Kran Christensen" w:date="2020-04-25T15:10:00Z">
        <w:r w:rsidRPr="77A20037" w:rsidDel="7551D625">
          <w:rPr>
            <w:lang w:val="en-GB"/>
          </w:rPr>
          <w:delText xml:space="preserve">,  PAD </w:delText>
        </w:r>
      </w:del>
      <w:r>
        <w:fldChar w:fldCharType="begin"/>
      </w:r>
      <w:ins w:id="583" w:author="Esben Kran Christensen [2]" w:date="2020-04-28T10:32:00Z">
        <w:r w:rsidR="00C96E3A">
          <w:rPr>
            <w:lang w:val="en-GB"/>
          </w:rPr>
          <w:instrText xml:space="preserve"> ADDIN ZOTERO_ITEM CSL_CITATION {"citationID":"8bGaZYuy","properties":{"formattedCitation":"(Mehrabian, 1980)","plainCitation":"(Mehrabian, 1980)","dontUpdate":true,"noteIndex":0},"citationItems":[{"id":553,"uris":["http://zotero.org/groups/2399712/items/QLKADCRL"],"uri":["http://zotero.org/groups/2399712/items/QLKADCRL"],"itemData":{"id":553,"type":"book","abstract":"xxi, 381 p. ; 24 cm; Includes index; Bibliography: p. 351-374","language":"eng","number-of-pages":"426","publisher":"Cambridge : Oelgeschlager, Gunn &amp; Hain","source":"Internet Archive","title":"Basic dimensions for a general psychological theory : implications for personality, social, environmental, and developmental studies","title-short":"Basic dimensions for a general psychological theory","URL":"http://archive.org/details/basicdimensionsf0000mehr","author":[{"family":"Mehrabian","given":"Albert"}],"accessed":{"date-parts":[["2019",12,18]]},"issued":{"date-parts":[["1980"]]}}}],"schema":"https://github.com/citation-style-language/schema/raw/master/csl-citation.json"} </w:instrText>
        </w:r>
      </w:ins>
      <w:del w:id="584" w:author="Esben Kran Christensen [2]" w:date="2020-04-28T10:32:00Z">
        <w:r w:rsidRPr="77A20037" w:rsidDel="00C96E3A">
          <w:rPr>
            <w:lang w:val="en-GB"/>
          </w:rPr>
          <w:delInstrText xml:space="preserve"> ADDIN ZOTERO_ITEM CSL_CITATION {"citationID":"8bGaZYuy","properties":{"formattedCitation":"(Mehrabian, 1980)","plainCitation":"(Mehrabian, 1980)","noteIndex":0},"citationItems":[{"id":553,"uris":["http://zotero.org/groups/2399712/items/QLKADCRL"],"uri":["http://zotero.org/groups/2399712/items/QLKADCRL"],"itemData":{"id":553,"type":"book","abstract":"xxi, 381 p. ; 24 cm; Includes index; Bibliography: p. 351-374","language":"eng","number-of-pages":"426","publisher":"Cambridge : Oelgeschlager, Gunn &amp; Hain","source":"Internet Archive","title":"Basic dimensions for a general psychological theory : implications for personality, social, environmental, and developmental studies","title-short":"Basic dimensions for a general psychological theory","URL":"http://archive.org/details/basicdimensionsf0000mehr","author":[{"family":"Mehrabian","given":"Albert"}],"accessed":{"date-parts":[["2019",12,18]]},"issued":{"date-parts":[["1980"]]}}}],"schema":"https://github.com/citation-style-language/schema/raw/master/csl-citation.json"} </w:delInstrText>
        </w:r>
      </w:del>
      <w:r>
        <w:fldChar w:fldCharType="separate"/>
      </w:r>
      <w:del w:id="585" w:author="Esben Kran Christensen" w:date="2020-04-25T15:10:00Z">
        <w:r w:rsidRPr="77A20037" w:rsidDel="00E76CDB">
          <w:rPr>
            <w:lang w:val="en-GB"/>
          </w:rPr>
          <w:delText>(Mehrabian, 1980)</w:delText>
        </w:r>
      </w:del>
      <w:r>
        <w:fldChar w:fldCharType="end"/>
      </w:r>
      <w:del w:id="586" w:author="Esben Kran Christensen" w:date="2020-04-25T14:43:00Z">
        <w:r w:rsidRPr="77A20037" w:rsidDel="7551D625">
          <w:rPr>
            <w:lang w:val="en-GB"/>
          </w:rPr>
          <w:delText>,</w:delText>
        </w:r>
      </w:del>
      <w:del w:id="587" w:author="Esben Kran Christensen" w:date="2020-04-25T15:10:00Z">
        <w:r w:rsidRPr="77A20037" w:rsidDel="7551D625">
          <w:rPr>
            <w:lang w:val="en-GB"/>
          </w:rPr>
          <w:delText xml:space="preserve"> and the hypercubic semantic emotion space (HSES) </w:delText>
        </w:r>
      </w:del>
      <w:r>
        <w:fldChar w:fldCharType="begin"/>
      </w:r>
      <w:ins w:id="588" w:author="Esben Kran Christensen [2]" w:date="2020-04-28T10:32:00Z">
        <w:r w:rsidR="00C96E3A">
          <w:rPr>
            <w:lang w:val="en-GB"/>
          </w:rPr>
          <w:instrText xml:space="preserve"> ADDIN ZOTERO_ITEM CSL_CITATION {"citationID":"Y1ZRm7l8","properties":{"formattedCitation":"(Trnka et al., 2016)","plainCitation":"(Trnka et al., 2016)","dontUpdate":true,"noteIndex":0},"citationItems":[{"id":413,"uris":["http://zotero.org/users/5985484/items/FPH8GUYJ"],"uri":["http://zotero.org/users/5985484/items/FPH8GUYJ"],"itemData":{"id":413,"type":"article-journal","abstract":"The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ins>
      <w:del w:id="589" w:author="Esben Kran Christensen [2]" w:date="2020-04-28T10:32:00Z">
        <w:r w:rsidRPr="77A20037" w:rsidDel="00C96E3A">
          <w:rPr>
            <w:lang w:val="en-GB"/>
          </w:rPr>
          <w:delInstrText xml:space="preserve"> ADDIN ZOTERO_ITEM CSL_CITATION {"citationID":"Y1ZRm7l8","properties":{"formattedCitation":"(Trnka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delInstrText>
        </w:r>
      </w:del>
      <w:r>
        <w:fldChar w:fldCharType="separate"/>
      </w:r>
      <w:del w:id="590" w:author="Esben Kran Christensen" w:date="2020-04-25T15:10:00Z">
        <w:r w:rsidRPr="77A20037" w:rsidDel="00E76CDB">
          <w:rPr>
            <w:lang w:val="en-GB"/>
          </w:rPr>
          <w:delText>(Trnka et al., 2016)</w:delText>
        </w:r>
      </w:del>
      <w:r>
        <w:fldChar w:fldCharType="end"/>
      </w:r>
      <w:del w:id="591" w:author="Esben Kran Christensen" w:date="2020-04-25T15:10:00Z">
        <w:r w:rsidRPr="77A20037" w:rsidDel="7551D625">
          <w:rPr>
            <w:lang w:val="en-GB"/>
          </w:rPr>
          <w:delText>.</w:delText>
        </w:r>
      </w:del>
      <w:commentRangeEnd w:id="570"/>
      <w:r>
        <w:rPr>
          <w:rStyle w:val="CommentReference"/>
        </w:rPr>
        <w:commentReference w:id="570"/>
      </w:r>
      <w:commentRangeStart w:id="592"/>
      <w:commentRangeEnd w:id="592"/>
      <w:r>
        <w:rPr>
          <w:rStyle w:val="CommentReference"/>
        </w:rPr>
        <w:commentReference w:id="592"/>
      </w:r>
      <w:r>
        <w:fldChar w:fldCharType="begin"/>
      </w:r>
      <w:ins w:id="593" w:author="Esben Kran Christensen [2]" w:date="2020-04-28T10:32:00Z">
        <w:r w:rsidR="00C96E3A">
          <w:rPr>
            <w:lang w:val="en-GB"/>
          </w:rPr>
          <w:instrText xml:space="preserve"> ADDIN ZOTERO_ITEM CSL_CITATION {"citationID":"smItykBp","properties":{"formattedCitation":"(Mehrabian, 1980; Trnka et al., 2016)","plainCitation":"(Mehrabian, 1980; Trnka et al., 2016)","dontUpdate":true,"noteIndex":0},"citationItems":[{"id":553,"uris":["http://zotero.org/groups/2399712/items/QLKADCRL"],"uri":["http://zotero.org/groups/2399712/items/QLKADCRL"],"itemData":{"id":553,"type":"book","abstract":"xxi, 381 p. ; 24 cm; Includes index; Bibliography: p. 351-374","language":"eng","number-of-pages":"426","publisher":"Cambridge : Oelgeschlager, Gunn &amp; Hain","source":"Internet Archive","title":"Basic dimensions for a general psychological theory : implications for personality, social, environmental, and developmental studies","title-short":"Basic dimensions for a general psychological theory","URL":"http://archive.org/details/basicdimensionsf0000mehr","author":[{"family":"Mehrabian","given":"Albert"}],"accessed":{"date-parts":[["2019",12,18]]},"issued":{"date-parts":[["1980"]]}}},{"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ins>
      <w:del w:id="594" w:author="Esben Kran Christensen [2]" w:date="2020-04-28T10:32:00Z">
        <w:r w:rsidRPr="77A20037" w:rsidDel="00C96E3A">
          <w:rPr>
            <w:lang w:val="en-GB"/>
          </w:rPr>
          <w:delInstrText xml:space="preserve"> ADDIN ZOTERO_ITEM CSL_CITATION {"citationID":"smItykBp","properties":{"formattedCitation":"(Mehrabian, 1980; Trnka et al., 2016)","plainCitation":"(Mehrabian, 1980; Trnka et al., 2016)","noteIndex":0},"citationItems":[{"id":553,"uris":["http://zotero.org/groups/2399712/items/QLKADCRL"],"uri":["http://zotero.org/groups/2399712/items/QLKADCRL"],"itemData":{"id":553,"type":"book","abstract":"xxi, 381 p. ; 24 cm; Includes index; Bibliography: p. 351-374","language":"eng","number-of-pages":"426","publisher":"Cambridge : Oelgeschlager, Gunn &amp; Hain","source":"Internet Archive","title":"Basic dimensions for a general psychological theory : implications for personality, social, environmental, and developmental studies","title-short":"Basic dimensions for a general psychological theory","URL":"http://archive.org/details/basicdimensionsf0000mehr","author":[{"family":"Mehrabian","given":"Albert"}],"accessed":{"date-parts":[["2019",12,18]]},"issued":{"date-parts":[["1980"]]}}},{"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delInstrText>
        </w:r>
      </w:del>
      <w:r>
        <w:fldChar w:fldCharType="separate"/>
      </w:r>
      <w:del w:id="595" w:author="Esben Kran Christensen" w:date="2020-04-25T15:10:00Z">
        <w:r w:rsidRPr="77A20037" w:rsidDel="00E76CDB">
          <w:rPr>
            <w:lang w:val="en-GB"/>
          </w:rPr>
          <w:delText>(Mehrabian, 1980; Trnka et al., 2016)</w:delText>
        </w:r>
      </w:del>
      <w:r>
        <w:fldChar w:fldCharType="end"/>
      </w:r>
    </w:p>
    <w:p w14:paraId="42199036" w14:textId="3C1F3651" w:rsidR="4163A92C" w:rsidRPr="00BB7C0A" w:rsidRDefault="00FE14C7" w:rsidP="003C0E5E">
      <w:pPr>
        <w:pStyle w:val="Heading1"/>
        <w:rPr>
          <w:lang w:val="en-GB"/>
        </w:rPr>
      </w:pPr>
      <w:r w:rsidRPr="77A20037">
        <w:rPr>
          <w:lang w:val="en-GB"/>
        </w:rPr>
        <w:t>Improvement process</w:t>
      </w:r>
    </w:p>
    <w:p w14:paraId="2F38B820" w14:textId="02CE9015" w:rsidR="00C1630B" w:rsidDel="00145532" w:rsidRDefault="00C1630B" w:rsidP="77A20037">
      <w:pPr>
        <w:pStyle w:val="Heading2"/>
        <w:rPr>
          <w:del w:id="596" w:author="Esben Kran Christensen [2]" w:date="2020-04-28T10:56:00Z"/>
          <w:lang w:val="en-US"/>
        </w:rPr>
      </w:pPr>
      <w:r w:rsidRPr="77A20037">
        <w:rPr>
          <w:lang w:val="en-US"/>
        </w:rPr>
        <w:t>Sentida</w:t>
      </w:r>
      <w:del w:id="597" w:author="Esben Kran Christensen" w:date="2020-04-25T15:04:00Z">
        <w:r w:rsidRPr="77A20037" w:rsidDel="00C1630B">
          <w:rPr>
            <w:lang w:val="en-US"/>
          </w:rPr>
          <w:delText>V2</w:delText>
        </w:r>
      </w:del>
    </w:p>
    <w:p w14:paraId="7651FA67" w14:textId="77777777" w:rsidR="009F6A42" w:rsidRPr="00145532" w:rsidRDefault="009F6A42">
      <w:pPr>
        <w:pStyle w:val="Heading2"/>
        <w:rPr>
          <w:ins w:id="598" w:author="Esben Kran Christensen [2]" w:date="2020-04-28T10:55:00Z"/>
          <w:lang w:val="en-GB"/>
        </w:rPr>
        <w:pPrChange w:id="599" w:author="Esben Kran Christensen" w:date="2020-04-28T10:56:00Z">
          <w:pPr/>
        </w:pPrChange>
      </w:pPr>
    </w:p>
    <w:p w14:paraId="39070F4C" w14:textId="6AB329A8" w:rsidR="00DD1DED" w:rsidRDefault="00DD1DED" w:rsidP="77A20037">
      <w:pPr>
        <w:rPr>
          <w:del w:id="600" w:author="Esben Kran Christensen" w:date="2020-04-25T15:54:00Z"/>
          <w:lang w:val="en-GB"/>
        </w:rPr>
      </w:pPr>
      <w:commentRangeStart w:id="601"/>
      <w:r w:rsidRPr="77A20037">
        <w:rPr>
          <w:lang w:val="en-GB"/>
        </w:rPr>
        <w:t xml:space="preserve">The </w:t>
      </w:r>
      <w:ins w:id="602" w:author="Esben Kran Christensen" w:date="2020-04-25T15:48:00Z">
        <w:r w:rsidR="07CC1687" w:rsidRPr="77A20037">
          <w:rPr>
            <w:lang w:val="en-GB"/>
          </w:rPr>
          <w:t xml:space="preserve">updated </w:t>
        </w:r>
      </w:ins>
      <w:r w:rsidRPr="77A20037">
        <w:rPr>
          <w:lang w:val="en-GB"/>
        </w:rPr>
        <w:t>Sentida</w:t>
      </w:r>
      <w:del w:id="603" w:author="Esben Kran Christensen" w:date="2020-04-25T15:48:00Z">
        <w:r w:rsidRPr="77A20037" w:rsidDel="00DD1DED">
          <w:rPr>
            <w:lang w:val="en-GB"/>
          </w:rPr>
          <w:delText>V2</w:delText>
        </w:r>
      </w:del>
      <w:r w:rsidRPr="77A20037">
        <w:rPr>
          <w:lang w:val="en-GB"/>
        </w:rPr>
        <w:t xml:space="preserve"> </w:t>
      </w:r>
      <w:commentRangeStart w:id="604"/>
      <w:del w:id="605" w:author="Esben Kran Christensen" w:date="2020-04-25T15:51:00Z">
        <w:r w:rsidRPr="77A20037" w:rsidDel="00DD1DED">
          <w:rPr>
            <w:lang w:val="en-GB"/>
          </w:rPr>
          <w:delText>Python</w:delText>
        </w:r>
      </w:del>
      <w:commentRangeEnd w:id="604"/>
      <w:r>
        <w:rPr>
          <w:rStyle w:val="CommentReference"/>
        </w:rPr>
        <w:commentReference w:id="604"/>
      </w:r>
      <w:del w:id="606" w:author="Esben Kran Christensen" w:date="2020-04-25T15:51:00Z">
        <w:r w:rsidRPr="77A20037" w:rsidDel="00DD1DED">
          <w:rPr>
            <w:lang w:val="en-GB"/>
          </w:rPr>
          <w:delText xml:space="preserve"> </w:delText>
        </w:r>
      </w:del>
      <w:r w:rsidRPr="77A20037">
        <w:rPr>
          <w:lang w:val="en-GB"/>
        </w:rPr>
        <w:t xml:space="preserve">tool, like </w:t>
      </w:r>
      <w:r w:rsidR="004F1703" w:rsidRPr="77A20037">
        <w:rPr>
          <w:lang w:val="en-GB"/>
        </w:rPr>
        <w:t xml:space="preserve">AFINN and </w:t>
      </w:r>
      <w:del w:id="607" w:author="Esben Kran Christensen" w:date="2020-04-25T15:17:00Z">
        <w:r w:rsidRPr="77A20037" w:rsidDel="004F1703">
          <w:rPr>
            <w:lang w:val="en-GB"/>
          </w:rPr>
          <w:delText>SENTIDA</w:delText>
        </w:r>
      </w:del>
      <w:ins w:id="608" w:author="Esben Kran Christensen" w:date="2020-04-25T15:17:00Z">
        <w:r w:rsidR="1629F3FA" w:rsidRPr="77A20037">
          <w:rPr>
            <w:lang w:val="en-GB"/>
          </w:rPr>
          <w:t>Sentida</w:t>
        </w:r>
      </w:ins>
      <w:r w:rsidRPr="77A20037">
        <w:rPr>
          <w:lang w:val="en-GB"/>
        </w:rPr>
        <w:t xml:space="preserve"> </w:t>
      </w:r>
      <w:commentRangeStart w:id="609"/>
      <w:r w:rsidRPr="77A20037">
        <w:rPr>
          <w:lang w:val="en-GB"/>
        </w:rPr>
        <w:t>takes a sentence</w:t>
      </w:r>
      <w:ins w:id="610" w:author="Esben Kran Christensen" w:date="2020-04-25T15:16:00Z">
        <w:r w:rsidR="1B9EC13A" w:rsidRPr="77A20037">
          <w:rPr>
            <w:lang w:val="en-GB"/>
          </w:rPr>
          <w:t xml:space="preserve">, </w:t>
        </w:r>
      </w:ins>
      <w:del w:id="611" w:author="Esben Kran Christensen" w:date="2020-04-25T15:16:00Z">
        <w:r w:rsidRPr="77A20037" w:rsidDel="00DD1DED">
          <w:rPr>
            <w:lang w:val="en-GB"/>
          </w:rPr>
          <w:delText xml:space="preserve"> </w:delText>
        </w:r>
      </w:del>
      <w:commentRangeEnd w:id="609"/>
      <w:r>
        <w:rPr>
          <w:rStyle w:val="CommentReference"/>
        </w:rPr>
        <w:commentReference w:id="609"/>
      </w:r>
      <w:del w:id="612" w:author="Esben Kran Christensen" w:date="2020-04-25T15:16:00Z">
        <w:r w:rsidRPr="77A20037" w:rsidDel="00DD1DED">
          <w:rPr>
            <w:lang w:val="en-GB"/>
          </w:rPr>
          <w:delText xml:space="preserve">and </w:delText>
        </w:r>
      </w:del>
      <w:r w:rsidRPr="77A20037">
        <w:rPr>
          <w:lang w:val="en-GB"/>
        </w:rPr>
        <w:t xml:space="preserve">splits it into individual words </w:t>
      </w:r>
      <w:r w:rsidR="002E75AD" w:rsidRPr="77A20037">
        <w:rPr>
          <w:lang w:val="en-GB"/>
        </w:rPr>
        <w:t>and</w:t>
      </w:r>
      <w:r w:rsidRPr="77A20037">
        <w:rPr>
          <w:lang w:val="en-GB"/>
        </w:rPr>
        <w:t xml:space="preserve"> saves the order of the words. It matches the individual words in the sentence with a list of </w:t>
      </w:r>
      <w:ins w:id="613" w:author="Esben Kran Christensen" w:date="2020-04-25T15:16:00Z">
        <w:r w:rsidR="55E5A64C" w:rsidRPr="77A20037">
          <w:rPr>
            <w:lang w:val="en-GB"/>
          </w:rPr>
          <w:t>valence</w:t>
        </w:r>
      </w:ins>
      <w:ins w:id="614" w:author="Jacob Thøgersen" w:date="2020-04-20T11:12:00Z">
        <w:del w:id="615" w:author="Esben Kran Christensen" w:date="2020-04-25T15:16:00Z">
          <w:r w:rsidRPr="77A20037" w:rsidDel="00BF5017">
            <w:rPr>
              <w:lang w:val="en-GB"/>
            </w:rPr>
            <w:delText>sentiment</w:delText>
          </w:r>
        </w:del>
        <w:r w:rsidR="00BF5017" w:rsidRPr="77A20037">
          <w:rPr>
            <w:lang w:val="en-GB"/>
          </w:rPr>
          <w:t>-</w:t>
        </w:r>
      </w:ins>
      <w:r w:rsidRPr="77A20037">
        <w:rPr>
          <w:lang w:val="en-GB"/>
        </w:rPr>
        <w:t xml:space="preserve">annotated words. If a given word is not annotated, it receives a rating of 0. The words were annotated by the teams behind </w:t>
      </w:r>
      <w:del w:id="616" w:author="Esben Kran Christensen" w:date="2020-04-25T15:16:00Z">
        <w:r w:rsidRPr="77A20037" w:rsidDel="00DD1DED">
          <w:rPr>
            <w:lang w:val="en-GB"/>
          </w:rPr>
          <w:delText xml:space="preserve">SENTIDA </w:delText>
        </w:r>
      </w:del>
      <w:ins w:id="617" w:author="Esben Kran Christensen" w:date="2020-04-25T15:17:00Z">
        <w:r w:rsidR="72367EF9" w:rsidRPr="77A20037">
          <w:rPr>
            <w:lang w:val="en-GB"/>
          </w:rPr>
          <w:t>S</w:t>
        </w:r>
      </w:ins>
      <w:ins w:id="618" w:author="Esben Kran Christensen" w:date="2020-04-25T15:16:00Z">
        <w:r w:rsidR="72367EF9" w:rsidRPr="77A20037">
          <w:rPr>
            <w:lang w:val="en-GB"/>
          </w:rPr>
          <w:t>entida</w:t>
        </w:r>
      </w:ins>
      <w:ins w:id="619" w:author="Esben Kran Christensen" w:date="2020-04-25T15:17:00Z">
        <w:r w:rsidR="72367EF9" w:rsidRPr="77A20037">
          <w:rPr>
            <w:lang w:val="en-GB"/>
          </w:rPr>
          <w:t xml:space="preserve"> </w:t>
        </w:r>
      </w:ins>
      <w:r w:rsidRPr="77A20037">
        <w:rPr>
          <w:lang w:val="en-GB"/>
        </w:rPr>
        <w:t>and AFINN, 4 people in total, on a scale from –5 to +5, with –5 corresponding with a very negatively charged word and +5 with a very positively charged</w:t>
      </w:r>
      <w:ins w:id="620" w:author="Esben Kran Christensen" w:date="2020-04-25T15:49:00Z">
        <w:r w:rsidR="2E31B702" w:rsidRPr="77A20037">
          <w:rPr>
            <w:lang w:val="en-GB"/>
          </w:rPr>
          <w:t xml:space="preserve"> word</w:t>
        </w:r>
      </w:ins>
      <w:r w:rsidRPr="77A20037">
        <w:rPr>
          <w:lang w:val="en-GB"/>
        </w:rPr>
        <w:t>.</w:t>
      </w:r>
      <w:ins w:id="621" w:author="Esben Kran Christensen" w:date="2020-04-25T15:49:00Z">
        <w:r w:rsidR="273528B2" w:rsidRPr="77A20037">
          <w:rPr>
            <w:lang w:val="en-GB"/>
          </w:rPr>
          <w:t xml:space="preserve"> </w:t>
        </w:r>
        <w:r w:rsidR="293AE7A2" w:rsidRPr="77A20037">
          <w:rPr>
            <w:lang w:val="en-GB"/>
          </w:rPr>
          <w:t>As described earlier</w:t>
        </w:r>
      </w:ins>
      <w:ins w:id="622" w:author="Esben Kran Christensen" w:date="2020-04-25T15:50:00Z">
        <w:r w:rsidR="293AE7A2" w:rsidRPr="77A20037">
          <w:rPr>
            <w:lang w:val="en-GB"/>
          </w:rPr>
          <w:t>, it is not context-aware beyond the one sentence and doesn’t understand the real-world context of the text w</w:t>
        </w:r>
        <w:r w:rsidR="4AE32BD6" w:rsidRPr="77A20037">
          <w:rPr>
            <w:lang w:val="en-GB"/>
          </w:rPr>
          <w:t>hich limits it compared to humans.</w:t>
        </w:r>
      </w:ins>
      <w:commentRangeEnd w:id="601"/>
      <w:r>
        <w:rPr>
          <w:rStyle w:val="CommentReference"/>
        </w:rPr>
        <w:commentReference w:id="601"/>
      </w:r>
    </w:p>
    <w:p w14:paraId="20CAB6DE" w14:textId="77645514" w:rsidR="60C76A98" w:rsidRDefault="60C76A98" w:rsidP="77A20037">
      <w:pPr>
        <w:rPr>
          <w:rFonts w:eastAsia="Times New Roman"/>
          <w:lang w:val="en-US"/>
        </w:rPr>
      </w:pPr>
      <w:r w:rsidRPr="77A20037">
        <w:rPr>
          <w:rFonts w:eastAsia="Times New Roman"/>
          <w:lang w:val="en-US"/>
        </w:rPr>
        <w:t xml:space="preserve">In this paper, we improve on </w:t>
      </w:r>
      <w:r w:rsidR="183EA2DB" w:rsidRPr="77A20037">
        <w:rPr>
          <w:rFonts w:eastAsia="Times New Roman"/>
          <w:lang w:val="en-US"/>
        </w:rPr>
        <w:t>the</w:t>
      </w:r>
      <w:r w:rsidRPr="77A20037">
        <w:rPr>
          <w:rFonts w:eastAsia="Times New Roman"/>
          <w:lang w:val="en-US"/>
        </w:rPr>
        <w:t xml:space="preserve"> available </w:t>
      </w:r>
      <w:r w:rsidR="183EA2DB" w:rsidRPr="77A20037">
        <w:rPr>
          <w:rFonts w:eastAsia="Times New Roman"/>
          <w:lang w:val="en-US"/>
        </w:rPr>
        <w:t>tool</w:t>
      </w:r>
      <w:del w:id="623" w:author="Esben Kran Christensen" w:date="2020-04-25T15:18:00Z">
        <w:r w:rsidRPr="77A20037" w:rsidDel="62465028">
          <w:rPr>
            <w:rFonts w:eastAsia="Times New Roman"/>
            <w:lang w:val="en-US"/>
          </w:rPr>
          <w:delText>, by</w:delText>
        </w:r>
        <w:r w:rsidRPr="77A20037" w:rsidDel="0CC87A51">
          <w:rPr>
            <w:rFonts w:eastAsia="Times New Roman"/>
            <w:lang w:val="en-US"/>
          </w:rPr>
          <w:delText xml:space="preserve"> </w:delText>
        </w:r>
      </w:del>
      <w:ins w:id="624" w:author="Esben Kran Christensen" w:date="2020-04-25T15:18:00Z">
        <w:r w:rsidR="497BF56B" w:rsidRPr="77A20037">
          <w:rPr>
            <w:rFonts w:eastAsia="Times New Roman"/>
            <w:lang w:val="en-US"/>
          </w:rPr>
          <w:t xml:space="preserve">, </w:t>
        </w:r>
      </w:ins>
      <w:r w:rsidR="0CC87A51" w:rsidRPr="77A20037">
        <w:rPr>
          <w:rFonts w:eastAsia="Times New Roman"/>
          <w:lang w:val="en-US"/>
        </w:rPr>
        <w:t>expand</w:t>
      </w:r>
      <w:r w:rsidR="28A7A9B0" w:rsidRPr="77A20037">
        <w:rPr>
          <w:rFonts w:eastAsia="Times New Roman"/>
          <w:lang w:val="en-US"/>
        </w:rPr>
        <w:t>ing</w:t>
      </w:r>
      <w:r w:rsidR="0CC87A51" w:rsidRPr="77A20037">
        <w:rPr>
          <w:rFonts w:eastAsia="Times New Roman"/>
          <w:lang w:val="en-US"/>
        </w:rPr>
        <w:t xml:space="preserve"> </w:t>
      </w:r>
      <w:del w:id="625" w:author="Esben Kran Christensen" w:date="2020-04-25T15:20:00Z">
        <w:r w:rsidRPr="77A20037" w:rsidDel="0CC87A51">
          <w:rPr>
            <w:rFonts w:eastAsia="Times New Roman"/>
            <w:lang w:val="en-US"/>
          </w:rPr>
          <w:delText xml:space="preserve">on </w:delText>
        </w:r>
      </w:del>
      <w:del w:id="626" w:author="Esben Kran Christensen" w:date="2020-04-25T15:16:00Z">
        <w:r w:rsidRPr="77A20037" w:rsidDel="0CC87A51">
          <w:rPr>
            <w:rFonts w:eastAsia="Times New Roman"/>
            <w:lang w:val="en-US"/>
          </w:rPr>
          <w:delText xml:space="preserve">SENTIDA </w:delText>
        </w:r>
      </w:del>
      <w:ins w:id="627" w:author="Esben Kran Christensen" w:date="2020-04-25T15:16:00Z">
        <w:r w:rsidR="57E962AC" w:rsidRPr="77A20037">
          <w:rPr>
            <w:rFonts w:eastAsia="Times New Roman"/>
            <w:lang w:val="en-US"/>
          </w:rPr>
          <w:t xml:space="preserve">Sentida </w:t>
        </w:r>
      </w:ins>
      <w:r w:rsidR="0CC87A51" w:rsidRPr="77A20037">
        <w:rPr>
          <w:rFonts w:eastAsia="Times New Roman"/>
          <w:lang w:val="en-US"/>
        </w:rPr>
        <w:t xml:space="preserve">by adding </w:t>
      </w:r>
      <w:r w:rsidR="4443531A" w:rsidRPr="77A20037">
        <w:rPr>
          <w:rFonts w:eastAsia="Times New Roman"/>
          <w:lang w:val="en-US"/>
        </w:rPr>
        <w:t>several</w:t>
      </w:r>
      <w:r w:rsidR="0CC87A51" w:rsidRPr="77A20037">
        <w:rPr>
          <w:rFonts w:eastAsia="Times New Roman"/>
          <w:lang w:val="en-US"/>
        </w:rPr>
        <w:t xml:space="preserve"> intensity modifiers</w:t>
      </w:r>
      <w:r w:rsidR="2F5E48C8" w:rsidRPr="77A20037">
        <w:rPr>
          <w:rFonts w:eastAsia="Times New Roman"/>
          <w:lang w:val="en-US"/>
        </w:rPr>
        <w:t xml:space="preserve"> such as</w:t>
      </w:r>
      <w:del w:id="628" w:author="Esben Kran Christensen" w:date="2020-04-25T15:18:00Z">
        <w:r w:rsidRPr="77A20037" w:rsidDel="00EE7DB4">
          <w:rPr>
            <w:rFonts w:eastAsia="Times New Roman"/>
            <w:lang w:val="en-US"/>
          </w:rPr>
          <w:delText>:</w:delText>
        </w:r>
      </w:del>
      <w:r w:rsidR="2F5E48C8" w:rsidRPr="77A20037">
        <w:rPr>
          <w:rFonts w:eastAsia="Times New Roman"/>
          <w:lang w:val="en-US"/>
        </w:rPr>
        <w:t xml:space="preserve"> </w:t>
      </w:r>
      <w:del w:id="629" w:author="Esben Kran Christensen" w:date="2020-04-25T15:18:00Z">
        <w:r w:rsidRPr="77A20037" w:rsidDel="00EE7DB4">
          <w:rPr>
            <w:rFonts w:eastAsia="Times New Roman"/>
            <w:lang w:val="en-US"/>
          </w:rPr>
          <w:delText>A</w:delText>
        </w:r>
        <w:r w:rsidRPr="77A20037" w:rsidDel="7664D93F">
          <w:rPr>
            <w:rFonts w:eastAsia="Times New Roman"/>
            <w:lang w:val="en-US"/>
          </w:rPr>
          <w:delText xml:space="preserve">dding </w:delText>
        </w:r>
      </w:del>
      <w:r w:rsidR="05AF5AE4" w:rsidRPr="77A20037">
        <w:rPr>
          <w:rFonts w:eastAsia="Times New Roman"/>
          <w:i/>
          <w:iCs/>
          <w:lang w:val="en-GB"/>
        </w:rPr>
        <w:t>‘ikke’</w:t>
      </w:r>
      <w:r w:rsidR="05AF5AE4" w:rsidRPr="77A20037">
        <w:rPr>
          <w:rFonts w:eastAsia="Times New Roman"/>
          <w:lang w:val="en-GB"/>
        </w:rPr>
        <w:t xml:space="preserve"> (</w:t>
      </w:r>
      <w:r w:rsidR="05AF5AE4" w:rsidRPr="77A20037">
        <w:rPr>
          <w:rFonts w:eastAsia="Times New Roman"/>
          <w:i/>
          <w:iCs/>
          <w:lang w:val="en-GB"/>
        </w:rPr>
        <w:t>not</w:t>
      </w:r>
      <w:r w:rsidR="05AF5AE4" w:rsidRPr="77A20037">
        <w:rPr>
          <w:rFonts w:eastAsia="Times New Roman"/>
          <w:lang w:val="en-GB"/>
        </w:rPr>
        <w:t>) synonyms</w:t>
      </w:r>
      <w:r w:rsidR="00BC47C8" w:rsidRPr="77A20037">
        <w:rPr>
          <w:rFonts w:eastAsia="Times New Roman"/>
          <w:lang w:val="en-GB"/>
        </w:rPr>
        <w:t xml:space="preserve"> and abbreviations</w:t>
      </w:r>
      <w:r w:rsidR="1C4DD644" w:rsidRPr="77A20037">
        <w:rPr>
          <w:rFonts w:eastAsia="Times New Roman"/>
          <w:lang w:val="en-GB"/>
        </w:rPr>
        <w:t>, e.g.</w:t>
      </w:r>
      <w:r w:rsidR="05AF5AE4" w:rsidRPr="77A20037">
        <w:rPr>
          <w:rFonts w:eastAsia="Times New Roman"/>
          <w:lang w:val="en-GB"/>
        </w:rPr>
        <w:t xml:space="preserve"> </w:t>
      </w:r>
      <w:r w:rsidR="00BC47C8" w:rsidRPr="77A20037">
        <w:rPr>
          <w:rFonts w:eastAsia="Times New Roman"/>
          <w:i/>
          <w:iCs/>
          <w:lang w:val="en-GB"/>
        </w:rPr>
        <w:t>‘ik’</w:t>
      </w:r>
      <w:r w:rsidR="004B0F2D" w:rsidRPr="77A20037">
        <w:rPr>
          <w:rFonts w:eastAsia="Times New Roman"/>
          <w:lang w:val="en-GB"/>
        </w:rPr>
        <w:t xml:space="preserve"> and </w:t>
      </w:r>
      <w:r w:rsidR="004B0F2D" w:rsidRPr="77A20037">
        <w:rPr>
          <w:rFonts w:eastAsia="Times New Roman"/>
          <w:i/>
          <w:iCs/>
          <w:lang w:val="en-GB"/>
        </w:rPr>
        <w:t>‘ikk’</w:t>
      </w:r>
      <w:r w:rsidR="00BC47C8" w:rsidRPr="77A20037">
        <w:rPr>
          <w:rFonts w:eastAsia="Times New Roman"/>
          <w:lang w:val="en-GB"/>
        </w:rPr>
        <w:t xml:space="preserve"> (</w:t>
      </w:r>
      <w:r w:rsidR="00BC47C8" w:rsidRPr="77A20037">
        <w:rPr>
          <w:rFonts w:eastAsia="Times New Roman"/>
          <w:i/>
          <w:iCs/>
          <w:lang w:val="en-GB"/>
        </w:rPr>
        <w:t>not</w:t>
      </w:r>
      <w:r w:rsidR="00BC47C8" w:rsidRPr="77A20037">
        <w:rPr>
          <w:rFonts w:eastAsia="Times New Roman"/>
          <w:lang w:val="en-GB"/>
        </w:rPr>
        <w:t>),</w:t>
      </w:r>
      <w:r w:rsidR="05AF5AE4" w:rsidRPr="77A20037">
        <w:rPr>
          <w:rFonts w:eastAsia="Times New Roman"/>
          <w:lang w:val="en-GB"/>
        </w:rPr>
        <w:t xml:space="preserve"> </w:t>
      </w:r>
      <w:r w:rsidR="67F627F7" w:rsidRPr="77A20037">
        <w:rPr>
          <w:rFonts w:eastAsia="Times New Roman"/>
          <w:i/>
          <w:iCs/>
          <w:lang w:val="en-GB"/>
        </w:rPr>
        <w:t>‘</w:t>
      </w:r>
      <w:r w:rsidR="05AF5AE4" w:rsidRPr="77A20037">
        <w:rPr>
          <w:rFonts w:eastAsia="Times New Roman"/>
          <w:i/>
          <w:iCs/>
          <w:lang w:val="en-GB"/>
        </w:rPr>
        <w:t>aldrig</w:t>
      </w:r>
      <w:r w:rsidR="2E557A58" w:rsidRPr="77A20037">
        <w:rPr>
          <w:rFonts w:eastAsia="Times New Roman"/>
          <w:i/>
          <w:iCs/>
          <w:lang w:val="en-GB"/>
        </w:rPr>
        <w:t>’</w:t>
      </w:r>
      <w:r w:rsidR="05AF5AE4" w:rsidRPr="77A20037">
        <w:rPr>
          <w:rFonts w:eastAsia="Times New Roman"/>
          <w:lang w:val="en-GB"/>
        </w:rPr>
        <w:t xml:space="preserve"> (</w:t>
      </w:r>
      <w:r w:rsidR="05AF5AE4" w:rsidRPr="77A20037">
        <w:rPr>
          <w:rFonts w:eastAsia="Times New Roman"/>
          <w:i/>
          <w:iCs/>
          <w:lang w:val="en-GB"/>
        </w:rPr>
        <w:t>never</w:t>
      </w:r>
      <w:r w:rsidR="05AF5AE4" w:rsidRPr="77A20037">
        <w:rPr>
          <w:rFonts w:eastAsia="Times New Roman"/>
          <w:lang w:val="en-GB"/>
        </w:rPr>
        <w:t xml:space="preserve">), </w:t>
      </w:r>
      <w:r w:rsidR="00892190" w:rsidRPr="77A20037">
        <w:rPr>
          <w:rFonts w:eastAsia="Times New Roman"/>
          <w:lang w:val="en-GB"/>
        </w:rPr>
        <w:t xml:space="preserve">and </w:t>
      </w:r>
      <w:r w:rsidR="320F7AC7" w:rsidRPr="77A20037">
        <w:rPr>
          <w:rFonts w:eastAsia="Times New Roman"/>
          <w:i/>
          <w:iCs/>
          <w:lang w:val="en-GB"/>
        </w:rPr>
        <w:t>‘</w:t>
      </w:r>
      <w:r w:rsidR="05AF5AE4" w:rsidRPr="77A20037">
        <w:rPr>
          <w:rFonts w:eastAsia="Times New Roman"/>
          <w:i/>
          <w:iCs/>
          <w:lang w:val="en-GB"/>
        </w:rPr>
        <w:t>ingen</w:t>
      </w:r>
      <w:r w:rsidR="4F252357" w:rsidRPr="77A20037">
        <w:rPr>
          <w:rFonts w:eastAsia="Times New Roman"/>
          <w:i/>
          <w:iCs/>
          <w:lang w:val="en-GB"/>
        </w:rPr>
        <w:t>’</w:t>
      </w:r>
      <w:r w:rsidR="70DB16F3" w:rsidRPr="77A20037">
        <w:rPr>
          <w:rFonts w:eastAsia="Times New Roman"/>
          <w:lang w:val="en-US"/>
        </w:rPr>
        <w:t xml:space="preserve"> (</w:t>
      </w:r>
      <w:r w:rsidR="70DB16F3" w:rsidRPr="77A20037">
        <w:rPr>
          <w:rFonts w:eastAsia="Times New Roman"/>
          <w:i/>
          <w:iCs/>
          <w:lang w:val="en-US"/>
        </w:rPr>
        <w:t>none</w:t>
      </w:r>
      <w:r w:rsidR="70DB16F3" w:rsidRPr="77A20037">
        <w:rPr>
          <w:rFonts w:eastAsia="Times New Roman"/>
          <w:lang w:val="en-US"/>
        </w:rPr>
        <w:t>)</w:t>
      </w:r>
      <w:ins w:id="630" w:author="Esben Kran Christensen" w:date="2020-04-25T15:22:00Z">
        <w:r w:rsidR="6EE89FFF" w:rsidRPr="77A20037">
          <w:rPr>
            <w:rFonts w:eastAsia="Times New Roman"/>
            <w:lang w:val="en-US"/>
          </w:rPr>
          <w:t>.</w:t>
        </w:r>
      </w:ins>
      <w:ins w:id="631" w:author="Esben Kran Christensen" w:date="2020-04-25T15:23:00Z">
        <w:r w:rsidR="6EE89FFF" w:rsidRPr="77A20037">
          <w:rPr>
            <w:rFonts w:eastAsia="Times New Roman"/>
            <w:lang w:val="en-US"/>
          </w:rPr>
          <w:t xml:space="preserve"> In this example, the sentence would get a score of negative 2.3 despite having the word </w:t>
        </w:r>
        <w:r w:rsidR="6EE89FFF" w:rsidRPr="77A20037">
          <w:rPr>
            <w:rFonts w:eastAsia="Times New Roman"/>
            <w:i/>
            <w:iCs/>
            <w:lang w:val="en-US"/>
            <w:rPrChange w:id="632" w:author="Esben Kran Christensen" w:date="2020-04-25T15:24:00Z">
              <w:rPr>
                <w:rFonts w:eastAsia="Times New Roman"/>
                <w:lang w:val="en-US"/>
              </w:rPr>
            </w:rPrChange>
          </w:rPr>
          <w:t>‘godt’</w:t>
        </w:r>
        <w:r w:rsidR="6EE89FFF" w:rsidRPr="77A20037">
          <w:rPr>
            <w:rFonts w:eastAsia="Times New Roman"/>
            <w:lang w:val="en-US"/>
          </w:rPr>
          <w:t xml:space="preserve"> (</w:t>
        </w:r>
        <w:r w:rsidR="6EE89FFF" w:rsidRPr="77A20037">
          <w:rPr>
            <w:rFonts w:eastAsia="Times New Roman"/>
            <w:i/>
            <w:iCs/>
            <w:lang w:val="en-US"/>
            <w:rPrChange w:id="633" w:author="Esben Kran Christensen" w:date="2020-04-25T15:24:00Z">
              <w:rPr>
                <w:rFonts w:eastAsia="Times New Roman"/>
                <w:lang w:val="en-US"/>
              </w:rPr>
            </w:rPrChange>
          </w:rPr>
          <w:t>good</w:t>
        </w:r>
        <w:r w:rsidR="6EE89FFF" w:rsidRPr="77A20037">
          <w:rPr>
            <w:rFonts w:eastAsia="Times New Roman"/>
            <w:lang w:val="en-US"/>
          </w:rPr>
          <w:t xml:space="preserve">) in it because of the word </w:t>
        </w:r>
        <w:r w:rsidR="6EE89FFF" w:rsidRPr="77A20037">
          <w:rPr>
            <w:rFonts w:eastAsia="Times New Roman"/>
            <w:i/>
            <w:iCs/>
            <w:lang w:val="en-US"/>
            <w:rPrChange w:id="634" w:author="Esben Kran Christensen" w:date="2020-04-25T15:24:00Z">
              <w:rPr>
                <w:rFonts w:eastAsia="Times New Roman"/>
                <w:lang w:val="en-US"/>
              </w:rPr>
            </w:rPrChange>
          </w:rPr>
          <w:t>‘aldrig’</w:t>
        </w:r>
        <w:r w:rsidR="6EE89FFF" w:rsidRPr="77A20037">
          <w:rPr>
            <w:rFonts w:eastAsia="Times New Roman"/>
            <w:lang w:val="en-US"/>
          </w:rPr>
          <w:t xml:space="preserve"> (</w:t>
        </w:r>
        <w:r w:rsidR="6EE89FFF" w:rsidRPr="77A20037">
          <w:rPr>
            <w:rFonts w:eastAsia="Times New Roman"/>
            <w:i/>
            <w:iCs/>
            <w:lang w:val="en-US"/>
            <w:rPrChange w:id="635" w:author="Esben Kran Christensen" w:date="2020-04-25T15:24:00Z">
              <w:rPr>
                <w:rFonts w:eastAsia="Times New Roman"/>
                <w:lang w:val="en-US"/>
              </w:rPr>
            </w:rPrChange>
          </w:rPr>
          <w:t>never</w:t>
        </w:r>
        <w:r w:rsidR="6EE89FFF" w:rsidRPr="77A20037">
          <w:rPr>
            <w:rFonts w:eastAsia="Times New Roman"/>
            <w:lang w:val="en-US"/>
          </w:rPr>
          <w:t>)</w:t>
        </w:r>
      </w:ins>
      <w:ins w:id="636" w:author="Esben Kran Christensen" w:date="2020-04-25T15:46:00Z">
        <w:r w:rsidR="045887CF" w:rsidRPr="77A20037">
          <w:rPr>
            <w:rFonts w:eastAsia="Times New Roman"/>
            <w:lang w:val="en-US"/>
          </w:rPr>
          <w:t xml:space="preserve">. In the previous model, </w:t>
        </w:r>
        <w:r w:rsidR="045887CF" w:rsidRPr="77A20037">
          <w:rPr>
            <w:rFonts w:eastAsia="Times New Roman"/>
            <w:i/>
            <w:iCs/>
            <w:lang w:val="en-US"/>
            <w:rPrChange w:id="637" w:author="Esben Kran Christensen" w:date="2020-04-25T15:46:00Z">
              <w:rPr>
                <w:rFonts w:eastAsia="Times New Roman"/>
                <w:lang w:val="en-US"/>
              </w:rPr>
            </w:rPrChange>
          </w:rPr>
          <w:t>‘aldrig’</w:t>
        </w:r>
        <w:r w:rsidR="045887CF" w:rsidRPr="77A20037">
          <w:rPr>
            <w:rFonts w:eastAsia="Times New Roman"/>
            <w:lang w:val="en-US"/>
          </w:rPr>
          <w:t xml:space="preserve"> (</w:t>
        </w:r>
        <w:r w:rsidR="045887CF" w:rsidRPr="77A20037">
          <w:rPr>
            <w:rFonts w:eastAsia="Times New Roman"/>
            <w:i/>
            <w:iCs/>
            <w:lang w:val="en-US"/>
            <w:rPrChange w:id="638" w:author="Esben Kran Christensen" w:date="2020-04-25T15:46:00Z">
              <w:rPr>
                <w:rFonts w:eastAsia="Times New Roman"/>
                <w:lang w:val="en-US"/>
              </w:rPr>
            </w:rPrChange>
          </w:rPr>
          <w:t>never</w:t>
        </w:r>
        <w:r w:rsidR="045887CF" w:rsidRPr="77A20037">
          <w:rPr>
            <w:rFonts w:eastAsia="Times New Roman"/>
            <w:lang w:val="en-US"/>
          </w:rPr>
          <w:t>) would not negate the sentiment.</w:t>
        </w:r>
      </w:ins>
      <w:del w:id="639" w:author="Esben Kran Christensen" w:date="2020-04-25T15:46:00Z">
        <w:r w:rsidRPr="77A20037" w:rsidDel="0A124031">
          <w:rPr>
            <w:rFonts w:eastAsia="Times New Roman"/>
            <w:lang w:val="en-US"/>
          </w:rPr>
          <w:delText>:</w:delText>
        </w:r>
      </w:del>
    </w:p>
    <w:p w14:paraId="75A720CD" w14:textId="14B2A33B" w:rsidR="00AA76AB" w:rsidRPr="00BB7C0A" w:rsidRDefault="004A52CC" w:rsidP="77A20037">
      <w:pPr>
        <w:ind w:firstLine="567"/>
        <w:rPr>
          <w:rFonts w:eastAsia="Times New Roman"/>
          <w:lang w:val="en-GB"/>
        </w:rPr>
      </w:pPr>
      <w:commentRangeStart w:id="640"/>
      <w:r w:rsidRPr="003C0E5E">
        <w:rPr>
          <w:rFonts w:eastAsia="Times New Roman"/>
          <w:lang w:val="en-GB"/>
        </w:rPr>
        <w:t>“</w:t>
      </w:r>
      <w:r w:rsidR="7F968871" w:rsidRPr="003C0E5E">
        <w:rPr>
          <w:rFonts w:eastAsia="Times New Roman"/>
          <w:lang w:val="en-GB"/>
        </w:rPr>
        <w:t xml:space="preserve">Det er </w:t>
      </w:r>
      <w:r w:rsidR="7F968871" w:rsidRPr="003C0E5E">
        <w:rPr>
          <w:rFonts w:eastAsia="Times New Roman"/>
          <w:b/>
          <w:bCs/>
          <w:lang w:val="en-GB"/>
        </w:rPr>
        <w:t>aldrig</w:t>
      </w:r>
      <w:r w:rsidR="00747CB0" w:rsidRPr="003C0E5E">
        <w:rPr>
          <w:rFonts w:eastAsia="Times New Roman"/>
          <w:lang w:val="en-GB"/>
        </w:rPr>
        <w:t xml:space="preserve"> </w:t>
      </w:r>
      <w:r w:rsidR="005D5F3D" w:rsidRPr="003C0E5E">
        <w:rPr>
          <w:rFonts w:eastAsia="Times New Roman"/>
          <w:lang w:val="en-GB"/>
        </w:rPr>
        <w:t xml:space="preserve">(-1 </w:t>
      </w:r>
      <w:del w:id="641" w:author="Esben Kran Christensen" w:date="2020-04-25T15:21:00Z">
        <w:r w:rsidRPr="003C0E5E" w:rsidDel="00747CB0">
          <w:rPr>
            <w:rFonts w:eastAsia="Times New Roman"/>
            <w:lang w:val="en-GB"/>
          </w:rPr>
          <w:delText>X</w:delText>
        </w:r>
      </w:del>
      <w:ins w:id="642" w:author="Esben Kran Christensen" w:date="2020-04-25T15:21:00Z">
        <w:r w:rsidR="26988F19" w:rsidRPr="003C0E5E">
          <w:rPr>
            <w:rFonts w:eastAsia="Times New Roman"/>
            <w:lang w:val="en-GB"/>
          </w:rPr>
          <w:t>x</w:t>
        </w:r>
      </w:ins>
      <w:r w:rsidR="00747CB0" w:rsidRPr="003C0E5E">
        <w:rPr>
          <w:rFonts w:eastAsia="Times New Roman"/>
          <w:lang w:val="en-GB"/>
        </w:rPr>
        <w:t xml:space="preserve"> </w:t>
      </w:r>
      <w:del w:id="643" w:author="Esben Kran Christensen" w:date="2020-04-25T15:30:00Z">
        <w:r w:rsidRPr="003C0E5E" w:rsidDel="0001416A">
          <w:rPr>
            <w:rFonts w:eastAsia="Times New Roman"/>
            <w:lang w:val="en-GB"/>
          </w:rPr>
          <w:delText>→</w:delText>
        </w:r>
      </w:del>
      <w:ins w:id="644" w:author="Esben Kran Christensen" w:date="2020-04-25T15:30:00Z">
        <w:r w:rsidR="02CE4BE8" w:rsidRPr="003C0E5E">
          <w:rPr>
            <w:rFonts w:eastAsia="Times New Roman"/>
            <w:lang w:val="en-GB"/>
          </w:rPr>
          <w:t>→</w:t>
        </w:r>
      </w:ins>
      <w:r w:rsidR="005D5F3D" w:rsidRPr="003C0E5E">
        <w:rPr>
          <w:rFonts w:eastAsia="Times New Roman"/>
          <w:lang w:val="en-GB"/>
        </w:rPr>
        <w:t>)</w:t>
      </w:r>
      <w:r w:rsidR="7F968871" w:rsidRPr="003C0E5E">
        <w:rPr>
          <w:rFonts w:eastAsia="Times New Roman"/>
          <w:lang w:val="en-GB"/>
        </w:rPr>
        <w:t xml:space="preserve"> godt</w:t>
      </w:r>
      <w:r w:rsidR="001D47CE" w:rsidRPr="003C0E5E">
        <w:rPr>
          <w:rFonts w:eastAsia="Times New Roman"/>
          <w:lang w:val="en-GB"/>
        </w:rPr>
        <w:t xml:space="preserve"> (</w:t>
      </w:r>
      <w:r w:rsidR="00870B06" w:rsidRPr="003C0E5E">
        <w:rPr>
          <w:rFonts w:eastAsia="Times New Roman"/>
          <w:lang w:val="en-GB"/>
        </w:rPr>
        <w:t>+</w:t>
      </w:r>
      <w:r w:rsidR="001D47CE" w:rsidRPr="003C0E5E">
        <w:rPr>
          <w:rFonts w:eastAsia="Times New Roman"/>
          <w:lang w:val="en-GB"/>
        </w:rPr>
        <w:t>2</w:t>
      </w:r>
      <w:ins w:id="645" w:author="Søren Orm Hansen" w:date="2020-04-25T19:26:00Z">
        <w:r w:rsidR="2A2D163C" w:rsidRPr="003C0E5E">
          <w:rPr>
            <w:rFonts w:eastAsia="Times New Roman"/>
            <w:lang w:val="en-GB"/>
          </w:rPr>
          <w:t>.</w:t>
        </w:r>
      </w:ins>
      <w:del w:id="646" w:author="Søren Orm Hansen" w:date="2020-04-25T19:26:00Z">
        <w:r w:rsidRPr="003C0E5E" w:rsidDel="001D47CE">
          <w:rPr>
            <w:rFonts w:eastAsia="Times New Roman"/>
            <w:lang w:val="en-GB"/>
          </w:rPr>
          <w:delText>,</w:delText>
        </w:r>
      </w:del>
      <w:r w:rsidR="001D47CE" w:rsidRPr="77A20037">
        <w:rPr>
          <w:rFonts w:eastAsia="Times New Roman"/>
          <w:lang w:val="en-GB"/>
        </w:rPr>
        <w:t>3)</w:t>
      </w:r>
      <w:r w:rsidR="34B2E7BB" w:rsidRPr="77A20037">
        <w:rPr>
          <w:rFonts w:eastAsia="Times New Roman"/>
          <w:lang w:val="en-GB"/>
        </w:rPr>
        <w:t>.</w:t>
      </w:r>
      <w:r w:rsidRPr="77A20037">
        <w:rPr>
          <w:rFonts w:eastAsia="Times New Roman"/>
          <w:lang w:val="en-GB"/>
        </w:rPr>
        <w:t>”</w:t>
      </w:r>
      <w:ins w:id="647" w:author="Esben Kran Christensen" w:date="2020-04-25T15:20:00Z">
        <w:r w:rsidR="150FC4FD" w:rsidRPr="77A20037">
          <w:rPr>
            <w:rFonts w:eastAsia="Times New Roman"/>
            <w:lang w:val="en-GB"/>
          </w:rPr>
          <w:t xml:space="preserve"> </w:t>
        </w:r>
      </w:ins>
      <w:ins w:id="648" w:author="Esben Kran Christensen" w:date="2020-04-25T15:21:00Z">
        <w:r w:rsidR="671F745C" w:rsidRPr="77A20037">
          <w:rPr>
            <w:rFonts w:eastAsia="Times New Roman"/>
            <w:lang w:val="en-GB"/>
          </w:rPr>
          <w:t>⇒</w:t>
        </w:r>
      </w:ins>
      <w:ins w:id="649" w:author="Søren Orm Hansen" w:date="2020-04-25T19:23:00Z">
        <w:r w:rsidR="30A479A3" w:rsidRPr="77A20037">
          <w:rPr>
            <w:rFonts w:eastAsia="Times New Roman"/>
            <w:lang w:val="en-GB"/>
          </w:rPr>
          <w:t xml:space="preserve"> sentiment score:</w:t>
        </w:r>
      </w:ins>
      <w:ins w:id="650" w:author="Esben Kran Christensen" w:date="2020-04-25T15:20:00Z">
        <w:r w:rsidR="150FC4FD" w:rsidRPr="77A20037">
          <w:rPr>
            <w:rFonts w:eastAsia="Times New Roman"/>
            <w:lang w:val="en-GB"/>
          </w:rPr>
          <w:t xml:space="preserve"> -2.3</w:t>
        </w:r>
      </w:ins>
      <w:ins w:id="651" w:author="Esben Kran Christensen" w:date="2020-04-25T15:22:00Z">
        <w:r w:rsidR="37B5205B" w:rsidRPr="77A20037">
          <w:rPr>
            <w:rFonts w:eastAsia="Times New Roman"/>
            <w:lang w:val="en-GB"/>
          </w:rPr>
          <w:t xml:space="preserve"> </w:t>
        </w:r>
        <w:del w:id="652" w:author="Søren Orm Hansen" w:date="2020-04-25T19:23:00Z">
          <w:r w:rsidRPr="77A20037" w:rsidDel="37B5205B">
            <w:rPr>
              <w:rFonts w:eastAsia="Times New Roman"/>
              <w:lang w:val="en-GB"/>
            </w:rPr>
            <w:delText>sentiment score</w:delText>
          </w:r>
        </w:del>
      </w:ins>
      <w:commentRangeEnd w:id="640"/>
      <w:r>
        <w:rPr>
          <w:rStyle w:val="CommentReference"/>
        </w:rPr>
        <w:commentReference w:id="640"/>
      </w:r>
    </w:p>
    <w:p w14:paraId="1ACBFF11" w14:textId="187D27F5" w:rsidR="7F968871" w:rsidRDefault="004A52CC" w:rsidP="77A20037">
      <w:pPr>
        <w:ind w:firstLine="567"/>
        <w:rPr>
          <w:rFonts w:eastAsia="Times New Roman"/>
          <w:lang w:val="en-US"/>
        </w:rPr>
      </w:pPr>
      <w:r w:rsidRPr="77A20037">
        <w:rPr>
          <w:rFonts w:eastAsia="Times New Roman"/>
          <w:lang w:val="en-US"/>
        </w:rPr>
        <w:t>“</w:t>
      </w:r>
      <w:r w:rsidR="7F968871" w:rsidRPr="77A20037">
        <w:rPr>
          <w:rFonts w:eastAsia="Times New Roman"/>
          <w:lang w:val="en-US"/>
        </w:rPr>
        <w:t xml:space="preserve">That is </w:t>
      </w:r>
      <w:r w:rsidR="7F968871" w:rsidRPr="77A20037">
        <w:rPr>
          <w:rFonts w:eastAsia="Times New Roman"/>
          <w:b/>
          <w:bCs/>
          <w:lang w:val="en-US"/>
        </w:rPr>
        <w:t>never</w:t>
      </w:r>
      <w:r w:rsidR="7F968871" w:rsidRPr="77A20037">
        <w:rPr>
          <w:rFonts w:eastAsia="Times New Roman"/>
          <w:lang w:val="en-US"/>
        </w:rPr>
        <w:t xml:space="preserve"> </w:t>
      </w:r>
      <w:r w:rsidR="00747CB0" w:rsidRPr="77A20037">
        <w:rPr>
          <w:rFonts w:eastAsia="Times New Roman"/>
          <w:lang w:val="en-US"/>
        </w:rPr>
        <w:t xml:space="preserve">(-1 </w:t>
      </w:r>
      <w:del w:id="653" w:author="Esben Kran Christensen" w:date="2020-04-25T15:21:00Z">
        <w:r w:rsidRPr="77A20037" w:rsidDel="00747CB0">
          <w:rPr>
            <w:rFonts w:eastAsia="Times New Roman"/>
            <w:lang w:val="en-US"/>
          </w:rPr>
          <w:delText>X</w:delText>
        </w:r>
      </w:del>
      <w:ins w:id="654" w:author="Esben Kran Christensen" w:date="2020-04-25T15:21:00Z">
        <w:r w:rsidR="1167396C" w:rsidRPr="77A20037">
          <w:rPr>
            <w:rFonts w:eastAsia="Times New Roman"/>
            <w:lang w:val="en-US"/>
          </w:rPr>
          <w:t>x</w:t>
        </w:r>
      </w:ins>
      <w:r w:rsidR="00747CB0" w:rsidRPr="77A20037">
        <w:rPr>
          <w:rFonts w:eastAsia="Times New Roman"/>
          <w:lang w:val="en-US"/>
        </w:rPr>
        <w:t xml:space="preserve"> </w:t>
      </w:r>
      <w:del w:id="655" w:author="Esben Kran Christensen" w:date="2020-04-25T15:30:00Z">
        <w:r w:rsidRPr="77A20037" w:rsidDel="00095AD0">
          <w:rPr>
            <w:rFonts w:eastAsia="Times New Roman"/>
            <w:lang w:val="en-GB"/>
          </w:rPr>
          <w:delText>→</w:delText>
        </w:r>
      </w:del>
      <w:ins w:id="656" w:author="Esben Kran Christensen" w:date="2020-04-25T15:30:00Z">
        <w:r w:rsidR="1938A034" w:rsidRPr="77A20037">
          <w:rPr>
            <w:rFonts w:eastAsia="Times New Roman"/>
            <w:lang w:val="en-GB"/>
          </w:rPr>
          <w:t>→</w:t>
        </w:r>
      </w:ins>
      <w:r w:rsidR="00095AD0" w:rsidRPr="77A20037">
        <w:rPr>
          <w:rFonts w:eastAsia="Times New Roman"/>
          <w:lang w:val="en-US"/>
        </w:rPr>
        <w:t>) good</w:t>
      </w:r>
      <w:r w:rsidR="00870B06" w:rsidRPr="77A20037">
        <w:rPr>
          <w:rFonts w:eastAsia="Times New Roman"/>
          <w:lang w:val="en-US"/>
        </w:rPr>
        <w:t xml:space="preserve"> (+2</w:t>
      </w:r>
      <w:ins w:id="657" w:author="Søren Orm Hansen" w:date="2020-04-25T19:26:00Z">
        <w:r w:rsidR="5D5F8FCA" w:rsidRPr="77A20037">
          <w:rPr>
            <w:rFonts w:eastAsia="Times New Roman"/>
            <w:lang w:val="en-US"/>
          </w:rPr>
          <w:t>.</w:t>
        </w:r>
      </w:ins>
      <w:del w:id="658" w:author="Søren Orm Hansen" w:date="2020-04-25T19:26:00Z">
        <w:r w:rsidRPr="77A20037" w:rsidDel="00870B06">
          <w:rPr>
            <w:rFonts w:eastAsia="Times New Roman"/>
            <w:lang w:val="en-US"/>
          </w:rPr>
          <w:delText>,</w:delText>
        </w:r>
      </w:del>
      <w:r w:rsidR="00870B06" w:rsidRPr="77A20037">
        <w:rPr>
          <w:rFonts w:eastAsia="Times New Roman"/>
          <w:lang w:val="en-US"/>
        </w:rPr>
        <w:t>3).</w:t>
      </w:r>
      <w:r w:rsidRPr="77A20037">
        <w:rPr>
          <w:rFonts w:eastAsia="Times New Roman"/>
          <w:lang w:val="en-US"/>
        </w:rPr>
        <w:t>”</w:t>
      </w:r>
      <w:ins w:id="659" w:author="Esben Kran Christensen" w:date="2020-04-25T15:20:00Z">
        <w:r w:rsidR="12CECA0D" w:rsidRPr="77A20037">
          <w:rPr>
            <w:rFonts w:eastAsia="Times New Roman"/>
            <w:lang w:val="en-US"/>
          </w:rPr>
          <w:t xml:space="preserve"> </w:t>
        </w:r>
      </w:ins>
      <w:ins w:id="660" w:author="Esben Kran Christensen" w:date="2020-04-25T15:21:00Z">
        <w:r w:rsidR="5AA53A13" w:rsidRPr="77A20037">
          <w:rPr>
            <w:rFonts w:eastAsia="Times New Roman"/>
            <w:lang w:val="en-US"/>
          </w:rPr>
          <w:t>⇒</w:t>
        </w:r>
      </w:ins>
      <w:ins w:id="661" w:author="Søren Orm Hansen" w:date="2020-04-25T19:23:00Z">
        <w:r w:rsidR="4ACD39BA" w:rsidRPr="77A20037">
          <w:rPr>
            <w:rFonts w:eastAsia="Times New Roman"/>
            <w:lang w:val="en-US"/>
          </w:rPr>
          <w:t xml:space="preserve"> sentiment score:</w:t>
        </w:r>
      </w:ins>
      <w:ins w:id="662" w:author="Esben Kran Christensen" w:date="2020-04-25T15:21:00Z">
        <w:r w:rsidR="5AA53A13" w:rsidRPr="77A20037">
          <w:rPr>
            <w:rFonts w:eastAsia="Times New Roman"/>
            <w:lang w:val="en-US"/>
          </w:rPr>
          <w:t xml:space="preserve"> </w:t>
        </w:r>
      </w:ins>
      <w:ins w:id="663" w:author="Esben Kran Christensen" w:date="2020-04-25T15:20:00Z">
        <w:r w:rsidR="12CECA0D" w:rsidRPr="77A20037">
          <w:rPr>
            <w:rFonts w:eastAsia="Times New Roman"/>
            <w:lang w:val="en-US"/>
          </w:rPr>
          <w:t>-2.3</w:t>
        </w:r>
      </w:ins>
      <w:ins w:id="664" w:author="Esben Kran Christensen" w:date="2020-04-25T15:22:00Z">
        <w:r w:rsidR="4320713C" w:rsidRPr="77A20037">
          <w:rPr>
            <w:rFonts w:eastAsia="Times New Roman"/>
            <w:lang w:val="en-US"/>
          </w:rPr>
          <w:t xml:space="preserve"> </w:t>
        </w:r>
        <w:del w:id="665" w:author="Søren Orm Hansen" w:date="2020-04-25T19:23:00Z">
          <w:r w:rsidRPr="77A20037" w:rsidDel="4320713C">
            <w:rPr>
              <w:rFonts w:eastAsia="Times New Roman"/>
              <w:lang w:val="en-US"/>
            </w:rPr>
            <w:delText>sentiment score</w:delText>
          </w:r>
        </w:del>
      </w:ins>
    </w:p>
    <w:p w14:paraId="5E7A044C" w14:textId="5B219CEE" w:rsidR="7F5E04E9" w:rsidRDefault="53E2F454" w:rsidP="300A9FC4">
      <w:pPr>
        <w:rPr>
          <w:rFonts w:eastAsia="Times New Roman"/>
          <w:lang w:val="en-US"/>
        </w:rPr>
      </w:pPr>
      <w:commentRangeStart w:id="666"/>
      <w:ins w:id="667" w:author="Esben Kran Christensen" w:date="2020-04-25T15:24:00Z">
        <w:r w:rsidRPr="77A20037">
          <w:rPr>
            <w:rFonts w:eastAsia="Times New Roman"/>
            <w:lang w:val="en-US"/>
          </w:rPr>
          <w:t xml:space="preserve">If the synonyms of </w:t>
        </w:r>
      </w:ins>
      <w:del w:id="668" w:author="Esben Kran Christensen" w:date="2020-04-25T15:24:00Z">
        <w:r w:rsidR="00F209C3" w:rsidRPr="77A20037" w:rsidDel="00F209C3">
          <w:rPr>
            <w:rFonts w:eastAsia="Times New Roman"/>
            <w:lang w:val="en-US"/>
          </w:rPr>
          <w:delText>U</w:delText>
        </w:r>
        <w:r w:rsidR="00F209C3" w:rsidRPr="77A20037" w:rsidDel="005049AA">
          <w:rPr>
            <w:rFonts w:eastAsia="Times New Roman"/>
            <w:lang w:val="en-US"/>
          </w:rPr>
          <w:delText>pdating</w:delText>
        </w:r>
        <w:r w:rsidR="00F209C3" w:rsidRPr="77A20037" w:rsidDel="7F5E04E9">
          <w:rPr>
            <w:rFonts w:eastAsia="Times New Roman"/>
            <w:lang w:val="en-US"/>
          </w:rPr>
          <w:delText xml:space="preserve"> </w:delText>
        </w:r>
      </w:del>
      <w:r w:rsidR="39F1CCE5" w:rsidRPr="77A20037">
        <w:rPr>
          <w:rFonts w:eastAsia="Times New Roman"/>
          <w:i/>
          <w:iCs/>
          <w:lang w:val="en-US"/>
        </w:rPr>
        <w:t>‘i</w:t>
      </w:r>
      <w:r w:rsidR="05AF5AE4" w:rsidRPr="77A20037">
        <w:rPr>
          <w:rFonts w:eastAsia="Times New Roman"/>
          <w:i/>
          <w:iCs/>
          <w:lang w:val="en-US"/>
        </w:rPr>
        <w:t>kke</w:t>
      </w:r>
      <w:r w:rsidR="39F1CCE5" w:rsidRPr="77A20037">
        <w:rPr>
          <w:rFonts w:eastAsia="Times New Roman"/>
          <w:i/>
          <w:iCs/>
          <w:lang w:val="en-US"/>
        </w:rPr>
        <w:t>'</w:t>
      </w:r>
      <w:r w:rsidR="39F1CCE5" w:rsidRPr="77A20037">
        <w:rPr>
          <w:rFonts w:eastAsia="Times New Roman"/>
          <w:lang w:val="en-US"/>
        </w:rPr>
        <w:t xml:space="preserve"> (</w:t>
      </w:r>
      <w:r w:rsidR="39F1CCE5" w:rsidRPr="77A20037">
        <w:rPr>
          <w:rFonts w:eastAsia="Times New Roman"/>
          <w:i/>
          <w:iCs/>
          <w:lang w:val="en-US"/>
        </w:rPr>
        <w:t>not</w:t>
      </w:r>
      <w:r w:rsidR="39F1CCE5" w:rsidRPr="77A20037">
        <w:rPr>
          <w:rFonts w:eastAsia="Times New Roman"/>
          <w:lang w:val="en-US"/>
        </w:rPr>
        <w:t>)</w:t>
      </w:r>
      <w:r w:rsidR="05AF5AE4" w:rsidRPr="77A20037">
        <w:rPr>
          <w:rFonts w:eastAsia="Times New Roman"/>
          <w:lang w:val="en-US"/>
        </w:rPr>
        <w:t xml:space="preserve"> </w:t>
      </w:r>
      <w:ins w:id="669" w:author="Esben Kran Christensen" w:date="2020-04-25T15:24:00Z">
        <w:r w:rsidR="2C679346" w:rsidRPr="77A20037">
          <w:rPr>
            <w:rFonts w:eastAsia="Times New Roman"/>
            <w:lang w:val="en-US"/>
          </w:rPr>
          <w:t xml:space="preserve">appear </w:t>
        </w:r>
      </w:ins>
      <w:r w:rsidR="05AF5AE4" w:rsidRPr="77A20037">
        <w:rPr>
          <w:rFonts w:eastAsia="Times New Roman"/>
          <w:lang w:val="en-US"/>
        </w:rPr>
        <w:t>in questions</w:t>
      </w:r>
      <w:ins w:id="670" w:author="Esben Kran Christensen" w:date="2020-04-25T15:24:00Z">
        <w:r w:rsidR="3A3128EB" w:rsidRPr="77A20037">
          <w:rPr>
            <w:rFonts w:eastAsia="Times New Roman"/>
            <w:lang w:val="en-US"/>
          </w:rPr>
          <w:t xml:space="preserve">, there is no negation </w:t>
        </w:r>
      </w:ins>
      <w:del w:id="671" w:author="Esben Kran Christensen" w:date="2020-04-25T15:24:00Z">
        <w:r w:rsidR="00F209C3" w:rsidRPr="77A20037" w:rsidDel="1791AACD">
          <w:rPr>
            <w:rFonts w:eastAsia="Times New Roman"/>
            <w:lang w:val="en-US"/>
          </w:rPr>
          <w:delText xml:space="preserve"> </w:delText>
        </w:r>
      </w:del>
      <w:r w:rsidR="1791AACD" w:rsidRPr="77A20037">
        <w:rPr>
          <w:rFonts w:eastAsia="Times New Roman"/>
          <w:lang w:val="en-US"/>
        </w:rPr>
        <w:t xml:space="preserve">– in Danish, </w:t>
      </w:r>
      <w:r w:rsidR="369360DD" w:rsidRPr="77A20037">
        <w:rPr>
          <w:rFonts w:eastAsia="Times New Roman"/>
          <w:lang w:val="en-US"/>
        </w:rPr>
        <w:t xml:space="preserve">the usage of not in a </w:t>
      </w:r>
      <w:r w:rsidR="00795843" w:rsidRPr="77A20037">
        <w:rPr>
          <w:rFonts w:eastAsia="Times New Roman"/>
          <w:lang w:val="en-US"/>
        </w:rPr>
        <w:t xml:space="preserve">question </w:t>
      </w:r>
      <w:del w:id="672" w:author="Esben Kran Christensen" w:date="2020-04-25T15:24:00Z">
        <w:r w:rsidR="00F209C3" w:rsidRPr="77A20037" w:rsidDel="369360DD">
          <w:rPr>
            <w:rFonts w:eastAsia="Times New Roman"/>
            <w:lang w:val="en-US"/>
          </w:rPr>
          <w:delText>doesn’t negate the sentence</w:delText>
        </w:r>
      </w:del>
      <w:ins w:id="673" w:author="Esben Kran Christensen" w:date="2020-04-25T15:24:00Z">
        <w:r w:rsidR="4D5F6B95" w:rsidRPr="77A20037">
          <w:rPr>
            <w:rFonts w:eastAsia="Times New Roman"/>
            <w:lang w:val="en-US"/>
          </w:rPr>
          <w:t>does not negate the sentiment</w:t>
        </w:r>
      </w:ins>
      <w:del w:id="674" w:author="Esben Kran Christensen" w:date="2020-04-25T15:45:00Z">
        <w:r w:rsidR="00F209C3" w:rsidRPr="77A20037" w:rsidDel="01A2E040">
          <w:rPr>
            <w:rFonts w:eastAsia="Times New Roman"/>
            <w:lang w:val="en-US"/>
          </w:rPr>
          <w:delText>:</w:delText>
        </w:r>
      </w:del>
      <w:ins w:id="675" w:author="Esben Kran Christensen" w:date="2020-04-25T15:45:00Z">
        <w:r w:rsidR="694C87CA" w:rsidRPr="77A20037">
          <w:rPr>
            <w:rFonts w:eastAsia="Times New Roman"/>
            <w:lang w:val="en-US"/>
          </w:rPr>
          <w:t xml:space="preserve">. The original Sentida negates for all </w:t>
        </w:r>
        <w:r w:rsidR="694C87CA" w:rsidRPr="77A20037">
          <w:rPr>
            <w:rFonts w:eastAsia="Times New Roman"/>
            <w:i/>
            <w:iCs/>
            <w:lang w:val="en-US"/>
            <w:rPrChange w:id="676" w:author="Esben Kran Christensen" w:date="2020-04-25T15:45:00Z">
              <w:rPr>
                <w:rFonts w:eastAsia="Times New Roman"/>
                <w:lang w:val="en-US"/>
              </w:rPr>
            </w:rPrChange>
          </w:rPr>
          <w:t>‘ikke’</w:t>
        </w:r>
        <w:r w:rsidR="694C87CA" w:rsidRPr="77A20037">
          <w:rPr>
            <w:rFonts w:eastAsia="Times New Roman"/>
            <w:lang w:val="en-US"/>
          </w:rPr>
          <w:t xml:space="preserve"> (</w:t>
        </w:r>
        <w:r w:rsidR="694C87CA" w:rsidRPr="77A20037">
          <w:rPr>
            <w:rFonts w:eastAsia="Times New Roman"/>
            <w:i/>
            <w:iCs/>
            <w:lang w:val="en-US"/>
            <w:rPrChange w:id="677" w:author="Esben Kran Christensen" w:date="2020-04-25T15:45:00Z">
              <w:rPr>
                <w:rFonts w:eastAsia="Times New Roman"/>
                <w:lang w:val="en-US"/>
              </w:rPr>
            </w:rPrChange>
          </w:rPr>
          <w:t>not</w:t>
        </w:r>
        <w:r w:rsidR="694C87CA" w:rsidRPr="77A20037">
          <w:rPr>
            <w:rFonts w:eastAsia="Times New Roman"/>
            <w:lang w:val="en-US"/>
          </w:rPr>
          <w:t>) no matter the context.</w:t>
        </w:r>
      </w:ins>
    </w:p>
    <w:p w14:paraId="57661814" w14:textId="4795775C" w:rsidR="1003CF31" w:rsidRDefault="1003CF31" w:rsidP="77A20037">
      <w:pPr>
        <w:ind w:firstLine="720"/>
        <w:rPr>
          <w:rFonts w:eastAsia="Times New Roman"/>
          <w:lang w:val="en-GB"/>
        </w:rPr>
      </w:pPr>
      <w:r w:rsidRPr="77A20037">
        <w:rPr>
          <w:rFonts w:eastAsia="Times New Roman"/>
        </w:rPr>
        <w:t>“</w:t>
      </w:r>
      <w:r w:rsidR="4298072D" w:rsidRPr="77A20037">
        <w:rPr>
          <w:rFonts w:eastAsia="Times New Roman"/>
        </w:rPr>
        <w:t xml:space="preserve">Er det ikke </w:t>
      </w:r>
      <w:r w:rsidR="008E5275" w:rsidRPr="77A20037">
        <w:rPr>
          <w:rFonts w:eastAsia="Times New Roman"/>
        </w:rPr>
        <w:t>(</w:t>
      </w:r>
      <w:r w:rsidR="008E5275" w:rsidRPr="77A20037">
        <w:rPr>
          <w:rFonts w:eastAsia="Times New Roman"/>
          <w:strike/>
        </w:rPr>
        <w:t xml:space="preserve">-1 </w:t>
      </w:r>
      <w:del w:id="678" w:author="Esben Kran Christensen" w:date="2020-04-25T15:24:00Z">
        <w:r w:rsidRPr="77A20037" w:rsidDel="008E5275">
          <w:rPr>
            <w:rFonts w:eastAsia="Times New Roman"/>
            <w:strike/>
          </w:rPr>
          <w:delText>X</w:delText>
        </w:r>
      </w:del>
      <w:ins w:id="679" w:author="Esben Kran Christensen" w:date="2020-04-25T15:24:00Z">
        <w:r w:rsidR="282D9ED7" w:rsidRPr="77A20037">
          <w:rPr>
            <w:rFonts w:eastAsia="Times New Roman"/>
            <w:strike/>
          </w:rPr>
          <w:t>x</w:t>
        </w:r>
      </w:ins>
      <w:r w:rsidR="008E5275" w:rsidRPr="77A20037">
        <w:rPr>
          <w:rFonts w:eastAsia="Times New Roman"/>
          <w:strike/>
        </w:rPr>
        <w:t xml:space="preserve"> →</w:t>
      </w:r>
      <w:r w:rsidR="008E5275" w:rsidRPr="77A20037">
        <w:rPr>
          <w:rFonts w:eastAsia="Times New Roman"/>
        </w:rPr>
        <w:t>)</w:t>
      </w:r>
      <w:r w:rsidR="4298072D" w:rsidRPr="77A20037">
        <w:rPr>
          <w:rFonts w:eastAsia="Times New Roman"/>
        </w:rPr>
        <w:t xml:space="preserve"> forkert</w:t>
      </w:r>
      <w:ins w:id="680" w:author="Søren Orm Hansen" w:date="2020-04-25T19:25:00Z">
        <w:r w:rsidR="4EC9F744" w:rsidRPr="77A20037">
          <w:rPr>
            <w:rFonts w:eastAsia="Times New Roman"/>
          </w:rPr>
          <w:t xml:space="preserve"> (-2.6)</w:t>
        </w:r>
      </w:ins>
      <w:r w:rsidR="4298072D" w:rsidRPr="77A20037">
        <w:rPr>
          <w:rFonts w:eastAsia="Times New Roman"/>
          <w:b/>
          <w:bCs/>
        </w:rPr>
        <w:t>?</w:t>
      </w:r>
      <w:r w:rsidR="004A52CC" w:rsidRPr="77A20037">
        <w:rPr>
          <w:rFonts w:eastAsia="Times New Roman"/>
        </w:rPr>
        <w:t>”</w:t>
      </w:r>
      <w:ins w:id="681" w:author="Søren Orm Hansen" w:date="2020-04-25T19:26:00Z">
        <w:r w:rsidR="558184C8" w:rsidRPr="77A20037">
          <w:rPr>
            <w:rFonts w:eastAsia="Times New Roman"/>
          </w:rPr>
          <w:t xml:space="preserve"> </w:t>
        </w:r>
        <w:r w:rsidR="558184C8" w:rsidRPr="77A20037">
          <w:rPr>
            <w:rFonts w:eastAsia="Times New Roman"/>
            <w:lang w:val="en-GB"/>
          </w:rPr>
          <w:t>⇒ sentiment score: -2.6</w:t>
        </w:r>
      </w:ins>
    </w:p>
    <w:p w14:paraId="7EA1C987" w14:textId="21B7441B" w:rsidR="0E7DAB2F" w:rsidRDefault="0E7DAB2F" w:rsidP="77A20037">
      <w:pPr>
        <w:ind w:left="720"/>
        <w:rPr>
          <w:rFonts w:eastAsia="Times New Roman"/>
          <w:lang w:val="en-GB"/>
        </w:rPr>
      </w:pPr>
      <w:r w:rsidRPr="77A20037">
        <w:rPr>
          <w:rFonts w:eastAsia="Times New Roman"/>
          <w:lang w:val="en-US"/>
        </w:rPr>
        <w:t>“</w:t>
      </w:r>
      <w:r w:rsidR="4298072D" w:rsidRPr="77A20037">
        <w:rPr>
          <w:rFonts w:eastAsia="Times New Roman"/>
          <w:lang w:val="en-US"/>
        </w:rPr>
        <w:t>Is</w:t>
      </w:r>
      <w:r w:rsidR="2BAA9B43" w:rsidRPr="77A20037">
        <w:rPr>
          <w:rFonts w:eastAsia="Times New Roman"/>
          <w:lang w:val="en-US"/>
        </w:rPr>
        <w:t>n’t (</w:t>
      </w:r>
      <w:r w:rsidR="2BAA9B43" w:rsidRPr="77A20037">
        <w:rPr>
          <w:rFonts w:eastAsia="Times New Roman"/>
          <w:strike/>
          <w:lang w:val="en-US"/>
        </w:rPr>
        <w:t xml:space="preserve">-1 </w:t>
      </w:r>
      <w:del w:id="682" w:author="Esben Kran Christensen" w:date="2020-04-25T15:24:00Z">
        <w:r w:rsidRPr="77A20037" w:rsidDel="2BAA9B43">
          <w:rPr>
            <w:rFonts w:eastAsia="Times New Roman"/>
            <w:strike/>
            <w:lang w:val="en-US"/>
          </w:rPr>
          <w:delText>X</w:delText>
        </w:r>
      </w:del>
      <w:ins w:id="683" w:author="Esben Kran Christensen" w:date="2020-04-25T15:24:00Z">
        <w:r w:rsidR="28C76101" w:rsidRPr="77A20037">
          <w:rPr>
            <w:rFonts w:eastAsia="Times New Roman"/>
            <w:strike/>
            <w:lang w:val="en-US"/>
          </w:rPr>
          <w:t>x</w:t>
        </w:r>
      </w:ins>
      <w:r w:rsidR="2BAA9B43" w:rsidRPr="77A20037">
        <w:rPr>
          <w:rFonts w:eastAsia="Times New Roman"/>
          <w:strike/>
          <w:lang w:val="en-US"/>
        </w:rPr>
        <w:t xml:space="preserve"> </w:t>
      </w:r>
      <w:del w:id="684" w:author="Esben Kran Christensen" w:date="2020-04-25T15:29:00Z">
        <w:r w:rsidRPr="77A20037" w:rsidDel="2BAA9B43">
          <w:rPr>
            <w:rFonts w:eastAsia="Times New Roman"/>
            <w:strike/>
            <w:lang w:val="en-GB"/>
          </w:rPr>
          <w:delText>→</w:delText>
        </w:r>
      </w:del>
      <w:r w:rsidR="76FAF2C6" w:rsidRPr="77A20037">
        <w:rPr>
          <w:rFonts w:eastAsia="Times New Roman"/>
          <w:strike/>
          <w:lang w:val="en-GB"/>
          <w:rPrChange w:id="685" w:author="Esben Kran Christensen" w:date="2020-04-25T15:30:00Z">
            <w:rPr>
              <w:rFonts w:eastAsia="Times New Roman"/>
              <w:lang w:val="en-GB"/>
            </w:rPr>
          </w:rPrChange>
        </w:rPr>
        <w:t>→</w:t>
      </w:r>
      <w:r w:rsidR="2BAA9B43" w:rsidRPr="77A20037">
        <w:rPr>
          <w:rFonts w:eastAsia="Times New Roman"/>
          <w:lang w:val="en-US"/>
        </w:rPr>
        <w:t>)</w:t>
      </w:r>
      <w:r w:rsidR="4298072D" w:rsidRPr="77A20037">
        <w:rPr>
          <w:rFonts w:eastAsia="Times New Roman"/>
          <w:lang w:val="en-US"/>
        </w:rPr>
        <w:t xml:space="preserve"> that wrong</w:t>
      </w:r>
      <w:ins w:id="686" w:author="Søren Orm Hansen" w:date="2020-04-25T19:26:00Z">
        <w:r w:rsidR="5AE518E9" w:rsidRPr="77A20037">
          <w:rPr>
            <w:rFonts w:eastAsia="Times New Roman"/>
            <w:lang w:val="en-US"/>
          </w:rPr>
          <w:t xml:space="preserve"> (-2.6)</w:t>
        </w:r>
      </w:ins>
      <w:r w:rsidR="17508C71" w:rsidRPr="77A20037">
        <w:rPr>
          <w:rFonts w:eastAsia="Times New Roman"/>
          <w:b/>
          <w:bCs/>
          <w:lang w:val="en-US"/>
        </w:rPr>
        <w:t>?</w:t>
      </w:r>
      <w:r w:rsidR="19332B09" w:rsidRPr="77A20037">
        <w:rPr>
          <w:rFonts w:eastAsia="Times New Roman"/>
          <w:lang w:val="en-US"/>
        </w:rPr>
        <w:t>”</w:t>
      </w:r>
      <w:commentRangeEnd w:id="666"/>
      <w:r>
        <w:rPr>
          <w:rStyle w:val="CommentReference"/>
        </w:rPr>
        <w:commentReference w:id="666"/>
      </w:r>
      <w:ins w:id="687" w:author="Søren Orm Hansen" w:date="2020-04-25T19:26:00Z">
        <w:r w:rsidR="16565964" w:rsidRPr="77A20037">
          <w:rPr>
            <w:rFonts w:eastAsia="Times New Roman"/>
            <w:lang w:val="en-GB"/>
          </w:rPr>
          <w:t xml:space="preserve"> ⇒ sentiment score: -2.6</w:t>
        </w:r>
      </w:ins>
    </w:p>
    <w:p w14:paraId="67AD562D" w14:textId="1D183370" w:rsidR="60C76A98" w:rsidRPr="00C96E3A" w:rsidRDefault="7C1A0DBF" w:rsidP="300A9FC4">
      <w:pPr>
        <w:rPr>
          <w:rFonts w:eastAsia="Times New Roman"/>
          <w:lang w:val="en-GB"/>
          <w:rPrChange w:id="688" w:author="Esben Kran Christensen" w:date="2020-04-28T10:31:00Z">
            <w:rPr>
              <w:rFonts w:eastAsia="Times New Roman"/>
            </w:rPr>
          </w:rPrChange>
        </w:rPr>
      </w:pPr>
      <w:commentRangeStart w:id="689"/>
      <w:ins w:id="690" w:author="Esben Kran Christensen" w:date="2020-04-25T15:33:00Z">
        <w:r w:rsidRPr="77A20037">
          <w:rPr>
            <w:rFonts w:eastAsia="Times New Roman"/>
            <w:lang w:val="en-US"/>
          </w:rPr>
          <w:t xml:space="preserve">We often see </w:t>
        </w:r>
        <w:r w:rsidRPr="77A20037">
          <w:rPr>
            <w:rFonts w:eastAsia="Times New Roman"/>
            <w:i/>
            <w:iCs/>
            <w:lang w:val="en-US"/>
            <w:rPrChange w:id="691" w:author="Esben Kran Christensen" w:date="2020-04-25T15:33:00Z">
              <w:rPr>
                <w:rFonts w:eastAsia="Times New Roman"/>
                <w:lang w:val="en-US"/>
              </w:rPr>
            </w:rPrChange>
          </w:rPr>
          <w:t>‘but’</w:t>
        </w:r>
        <w:r w:rsidRPr="77A20037">
          <w:rPr>
            <w:rFonts w:eastAsia="Times New Roman"/>
            <w:i/>
            <w:iCs/>
            <w:lang w:val="en-US"/>
          </w:rPr>
          <w:t xml:space="preserve"> </w:t>
        </w:r>
        <w:r w:rsidRPr="77A20037">
          <w:rPr>
            <w:rFonts w:eastAsia="Times New Roman"/>
            <w:lang w:val="en-US"/>
          </w:rPr>
          <w:t>in a sen</w:t>
        </w:r>
      </w:ins>
      <w:ins w:id="692" w:author="Esben Kran Christensen" w:date="2020-04-25T15:34:00Z">
        <w:r w:rsidRPr="77A20037">
          <w:rPr>
            <w:rFonts w:eastAsia="Times New Roman"/>
            <w:lang w:val="en-US"/>
          </w:rPr>
          <w:t xml:space="preserve">tence that changes the intensity of the words preceding the </w:t>
        </w:r>
        <w:r w:rsidRPr="77A20037">
          <w:rPr>
            <w:rFonts w:eastAsia="Times New Roman"/>
            <w:i/>
            <w:iCs/>
            <w:lang w:val="en-US"/>
            <w:rPrChange w:id="693" w:author="Esben Kran Christensen" w:date="2020-04-25T15:34:00Z">
              <w:rPr>
                <w:rFonts w:eastAsia="Times New Roman"/>
                <w:lang w:val="en-US"/>
              </w:rPr>
            </w:rPrChange>
          </w:rPr>
          <w:t>‘but’</w:t>
        </w:r>
        <w:r w:rsidRPr="77A20037">
          <w:rPr>
            <w:rFonts w:eastAsia="Times New Roman"/>
            <w:lang w:val="en-US"/>
          </w:rPr>
          <w:t xml:space="preserve"> compared to the words proceeding</w:t>
        </w:r>
        <w:r w:rsidR="7714A653" w:rsidRPr="77A20037">
          <w:rPr>
            <w:rFonts w:eastAsia="Times New Roman"/>
            <w:lang w:val="en-US"/>
          </w:rPr>
          <w:t xml:space="preserve"> it</w:t>
        </w:r>
        <w:r w:rsidRPr="77A20037">
          <w:rPr>
            <w:rFonts w:eastAsia="Times New Roman"/>
            <w:lang w:val="en-US"/>
          </w:rPr>
          <w:t xml:space="preserve">. </w:t>
        </w:r>
      </w:ins>
      <w:del w:id="694" w:author="Esben Kran Christensen" w:date="2020-04-25T15:26:00Z">
        <w:r w:rsidR="00F209C3" w:rsidRPr="77A20037" w:rsidDel="00F209C3">
          <w:rPr>
            <w:rFonts w:eastAsia="Times New Roman"/>
            <w:lang w:val="en-US"/>
          </w:rPr>
          <w:delText>A</w:delText>
        </w:r>
        <w:r w:rsidR="00F209C3" w:rsidRPr="77A20037" w:rsidDel="1658285B">
          <w:rPr>
            <w:rFonts w:eastAsia="Times New Roman"/>
            <w:lang w:val="en-US"/>
          </w:rPr>
          <w:delText>dding</w:delText>
        </w:r>
        <w:r w:rsidR="00F209C3" w:rsidRPr="77A20037" w:rsidDel="4C057124">
          <w:rPr>
            <w:rFonts w:eastAsia="Times New Roman"/>
            <w:lang w:val="en-US"/>
          </w:rPr>
          <w:delText xml:space="preserve"> </w:delText>
        </w:r>
      </w:del>
      <w:ins w:id="695" w:author="Esben Kran Christensen" w:date="2020-04-25T15:26:00Z">
        <w:r w:rsidR="5AC92493" w:rsidRPr="77A20037">
          <w:rPr>
            <w:rFonts w:eastAsia="Times New Roman"/>
            <w:lang w:val="en-US"/>
          </w:rPr>
          <w:t xml:space="preserve">If there is </w:t>
        </w:r>
      </w:ins>
      <w:r w:rsidR="369360DD" w:rsidRPr="77A20037">
        <w:rPr>
          <w:rFonts w:eastAsia="Times New Roman"/>
          <w:i/>
          <w:iCs/>
          <w:lang w:val="en-US"/>
        </w:rPr>
        <w:t>‘men’</w:t>
      </w:r>
      <w:r w:rsidR="369360DD" w:rsidRPr="77A20037">
        <w:rPr>
          <w:rFonts w:eastAsia="Times New Roman"/>
          <w:lang w:val="en-US"/>
        </w:rPr>
        <w:t xml:space="preserve"> (</w:t>
      </w:r>
      <w:r w:rsidR="369360DD" w:rsidRPr="77A20037">
        <w:rPr>
          <w:rFonts w:eastAsia="Times New Roman"/>
          <w:i/>
          <w:iCs/>
          <w:lang w:val="en-US"/>
        </w:rPr>
        <w:t>but</w:t>
      </w:r>
      <w:r w:rsidR="369360DD" w:rsidRPr="77A20037">
        <w:rPr>
          <w:rFonts w:eastAsia="Times New Roman"/>
          <w:lang w:val="en-US"/>
        </w:rPr>
        <w:t xml:space="preserve">) </w:t>
      </w:r>
      <w:ins w:id="696" w:author="Esben Kran Christensen" w:date="2020-04-25T15:26:00Z">
        <w:r w:rsidR="32871AE0" w:rsidRPr="77A20037">
          <w:rPr>
            <w:rFonts w:eastAsia="Times New Roman"/>
            <w:lang w:val="en-US"/>
          </w:rPr>
          <w:t>in a sentence</w:t>
        </w:r>
      </w:ins>
      <w:del w:id="697" w:author="Esben Kran Christensen" w:date="2020-04-25T15:26:00Z">
        <w:r w:rsidR="00F209C3" w:rsidRPr="77A20037" w:rsidDel="369360DD">
          <w:rPr>
            <w:rFonts w:eastAsia="Times New Roman"/>
            <w:lang w:val="en-US"/>
          </w:rPr>
          <w:delText xml:space="preserve">intensity updates </w:delText>
        </w:r>
        <w:r w:rsidR="00F209C3" w:rsidRPr="77A20037" w:rsidDel="55F54BB3">
          <w:rPr>
            <w:rFonts w:eastAsia="Times New Roman"/>
            <w:lang w:val="en-US"/>
          </w:rPr>
          <w:delText>– in a sentence c</w:delText>
        </w:r>
        <w:r w:rsidR="00F209C3" w:rsidRPr="77A20037" w:rsidDel="21ACA40F">
          <w:rPr>
            <w:rFonts w:eastAsia="Times New Roman"/>
            <w:lang w:val="en-US"/>
          </w:rPr>
          <w:delText>ontaining</w:delText>
        </w:r>
        <w:r w:rsidR="00F209C3" w:rsidRPr="77A20037" w:rsidDel="55F54BB3">
          <w:rPr>
            <w:rFonts w:eastAsia="Times New Roman"/>
            <w:lang w:val="en-US"/>
          </w:rPr>
          <w:delText xml:space="preserve"> </w:delText>
        </w:r>
        <w:r w:rsidR="00F209C3" w:rsidRPr="77A20037" w:rsidDel="21ACA40F">
          <w:rPr>
            <w:rFonts w:eastAsia="Times New Roman"/>
            <w:lang w:val="en-US"/>
          </w:rPr>
          <w:delText>the word</w:delText>
        </w:r>
        <w:r w:rsidR="00F209C3" w:rsidRPr="77A20037" w:rsidDel="55F54BB3">
          <w:rPr>
            <w:rFonts w:eastAsia="Times New Roman"/>
            <w:lang w:val="en-US"/>
          </w:rPr>
          <w:delText xml:space="preserve"> </w:delText>
        </w:r>
        <w:r w:rsidR="00F209C3" w:rsidRPr="77A20037" w:rsidDel="55F54BB3">
          <w:rPr>
            <w:rFonts w:eastAsia="Times New Roman"/>
            <w:i/>
            <w:iCs/>
            <w:lang w:val="en-US"/>
          </w:rPr>
          <w:delText>‘</w:delText>
        </w:r>
        <w:r w:rsidR="00F209C3" w:rsidRPr="77A20037" w:rsidDel="5440BC76">
          <w:rPr>
            <w:rFonts w:eastAsia="Times New Roman"/>
            <w:i/>
            <w:iCs/>
            <w:lang w:val="en-US"/>
          </w:rPr>
          <w:delText>but</w:delText>
        </w:r>
        <w:r w:rsidR="00F209C3" w:rsidRPr="77A20037" w:rsidDel="55F54BB3">
          <w:rPr>
            <w:rFonts w:eastAsia="Times New Roman"/>
            <w:i/>
            <w:iCs/>
            <w:lang w:val="en-US"/>
          </w:rPr>
          <w:delText>’</w:delText>
        </w:r>
        <w:r w:rsidR="00F209C3" w:rsidRPr="77A20037" w:rsidDel="11E55B75">
          <w:rPr>
            <w:rFonts w:eastAsia="Times New Roman"/>
            <w:lang w:val="en-US"/>
          </w:rPr>
          <w:delText xml:space="preserve">, </w:delText>
        </w:r>
      </w:del>
      <w:ins w:id="698" w:author="Esben Kran Christensen" w:date="2020-04-25T15:26:00Z">
        <w:r w:rsidR="69787ADC" w:rsidRPr="77A20037">
          <w:rPr>
            <w:rFonts w:eastAsia="Times New Roman"/>
            <w:lang w:val="en-US"/>
          </w:rPr>
          <w:t xml:space="preserve">, </w:t>
        </w:r>
      </w:ins>
      <w:r w:rsidR="11E55B75" w:rsidRPr="77A20037">
        <w:rPr>
          <w:rFonts w:eastAsia="Times New Roman"/>
          <w:lang w:val="en-US"/>
        </w:rPr>
        <w:t xml:space="preserve">the part of the sentence after </w:t>
      </w:r>
      <w:r w:rsidR="11E55B75" w:rsidRPr="77A20037">
        <w:rPr>
          <w:rFonts w:eastAsia="Times New Roman"/>
          <w:i/>
          <w:iCs/>
          <w:lang w:val="en-US"/>
        </w:rPr>
        <w:t>‘but’</w:t>
      </w:r>
      <w:r w:rsidR="11E55B75" w:rsidRPr="77A20037">
        <w:rPr>
          <w:rFonts w:eastAsia="Times New Roman"/>
          <w:lang w:val="en-US"/>
        </w:rPr>
        <w:t xml:space="preserve"> carries more sentimental charge than the </w:t>
      </w:r>
      <w:r w:rsidR="031BD0FC" w:rsidRPr="77A20037">
        <w:rPr>
          <w:rFonts w:eastAsia="Times New Roman"/>
          <w:lang w:val="en-US"/>
        </w:rPr>
        <w:t xml:space="preserve">part before </w:t>
      </w:r>
      <w:r w:rsidR="031BD0FC" w:rsidRPr="77A20037">
        <w:rPr>
          <w:rFonts w:eastAsia="Times New Roman"/>
          <w:i/>
          <w:iCs/>
          <w:lang w:val="en-US"/>
        </w:rPr>
        <w:t>‘but’</w:t>
      </w:r>
      <w:r w:rsidR="00415DF3" w:rsidRPr="77A20037">
        <w:rPr>
          <w:rFonts w:eastAsia="Times New Roman"/>
          <w:lang w:val="en-US"/>
        </w:rPr>
        <w:t xml:space="preserve">. </w:t>
      </w:r>
      <w:r w:rsidR="005F1FF1" w:rsidRPr="77A20037">
        <w:rPr>
          <w:lang w:val="en-GB"/>
        </w:rPr>
        <w:t>The</w:t>
      </w:r>
      <w:r w:rsidR="004C7A69" w:rsidRPr="77A20037">
        <w:rPr>
          <w:lang w:val="en-GB"/>
        </w:rPr>
        <w:t xml:space="preserve"> English </w:t>
      </w:r>
      <w:del w:id="699" w:author="Esben Kran Christensen" w:date="2020-04-25T15:26:00Z">
        <w:r w:rsidR="00F209C3" w:rsidRPr="77A20037" w:rsidDel="004C7A69">
          <w:rPr>
            <w:lang w:val="en-GB"/>
          </w:rPr>
          <w:delText xml:space="preserve">sentiment analysis </w:delText>
        </w:r>
      </w:del>
      <w:ins w:id="700" w:author="Esben Kran Christensen" w:date="2020-04-25T15:26:00Z">
        <w:r w:rsidR="2BF94643" w:rsidRPr="77A20037">
          <w:rPr>
            <w:lang w:val="en-GB"/>
          </w:rPr>
          <w:t xml:space="preserve">SA </w:t>
        </w:r>
      </w:ins>
      <w:r w:rsidR="004C7A69" w:rsidRPr="77A20037">
        <w:rPr>
          <w:lang w:val="en-GB"/>
        </w:rPr>
        <w:t>program VADER</w:t>
      </w:r>
      <w:r w:rsidR="00A83098" w:rsidRPr="77A20037">
        <w:rPr>
          <w:lang w:val="en-GB"/>
        </w:rPr>
        <w:t xml:space="preserve"> uses the factors 0.5 for the</w:t>
      </w:r>
      <w:r w:rsidR="005F1FF1" w:rsidRPr="77A20037">
        <w:rPr>
          <w:lang w:val="en-GB"/>
        </w:rPr>
        <w:t xml:space="preserve"> </w:t>
      </w:r>
      <w:r w:rsidR="003D58EE" w:rsidRPr="77A20037">
        <w:rPr>
          <w:lang w:val="en-GB"/>
        </w:rPr>
        <w:t xml:space="preserve">part of the sentence before </w:t>
      </w:r>
      <w:r w:rsidR="003D58EE" w:rsidRPr="77A20037">
        <w:rPr>
          <w:i/>
          <w:iCs/>
          <w:lang w:val="en-GB"/>
        </w:rPr>
        <w:t>‘but’</w:t>
      </w:r>
      <w:r w:rsidR="003D58EE" w:rsidRPr="77A20037">
        <w:rPr>
          <w:lang w:val="en-GB"/>
        </w:rPr>
        <w:t xml:space="preserve"> and </w:t>
      </w:r>
      <w:r w:rsidR="00AD2BFA" w:rsidRPr="77A20037">
        <w:rPr>
          <w:lang w:val="en-GB"/>
        </w:rPr>
        <w:t xml:space="preserve">1.5 for the part </w:t>
      </w:r>
      <w:r w:rsidR="00B0502A" w:rsidRPr="77A20037">
        <w:rPr>
          <w:lang w:val="en-GB"/>
        </w:rPr>
        <w:t>after</w:t>
      </w:r>
      <w:r w:rsidR="004C7A69" w:rsidRPr="77A20037">
        <w:rPr>
          <w:lang w:val="en-GB"/>
        </w:rPr>
        <w:t xml:space="preserve"> </w:t>
      </w:r>
      <w:r w:rsidR="00AF774D" w:rsidRPr="77A20037">
        <w:rPr>
          <w:i/>
          <w:iCs/>
          <w:lang w:val="en-GB"/>
        </w:rPr>
        <w:t>‘but’</w:t>
      </w:r>
      <w:r w:rsidR="004C7A69" w:rsidRPr="77A20037">
        <w:rPr>
          <w:lang w:val="en-GB"/>
        </w:rPr>
        <w:t xml:space="preserve"> </w:t>
      </w:r>
      <w:r w:rsidR="00F209C3">
        <w:fldChar w:fldCharType="begin"/>
      </w:r>
      <w:r w:rsidR="00F209C3" w:rsidRPr="77A20037">
        <w:rPr>
          <w:lang w:val="en-GB"/>
        </w:rPr>
        <w:instrText xml:space="preserve"> ADDIN ZOTERO_ITEM CSL_CITATION {"citationID":"avSEKFkA","properties":{"formattedCitation":"(Hutto, 2014/2019)","plainCitation":"(Hutto, 2014/2019)","noteIndex":0},"citationItems":[{"id":497,"uris":["http://zotero.org/groups/2399712/items/3285XHFM"],"uri":["http://zotero.org/groups/2399712/items/3285XHFM"],"itemData":{"id":497,"type":"book","abstract":"VADER Sentiment Analysis. VADER (Valence Aware Dictionary and sEntiment Reasoner) is a lexicon and rule-based sentiment analysis tool that is specifically attuned to sentiments expressed in social ...","genre":"Python","note":"original-date: 2014-11-17T16:31:45Z","source":"GitHub","title":"cjhutto/vaderSentiment","URL":"https://github.com/cjhutto/vaderSentiment","author":[{"family":"Hutto","given":"C. J."}],"accessed":{"date-parts":[["2019",12,18]]},"issued":{"date-parts":[["2019",12,18]]}}}],"schema":"https://github.com/citation-style-language/schema/raw/master/csl-citation.json"} </w:instrText>
      </w:r>
      <w:r w:rsidR="00F209C3">
        <w:fldChar w:fldCharType="separate"/>
      </w:r>
      <w:r w:rsidR="004C7A69" w:rsidRPr="77A20037">
        <w:rPr>
          <w:noProof/>
          <w:lang w:val="en-GB"/>
        </w:rPr>
        <w:t>(Hutto, 2014/2019)</w:t>
      </w:r>
      <w:r w:rsidR="00F209C3">
        <w:fldChar w:fldCharType="end"/>
      </w:r>
      <w:r w:rsidR="00181435" w:rsidRPr="77A20037">
        <w:rPr>
          <w:lang w:val="en-GB"/>
        </w:rPr>
        <w:t xml:space="preserve">. </w:t>
      </w:r>
      <w:ins w:id="701" w:author="Esben Kran Christensen" w:date="2020-04-25T15:28:00Z">
        <w:r w:rsidR="0F1C8526" w:rsidRPr="77A20037">
          <w:rPr>
            <w:lang w:val="en-GB"/>
          </w:rPr>
          <w:t>These values</w:t>
        </w:r>
      </w:ins>
      <w:ins w:id="702" w:author="Esben Kran Christensen" w:date="2020-04-25T15:29:00Z">
        <w:r w:rsidR="0F1C8526" w:rsidRPr="77A20037">
          <w:rPr>
            <w:lang w:val="en-GB"/>
          </w:rPr>
          <w:t xml:space="preserve"> are also used in the updated Sentida</w:t>
        </w:r>
      </w:ins>
      <w:del w:id="703" w:author="Esben Kran Christensen" w:date="2020-04-25T15:29:00Z">
        <w:r w:rsidR="00F209C3" w:rsidRPr="00C96E3A" w:rsidDel="00181435">
          <w:rPr>
            <w:lang w:val="en-GB"/>
            <w:rPrChange w:id="704" w:author="Esben Kran Christensen" w:date="2020-04-28T10:31:00Z">
              <w:rPr/>
            </w:rPrChange>
          </w:rPr>
          <w:delText xml:space="preserve">We have adopted </w:delText>
        </w:r>
        <w:r w:rsidR="00F209C3" w:rsidRPr="00C96E3A" w:rsidDel="00673E3F">
          <w:rPr>
            <w:lang w:val="en-GB"/>
            <w:rPrChange w:id="705" w:author="Esben Kran Christensen" w:date="2020-04-28T10:31:00Z">
              <w:rPr/>
            </w:rPrChange>
          </w:rPr>
          <w:delText>these values</w:delText>
        </w:r>
      </w:del>
      <w:ins w:id="706" w:author="Esben Kran Christensen" w:date="2020-04-25T15:46:00Z">
        <w:r w:rsidR="6C5F365E" w:rsidRPr="00C96E3A">
          <w:rPr>
            <w:lang w:val="en-GB"/>
            <w:rPrChange w:id="707" w:author="Esben Kran Christensen" w:date="2020-04-28T10:31:00Z">
              <w:rPr/>
            </w:rPrChange>
          </w:rPr>
          <w:t>.</w:t>
        </w:r>
      </w:ins>
      <w:del w:id="708" w:author="Esben Kran Christensen" w:date="2020-04-25T15:46:00Z">
        <w:r w:rsidR="00F209C3" w:rsidRPr="00C96E3A" w:rsidDel="001F528E">
          <w:rPr>
            <w:rFonts w:eastAsia="Times New Roman"/>
            <w:lang w:val="en-GB"/>
            <w:rPrChange w:id="709" w:author="Esben Kran Christensen" w:date="2020-04-28T10:31:00Z">
              <w:rPr>
                <w:rFonts w:eastAsia="Times New Roman"/>
              </w:rPr>
            </w:rPrChange>
          </w:rPr>
          <w:delText>:</w:delText>
        </w:r>
        <w:r w:rsidR="00F209C3" w:rsidRPr="00C96E3A" w:rsidDel="031BD0FC">
          <w:rPr>
            <w:rFonts w:eastAsia="Times New Roman"/>
            <w:lang w:val="en-GB"/>
            <w:rPrChange w:id="710" w:author="Esben Kran Christensen" w:date="2020-04-28T10:31:00Z">
              <w:rPr>
                <w:rFonts w:eastAsia="Times New Roman"/>
              </w:rPr>
            </w:rPrChange>
          </w:rPr>
          <w:delText xml:space="preserve"> </w:delText>
        </w:r>
      </w:del>
      <w:commentRangeEnd w:id="689"/>
      <w:r w:rsidR="00F209C3">
        <w:rPr>
          <w:rStyle w:val="CommentReference"/>
        </w:rPr>
        <w:commentReference w:id="689"/>
      </w:r>
    </w:p>
    <w:p w14:paraId="7CCB772F" w14:textId="0E549054" w:rsidR="00FA7A00" w:rsidRDefault="00FA7A00" w:rsidP="77A20037">
      <w:pPr>
        <w:ind w:left="720"/>
        <w:rPr>
          <w:rFonts w:eastAsia="Times New Roman"/>
          <w:lang w:val="en-GB"/>
        </w:rPr>
      </w:pPr>
      <w:r w:rsidRPr="00C96E3A">
        <w:rPr>
          <w:rFonts w:eastAsia="Times New Roman"/>
          <w:lang w:val="en-GB"/>
          <w:rPrChange w:id="711" w:author="Esben Kran Christensen" w:date="2020-04-28T10:31:00Z">
            <w:rPr>
              <w:rFonts w:eastAsia="Times New Roman"/>
            </w:rPr>
          </w:rPrChange>
        </w:rPr>
        <w:t xml:space="preserve">“Maden (+0.3) var god (+2.3), (← </w:t>
      </w:r>
      <w:del w:id="712" w:author="Esben Kran Christensen" w:date="2020-04-25T15:29:00Z">
        <w:r w:rsidRPr="00C96E3A" w:rsidDel="00FA7A00">
          <w:rPr>
            <w:rFonts w:eastAsia="Times New Roman"/>
            <w:lang w:val="en-GB"/>
            <w:rPrChange w:id="713" w:author="Esben Kran Christensen" w:date="2020-04-28T10:31:00Z">
              <w:rPr>
                <w:rFonts w:eastAsia="Times New Roman"/>
              </w:rPr>
            </w:rPrChange>
          </w:rPr>
          <w:delText>X</w:delText>
        </w:r>
      </w:del>
      <w:ins w:id="714" w:author="Esben Kran Christensen" w:date="2020-04-25T15:29:00Z">
        <w:r w:rsidR="2B240C43" w:rsidRPr="00C96E3A">
          <w:rPr>
            <w:rFonts w:eastAsia="Times New Roman"/>
            <w:lang w:val="en-GB"/>
            <w:rPrChange w:id="715" w:author="Esben Kran Christensen" w:date="2020-04-28T10:31:00Z">
              <w:rPr>
                <w:rFonts w:eastAsia="Times New Roman"/>
              </w:rPr>
            </w:rPrChange>
          </w:rPr>
          <w:t>x</w:t>
        </w:r>
      </w:ins>
      <w:r w:rsidRPr="00C96E3A">
        <w:rPr>
          <w:rFonts w:eastAsia="Times New Roman"/>
          <w:lang w:val="en-GB"/>
          <w:rPrChange w:id="716" w:author="Esben Kran Christensen" w:date="2020-04-28T10:31:00Z">
            <w:rPr>
              <w:rFonts w:eastAsia="Times New Roman"/>
            </w:rPr>
          </w:rPrChange>
        </w:rPr>
        <w:t xml:space="preserve"> 0.5) </w:t>
      </w:r>
      <w:r w:rsidRPr="00C96E3A">
        <w:rPr>
          <w:rFonts w:eastAsia="Times New Roman"/>
          <w:b/>
          <w:bCs/>
          <w:lang w:val="en-GB"/>
          <w:rPrChange w:id="717" w:author="Esben Kran Christensen" w:date="2020-04-28T10:31:00Z">
            <w:rPr>
              <w:rFonts w:eastAsia="Times New Roman"/>
              <w:b/>
              <w:bCs/>
            </w:rPr>
          </w:rPrChange>
        </w:rPr>
        <w:t>men</w:t>
      </w:r>
      <w:r w:rsidRPr="00C96E3A">
        <w:rPr>
          <w:rFonts w:eastAsia="Times New Roman"/>
          <w:lang w:val="en-GB"/>
          <w:rPrChange w:id="718" w:author="Esben Kran Christensen" w:date="2020-04-28T10:31:00Z">
            <w:rPr>
              <w:rFonts w:eastAsia="Times New Roman"/>
            </w:rPr>
          </w:rPrChange>
        </w:rPr>
        <w:t xml:space="preserve"> (1.5 </w:t>
      </w:r>
      <w:del w:id="719" w:author="Esben Kran Christensen" w:date="2020-04-25T15:29:00Z">
        <w:r w:rsidRPr="00C96E3A" w:rsidDel="00FA7A00">
          <w:rPr>
            <w:rFonts w:eastAsia="Times New Roman"/>
            <w:lang w:val="en-GB"/>
            <w:rPrChange w:id="720" w:author="Esben Kran Christensen" w:date="2020-04-28T10:31:00Z">
              <w:rPr>
                <w:rFonts w:eastAsia="Times New Roman"/>
              </w:rPr>
            </w:rPrChange>
          </w:rPr>
          <w:delText>X</w:delText>
        </w:r>
      </w:del>
      <w:ins w:id="721" w:author="Esben Kran Christensen" w:date="2020-04-25T15:29:00Z">
        <w:r w:rsidR="34C73186" w:rsidRPr="00C96E3A">
          <w:rPr>
            <w:rFonts w:eastAsia="Times New Roman"/>
            <w:lang w:val="en-GB"/>
            <w:rPrChange w:id="722" w:author="Esben Kran Christensen" w:date="2020-04-28T10:31:00Z">
              <w:rPr>
                <w:rFonts w:eastAsia="Times New Roman"/>
              </w:rPr>
            </w:rPrChange>
          </w:rPr>
          <w:t>x</w:t>
        </w:r>
      </w:ins>
      <w:r w:rsidRPr="00C96E3A">
        <w:rPr>
          <w:rFonts w:eastAsia="Times New Roman"/>
          <w:lang w:val="en-GB"/>
          <w:rPrChange w:id="723" w:author="Esben Kran Christensen" w:date="2020-04-28T10:31:00Z">
            <w:rPr>
              <w:rFonts w:eastAsia="Times New Roman"/>
            </w:rPr>
          </w:rPrChange>
        </w:rPr>
        <w:t xml:space="preserve"> →) serviceringen (+0.3) var elendig (-4.3).”</w:t>
      </w:r>
      <w:ins w:id="724" w:author="Esben Kran Christensen" w:date="2020-04-25T15:30:00Z">
        <w:r w:rsidR="20CE2F2A" w:rsidRPr="00C96E3A">
          <w:rPr>
            <w:rFonts w:eastAsia="Times New Roman"/>
            <w:lang w:val="en-GB"/>
            <w:rPrChange w:id="725" w:author="Esben Kran Christensen" w:date="2020-04-28T10:31:00Z">
              <w:rPr>
                <w:rFonts w:eastAsia="Times New Roman"/>
              </w:rPr>
            </w:rPrChange>
          </w:rPr>
          <w:t xml:space="preserve"> </w:t>
        </w:r>
        <w:r w:rsidR="20CE2F2A" w:rsidRPr="77A20037">
          <w:rPr>
            <w:rFonts w:eastAsia="Times New Roman"/>
            <w:lang w:val="en-GB"/>
          </w:rPr>
          <w:t>⇒ 1</w:t>
        </w:r>
      </w:ins>
      <w:ins w:id="726" w:author="Esben Kran Christensen" w:date="2020-04-25T15:31:00Z">
        <w:r w:rsidR="20CE2F2A" w:rsidRPr="77A20037">
          <w:rPr>
            <w:rFonts w:eastAsia="Times New Roman"/>
            <w:lang w:val="en-GB"/>
          </w:rPr>
          <w:t xml:space="preserve">.3 - 6 ⇒ </w:t>
        </w:r>
      </w:ins>
      <w:ins w:id="727" w:author="Søren Orm Hansen" w:date="2020-04-25T19:26:00Z">
        <w:r w:rsidR="07EB7C7C" w:rsidRPr="77A20037">
          <w:rPr>
            <w:rFonts w:eastAsia="Times New Roman"/>
            <w:lang w:val="en-GB"/>
          </w:rPr>
          <w:t xml:space="preserve">sentiment score: </w:t>
        </w:r>
      </w:ins>
      <w:ins w:id="728" w:author="Esben Kran Christensen" w:date="2020-04-25T15:31:00Z">
        <w:r w:rsidR="4F61F0CA" w:rsidRPr="77A20037">
          <w:rPr>
            <w:rFonts w:eastAsia="Times New Roman"/>
            <w:lang w:val="en-GB"/>
          </w:rPr>
          <w:t xml:space="preserve">-4.7 </w:t>
        </w:r>
        <w:del w:id="729" w:author="Søren Orm Hansen" w:date="2020-04-25T19:26:00Z">
          <w:r w:rsidRPr="77A20037" w:rsidDel="4F61F0CA">
            <w:rPr>
              <w:rFonts w:eastAsia="Times New Roman"/>
              <w:lang w:val="en-GB"/>
            </w:rPr>
            <w:delText>sentiment score</w:delText>
          </w:r>
        </w:del>
      </w:ins>
    </w:p>
    <w:p w14:paraId="7E95599E" w14:textId="1D4CDD04" w:rsidR="00FA7A00" w:rsidRDefault="00FA7A00" w:rsidP="77A20037">
      <w:pPr>
        <w:ind w:left="720"/>
        <w:rPr>
          <w:rFonts w:eastAsia="Times New Roman"/>
          <w:lang w:val="en-GB"/>
        </w:rPr>
      </w:pPr>
      <w:r w:rsidRPr="77A20037">
        <w:rPr>
          <w:rFonts w:eastAsia="Times New Roman"/>
          <w:lang w:val="en-US"/>
        </w:rPr>
        <w:t xml:space="preserve">“The food </w:t>
      </w:r>
      <w:r w:rsidRPr="77A20037">
        <w:rPr>
          <w:rFonts w:eastAsia="Times New Roman"/>
          <w:lang w:val="en-GB"/>
        </w:rPr>
        <w:t>(+0.3)</w:t>
      </w:r>
      <w:r w:rsidRPr="77A20037">
        <w:rPr>
          <w:rFonts w:eastAsia="Times New Roman"/>
          <w:lang w:val="en-US"/>
        </w:rPr>
        <w:t xml:space="preserve"> was good </w:t>
      </w:r>
      <w:r w:rsidRPr="77A20037">
        <w:rPr>
          <w:rFonts w:eastAsia="Times New Roman"/>
          <w:lang w:val="en-GB"/>
        </w:rPr>
        <w:t>(+2.3)</w:t>
      </w:r>
      <w:r w:rsidRPr="77A20037">
        <w:rPr>
          <w:rFonts w:eastAsia="Times New Roman"/>
          <w:lang w:val="en-US"/>
        </w:rPr>
        <w:t xml:space="preserve">, (← </w:t>
      </w:r>
      <w:del w:id="730" w:author="Esben Kran Christensen" w:date="2020-04-25T15:29:00Z">
        <w:r w:rsidRPr="77A20037" w:rsidDel="00FA7A00">
          <w:rPr>
            <w:rFonts w:eastAsia="Times New Roman"/>
            <w:lang w:val="en-US"/>
          </w:rPr>
          <w:delText>X</w:delText>
        </w:r>
      </w:del>
      <w:ins w:id="731" w:author="Esben Kran Christensen" w:date="2020-04-25T15:29:00Z">
        <w:r w:rsidR="468313EA" w:rsidRPr="77A20037">
          <w:rPr>
            <w:rFonts w:eastAsia="Times New Roman"/>
            <w:lang w:val="en-US"/>
          </w:rPr>
          <w:t>x</w:t>
        </w:r>
      </w:ins>
      <w:r w:rsidRPr="77A20037">
        <w:rPr>
          <w:rFonts w:eastAsia="Times New Roman"/>
          <w:lang w:val="en-US"/>
        </w:rPr>
        <w:t xml:space="preserve"> 0.5) </w:t>
      </w:r>
      <w:r w:rsidRPr="77A20037">
        <w:rPr>
          <w:rFonts w:eastAsia="Times New Roman"/>
          <w:b/>
          <w:bCs/>
          <w:lang w:val="en-US"/>
        </w:rPr>
        <w:t>but</w:t>
      </w:r>
      <w:r w:rsidRPr="77A20037">
        <w:rPr>
          <w:rFonts w:eastAsia="Times New Roman"/>
          <w:lang w:val="en-US"/>
        </w:rPr>
        <w:t xml:space="preserve"> (</w:t>
      </w:r>
      <w:r w:rsidRPr="77A20037">
        <w:rPr>
          <w:rFonts w:eastAsia="Times New Roman"/>
          <w:lang w:val="en-GB"/>
        </w:rPr>
        <w:t>1</w:t>
      </w:r>
      <w:r w:rsidRPr="77A20037">
        <w:rPr>
          <w:rFonts w:eastAsia="Times New Roman"/>
          <w:lang w:val="en-US"/>
        </w:rPr>
        <w:t>.5</w:t>
      </w:r>
      <w:r w:rsidRPr="77A20037">
        <w:rPr>
          <w:rFonts w:eastAsia="Times New Roman"/>
          <w:lang w:val="en-GB"/>
        </w:rPr>
        <w:t xml:space="preserve"> </w:t>
      </w:r>
      <w:del w:id="732" w:author="Esben Kran Christensen" w:date="2020-04-25T15:29:00Z">
        <w:r w:rsidRPr="77A20037" w:rsidDel="00FA7A00">
          <w:rPr>
            <w:rFonts w:eastAsia="Times New Roman"/>
            <w:lang w:val="en-GB"/>
          </w:rPr>
          <w:delText>X</w:delText>
        </w:r>
      </w:del>
      <w:ins w:id="733" w:author="Esben Kran Christensen" w:date="2020-04-25T15:29:00Z">
        <w:r w:rsidR="177F62A8" w:rsidRPr="77A20037">
          <w:rPr>
            <w:rFonts w:eastAsia="Times New Roman"/>
            <w:lang w:val="en-GB"/>
          </w:rPr>
          <w:t>x</w:t>
        </w:r>
      </w:ins>
      <w:r w:rsidRPr="77A20037">
        <w:rPr>
          <w:rFonts w:eastAsia="Times New Roman"/>
          <w:lang w:val="en-GB"/>
        </w:rPr>
        <w:t xml:space="preserve"> →) </w:t>
      </w:r>
      <w:r w:rsidRPr="77A20037">
        <w:rPr>
          <w:rFonts w:eastAsia="Times New Roman"/>
          <w:lang w:val="en-US"/>
        </w:rPr>
        <w:t xml:space="preserve">the service </w:t>
      </w:r>
      <w:r w:rsidRPr="77A20037">
        <w:rPr>
          <w:rFonts w:eastAsia="Times New Roman"/>
          <w:lang w:val="en-GB"/>
        </w:rPr>
        <w:t>(+0.3)</w:t>
      </w:r>
      <w:r w:rsidRPr="77A20037">
        <w:rPr>
          <w:rFonts w:eastAsia="Times New Roman"/>
          <w:lang w:val="en-US"/>
        </w:rPr>
        <w:t xml:space="preserve"> was horrendous </w:t>
      </w:r>
      <w:r w:rsidRPr="77A20037">
        <w:rPr>
          <w:rFonts w:eastAsia="Times New Roman"/>
          <w:lang w:val="en-GB"/>
        </w:rPr>
        <w:t>(-4.3)</w:t>
      </w:r>
      <w:r w:rsidRPr="77A20037">
        <w:rPr>
          <w:rFonts w:eastAsia="Times New Roman"/>
          <w:lang w:val="en-US"/>
        </w:rPr>
        <w:t>.”</w:t>
      </w:r>
      <w:ins w:id="734" w:author="Esben Kran Christensen" w:date="2020-04-25T15:31:00Z">
        <w:r w:rsidR="4731B11D" w:rsidRPr="77A20037">
          <w:rPr>
            <w:rFonts w:eastAsia="Times New Roman"/>
            <w:lang w:val="en-US"/>
          </w:rPr>
          <w:t xml:space="preserve"> </w:t>
        </w:r>
        <w:r w:rsidR="4731B11D" w:rsidRPr="77A20037">
          <w:rPr>
            <w:rFonts w:eastAsia="Times New Roman"/>
            <w:lang w:val="en-GB"/>
          </w:rPr>
          <w:t xml:space="preserve">⇒ 1.3 - 6 ⇒ </w:t>
        </w:r>
      </w:ins>
      <w:ins w:id="735" w:author="Søren Orm Hansen" w:date="2020-04-25T19:26:00Z">
        <w:r w:rsidR="4704A32D" w:rsidRPr="77A20037">
          <w:rPr>
            <w:rFonts w:eastAsia="Times New Roman"/>
            <w:lang w:val="en-GB"/>
          </w:rPr>
          <w:t>sentiment score</w:t>
        </w:r>
      </w:ins>
      <w:ins w:id="736" w:author="Søren Orm Hansen" w:date="2020-04-25T19:27:00Z">
        <w:r w:rsidR="4704A32D" w:rsidRPr="77A20037">
          <w:rPr>
            <w:rFonts w:eastAsia="Times New Roman"/>
            <w:lang w:val="en-GB"/>
          </w:rPr>
          <w:t>:</w:t>
        </w:r>
      </w:ins>
      <w:ins w:id="737" w:author="Søren Orm Hansen" w:date="2020-04-25T19:26:00Z">
        <w:r w:rsidR="4704A32D" w:rsidRPr="77A20037">
          <w:rPr>
            <w:rFonts w:eastAsia="Times New Roman"/>
            <w:lang w:val="en-GB"/>
          </w:rPr>
          <w:t xml:space="preserve"> </w:t>
        </w:r>
      </w:ins>
      <w:ins w:id="738" w:author="Esben Kran Christensen" w:date="2020-04-25T15:31:00Z">
        <w:r w:rsidR="4731B11D" w:rsidRPr="77A20037">
          <w:rPr>
            <w:rFonts w:eastAsia="Times New Roman"/>
            <w:lang w:val="en-GB"/>
          </w:rPr>
          <w:t xml:space="preserve">-4.7 </w:t>
        </w:r>
        <w:del w:id="739" w:author="Søren Orm Hansen" w:date="2020-04-25T19:26:00Z">
          <w:r w:rsidRPr="77A20037" w:rsidDel="4731B11D">
            <w:rPr>
              <w:rFonts w:eastAsia="Times New Roman"/>
              <w:lang w:val="en-GB"/>
            </w:rPr>
            <w:delText>sentiment score</w:delText>
          </w:r>
        </w:del>
      </w:ins>
    </w:p>
    <w:p w14:paraId="3DEF3C7E" w14:textId="448D36F8" w:rsidR="00A57EA1" w:rsidRPr="00A57EA1" w:rsidRDefault="00F209C3" w:rsidP="77A20037">
      <w:pPr>
        <w:rPr>
          <w:rFonts w:eastAsia="Times New Roman"/>
          <w:lang w:val="en-US"/>
        </w:rPr>
      </w:pPr>
      <w:commentRangeStart w:id="740"/>
      <w:del w:id="741" w:author="Esben Kran Christensen" w:date="2020-04-25T15:31:00Z">
        <w:r w:rsidRPr="77A20037" w:rsidDel="00F209C3">
          <w:rPr>
            <w:rFonts w:eastAsia="Times New Roman"/>
            <w:lang w:val="en-US"/>
          </w:rPr>
          <w:delText>A</w:delText>
        </w:r>
        <w:r w:rsidRPr="77A20037" w:rsidDel="7E5AF15B">
          <w:rPr>
            <w:rFonts w:eastAsia="Times New Roman"/>
            <w:lang w:val="en-US"/>
          </w:rPr>
          <w:delText>dding</w:delText>
        </w:r>
        <w:r w:rsidRPr="77A20037" w:rsidDel="031BD0FC">
          <w:rPr>
            <w:rFonts w:eastAsia="Times New Roman"/>
            <w:lang w:val="en-US"/>
          </w:rPr>
          <w:delText xml:space="preserve"> i</w:delText>
        </w:r>
        <w:r w:rsidRPr="77A20037" w:rsidDel="7EF4FF02">
          <w:rPr>
            <w:rFonts w:eastAsia="Times New Roman"/>
            <w:lang w:val="en-US"/>
          </w:rPr>
          <w:delText xml:space="preserve">ntensity </w:delText>
        </w:r>
        <w:r w:rsidRPr="77A20037" w:rsidDel="031BD0FC">
          <w:rPr>
            <w:rFonts w:eastAsia="Times New Roman"/>
            <w:lang w:val="en-US"/>
          </w:rPr>
          <w:delText xml:space="preserve">modulation </w:delText>
        </w:r>
        <w:r w:rsidRPr="77A20037" w:rsidDel="18483422">
          <w:rPr>
            <w:rFonts w:eastAsia="Times New Roman"/>
            <w:lang w:val="en-US"/>
          </w:rPr>
          <w:delText>if an exclamation mark is detected in a sentence</w:delText>
        </w:r>
        <w:r w:rsidRPr="77A20037" w:rsidDel="00F43CAF">
          <w:rPr>
            <w:rFonts w:eastAsia="Times New Roman"/>
            <w:lang w:val="en-US"/>
          </w:rPr>
          <w:delText xml:space="preserve">. </w:delText>
        </w:r>
      </w:del>
      <w:ins w:id="742" w:author="Esben Kran Christensen" w:date="2020-04-25T15:32:00Z">
        <w:r w:rsidR="79D7BE95" w:rsidRPr="77A20037">
          <w:rPr>
            <w:rFonts w:eastAsia="Times New Roman"/>
            <w:lang w:val="en-US"/>
          </w:rPr>
          <w:t xml:space="preserve">In text, </w:t>
        </w:r>
      </w:ins>
      <w:ins w:id="743" w:author="Esben Kran Christensen" w:date="2020-04-25T15:41:00Z">
        <w:r w:rsidR="18F9194C" w:rsidRPr="77A20037">
          <w:rPr>
            <w:rFonts w:eastAsia="Times New Roman"/>
            <w:lang w:val="en-US"/>
          </w:rPr>
          <w:t>especially info</w:t>
        </w:r>
      </w:ins>
      <w:ins w:id="744" w:author="Esben Kran Christensen" w:date="2020-04-25T15:42:00Z">
        <w:r w:rsidR="18F9194C" w:rsidRPr="77A20037">
          <w:rPr>
            <w:rFonts w:eastAsia="Times New Roman"/>
            <w:lang w:val="en-US"/>
          </w:rPr>
          <w:t xml:space="preserve">rmal, </w:t>
        </w:r>
      </w:ins>
      <w:ins w:id="745" w:author="Esben Kran Christensen" w:date="2020-04-25T15:32:00Z">
        <w:r w:rsidR="79D7BE95" w:rsidRPr="77A20037">
          <w:rPr>
            <w:rFonts w:eastAsia="Times New Roman"/>
            <w:lang w:val="en-US"/>
          </w:rPr>
          <w:t xml:space="preserve">exclamation marks (EM) </w:t>
        </w:r>
      </w:ins>
      <w:ins w:id="746" w:author="Esben Kran Christensen" w:date="2020-04-25T15:41:00Z">
        <w:r w:rsidR="47703C80" w:rsidRPr="77A20037">
          <w:rPr>
            <w:rFonts w:eastAsia="Times New Roman"/>
            <w:lang w:val="en-US"/>
          </w:rPr>
          <w:t>are often used as intensifiers</w:t>
        </w:r>
      </w:ins>
      <w:ins w:id="747" w:author="Esben Kran Christensen" w:date="2020-04-25T15:33:00Z">
        <w:r w:rsidR="79D7BE95" w:rsidRPr="77A20037">
          <w:rPr>
            <w:rFonts w:eastAsia="Times New Roman"/>
            <w:lang w:val="en-US"/>
          </w:rPr>
          <w:t xml:space="preserve">. </w:t>
        </w:r>
      </w:ins>
      <w:commentRangeEnd w:id="740"/>
      <w:r>
        <w:rPr>
          <w:rStyle w:val="CommentReference"/>
        </w:rPr>
        <w:commentReference w:id="740"/>
      </w:r>
      <w:r w:rsidR="00F43CAF" w:rsidRPr="77A20037">
        <w:rPr>
          <w:lang w:val="en-GB"/>
        </w:rPr>
        <w:t xml:space="preserve">For each </w:t>
      </w:r>
      <w:del w:id="748" w:author="Esben Kran Christensen" w:date="2020-04-25T15:33:00Z">
        <w:r w:rsidRPr="77A20037" w:rsidDel="00F43CAF">
          <w:rPr>
            <w:lang w:val="en-GB"/>
          </w:rPr>
          <w:delText>exclamation mark (EM)</w:delText>
        </w:r>
      </w:del>
      <w:ins w:id="749" w:author="Esben Kran Christensen" w:date="2020-04-25T15:33:00Z">
        <w:r w:rsidR="50F74E8A" w:rsidRPr="77A20037">
          <w:rPr>
            <w:lang w:val="en-GB"/>
          </w:rPr>
          <w:t>EM</w:t>
        </w:r>
      </w:ins>
      <w:r w:rsidR="00F43CAF" w:rsidRPr="77A20037">
        <w:rPr>
          <w:lang w:val="en-GB"/>
        </w:rPr>
        <w:t xml:space="preserve"> detected in a sentence, the sentiment of the sentence is multiplied by 1.291 for the first, 1.215 for the second, and 1.208 for the third. If more than three EMs are detected, the additional EMs are ignored, and the count of EMs is set to 3. The</w:t>
      </w:r>
      <w:r w:rsidR="00975DC7" w:rsidRPr="77A20037">
        <w:rPr>
          <w:lang w:val="en-GB"/>
        </w:rPr>
        <w:t>se</w:t>
      </w:r>
      <w:r w:rsidR="00F43CAF" w:rsidRPr="77A20037">
        <w:rPr>
          <w:lang w:val="en-GB"/>
        </w:rPr>
        <w:t xml:space="preserve"> values are the same used in VADER </w:t>
      </w:r>
      <w:r>
        <w:fldChar w:fldCharType="begin"/>
      </w:r>
      <w:r w:rsidRPr="77A20037">
        <w:rPr>
          <w:lang w:val="en-GB"/>
        </w:rPr>
        <w:instrText xml:space="preserve"> ADDIN ZOTERO_ITEM CSL_CITATION {"citationID":"iZcgSGxJ","properties":{"formattedCitation":"(Hutto, 2014/2019)","plainCitation":"(Hutto, 2014/2019)","noteIndex":0},"citationItems":[{"id":497,"uris":["http://zotero.org/groups/2399712/items/3285XHFM"],"uri":["http://zotero.org/groups/2399712/items/3285XHFM"],"itemData":{"id":497,"type":"book","abstract":"VADER Sentiment Analysis. VADER (Valence Aware Dictionary and sEntiment Reasoner) is a lexicon and rule-based sentiment analysis tool that is specifically attuned to sentiments expressed in social ...","genre":"Python","note":"original-date: 2014-11-17T16:31:45Z","source":"GitHub","title":"cjhutto/vaderSentiment","URL":"https://github.com/cjhutto/vaderSentiment","author":[{"family":"Hutto","given":"C. J."}],"accessed":{"date-parts":[["2019",12,18]]},"issued":{"date-parts":[["2019",12,18]]}}}],"schema":"https://github.com/citation-style-language/schema/raw/master/csl-citation.json"} </w:instrText>
      </w:r>
      <w:r>
        <w:fldChar w:fldCharType="separate"/>
      </w:r>
      <w:r w:rsidR="00F43CAF" w:rsidRPr="77A20037">
        <w:rPr>
          <w:noProof/>
          <w:lang w:val="en-GB"/>
        </w:rPr>
        <w:t>(Hutto, 2014/2019)</w:t>
      </w:r>
      <w:r>
        <w:fldChar w:fldCharType="end"/>
      </w:r>
      <w:ins w:id="750" w:author="Esben Kran Christensen" w:date="2020-04-25T15:32:00Z">
        <w:r w:rsidR="3FC25BFC" w:rsidRPr="77A20037">
          <w:rPr>
            <w:noProof/>
            <w:lang w:val="en-GB"/>
          </w:rPr>
          <w:t>:</w:t>
        </w:r>
      </w:ins>
      <w:del w:id="751" w:author="Esben Kran Christensen" w:date="2020-04-25T15:32:00Z">
        <w:r w:rsidRPr="77A20037" w:rsidDel="064C8FF0">
          <w:rPr>
            <w:rFonts w:eastAsia="Times New Roman"/>
            <w:lang w:val="en-US"/>
          </w:rPr>
          <w:delText>:</w:delText>
        </w:r>
        <w:r w:rsidRPr="77A20037" w:rsidDel="18483422">
          <w:rPr>
            <w:rFonts w:eastAsia="Times New Roman"/>
            <w:lang w:val="en-US"/>
          </w:rPr>
          <w:delText xml:space="preserve"> </w:delText>
        </w:r>
      </w:del>
    </w:p>
    <w:p w14:paraId="4C9AEC54" w14:textId="4E477D22" w:rsidR="7B4883FA" w:rsidRDefault="7B4883FA" w:rsidP="77A20037">
      <w:pPr>
        <w:ind w:firstLine="720"/>
        <w:rPr>
          <w:rFonts w:eastAsia="Times New Roman"/>
          <w:lang w:val="en-GB"/>
        </w:rPr>
      </w:pPr>
      <w:r w:rsidRPr="77A20037">
        <w:rPr>
          <w:rFonts w:eastAsia="Times New Roman"/>
          <w:lang w:val="en-GB"/>
        </w:rPr>
        <w:t>“</w:t>
      </w:r>
      <w:r w:rsidR="5742C210" w:rsidRPr="77A20037">
        <w:rPr>
          <w:rFonts w:eastAsia="Times New Roman"/>
          <w:lang w:val="en-GB"/>
        </w:rPr>
        <w:t xml:space="preserve">Det </w:t>
      </w:r>
      <w:r w:rsidR="00E325E6" w:rsidRPr="77A20037">
        <w:rPr>
          <w:rFonts w:eastAsia="Times New Roman"/>
          <w:lang w:val="en-GB"/>
        </w:rPr>
        <w:t>er</w:t>
      </w:r>
      <w:r w:rsidR="5742C210" w:rsidRPr="77A20037">
        <w:rPr>
          <w:rFonts w:eastAsia="Times New Roman"/>
          <w:lang w:val="en-GB"/>
        </w:rPr>
        <w:t xml:space="preserve"> så </w:t>
      </w:r>
      <w:r w:rsidR="00E325E6" w:rsidRPr="77A20037">
        <w:rPr>
          <w:rFonts w:eastAsia="Times New Roman"/>
          <w:lang w:val="en-GB"/>
        </w:rPr>
        <w:t>sejt</w:t>
      </w:r>
      <w:r w:rsidR="00336E39" w:rsidRPr="77A20037">
        <w:rPr>
          <w:rFonts w:eastAsia="Times New Roman"/>
          <w:lang w:val="en-GB"/>
        </w:rPr>
        <w:t xml:space="preserve"> </w:t>
      </w:r>
      <w:r w:rsidR="00336E39" w:rsidRPr="77A20037">
        <w:rPr>
          <w:rFonts w:eastAsia="Times New Roman"/>
          <w:color w:val="201F1E"/>
          <w:lang w:val="en-GB"/>
        </w:rPr>
        <w:t>(</w:t>
      </w:r>
      <w:r w:rsidR="00E73B21" w:rsidRPr="77A20037">
        <w:rPr>
          <w:rFonts w:eastAsia="Times New Roman"/>
          <w:color w:val="201F1E"/>
          <w:lang w:val="en-GB"/>
        </w:rPr>
        <w:t>+</w:t>
      </w:r>
      <w:r w:rsidR="008F219C" w:rsidRPr="77A20037">
        <w:rPr>
          <w:rFonts w:eastAsia="Times New Roman"/>
          <w:color w:val="201F1E"/>
          <w:lang w:val="en-GB"/>
        </w:rPr>
        <w:t>3</w:t>
      </w:r>
      <w:r w:rsidR="00336E39" w:rsidRPr="77A20037">
        <w:rPr>
          <w:rFonts w:eastAsia="Times New Roman"/>
          <w:lang w:val="en-GB"/>
        </w:rPr>
        <w:t>.6</w:t>
      </w:r>
      <w:r w:rsidR="00336E39" w:rsidRPr="77A20037">
        <w:rPr>
          <w:rFonts w:eastAsia="Times New Roman"/>
          <w:color w:val="201F1E"/>
          <w:lang w:val="en-GB"/>
        </w:rPr>
        <w:t>)</w:t>
      </w:r>
      <w:r w:rsidR="5742C210" w:rsidRPr="77A20037">
        <w:rPr>
          <w:rFonts w:eastAsia="Times New Roman"/>
          <w:b/>
          <w:bCs/>
          <w:color w:val="201F1E"/>
          <w:lang w:val="en-GB"/>
        </w:rPr>
        <w:t>!</w:t>
      </w:r>
      <w:r w:rsidR="00336E39" w:rsidRPr="77A20037">
        <w:rPr>
          <w:rFonts w:eastAsia="Times New Roman"/>
          <w:b/>
          <w:bCs/>
          <w:lang w:val="en-GB"/>
        </w:rPr>
        <w:t xml:space="preserve"> </w:t>
      </w:r>
      <w:r w:rsidR="00336E39" w:rsidRPr="77A20037">
        <w:rPr>
          <w:rFonts w:eastAsia="Times New Roman"/>
          <w:lang w:val="en-US"/>
        </w:rPr>
        <w:t>(</w:t>
      </w:r>
      <w:del w:id="752" w:author="Esben Kran Christensen" w:date="2020-04-25T15:35:00Z">
        <w:r w:rsidRPr="77A20037" w:rsidDel="00336E39">
          <w:rPr>
            <w:rFonts w:eastAsia="Times New Roman"/>
            <w:lang w:val="en-US"/>
          </w:rPr>
          <w:delText>←</w:delText>
        </w:r>
      </w:del>
      <w:ins w:id="753" w:author="Esben Kran Christensen" w:date="2020-04-25T15:35:00Z">
        <w:r w:rsidR="4B7FA0B0" w:rsidRPr="77A20037">
          <w:rPr>
            <w:rFonts w:eastAsia="Times New Roman"/>
            <w:lang w:val="en-US"/>
          </w:rPr>
          <w:t>←</w:t>
        </w:r>
      </w:ins>
      <w:r w:rsidR="00336E39" w:rsidRPr="77A20037">
        <w:rPr>
          <w:rFonts w:eastAsia="Times New Roman"/>
          <w:lang w:val="en-US"/>
        </w:rPr>
        <w:t xml:space="preserve"> </w:t>
      </w:r>
      <w:del w:id="754" w:author="Esben Kran Christensen" w:date="2020-04-25T15:36:00Z">
        <w:r w:rsidRPr="77A20037" w:rsidDel="00336E39">
          <w:rPr>
            <w:rFonts w:eastAsia="Times New Roman"/>
            <w:lang w:val="en-US"/>
          </w:rPr>
          <w:delText>X</w:delText>
        </w:r>
      </w:del>
      <w:ins w:id="755" w:author="Esben Kran Christensen" w:date="2020-04-25T15:36:00Z">
        <w:r w:rsidR="16645A37" w:rsidRPr="77A20037">
          <w:rPr>
            <w:rFonts w:eastAsia="Times New Roman"/>
            <w:lang w:val="en-US"/>
          </w:rPr>
          <w:t>x</w:t>
        </w:r>
      </w:ins>
      <w:r w:rsidR="00336E39" w:rsidRPr="77A20037">
        <w:rPr>
          <w:rFonts w:eastAsia="Times New Roman"/>
          <w:lang w:val="en-US"/>
        </w:rPr>
        <w:t xml:space="preserve"> </w:t>
      </w:r>
      <w:r w:rsidR="00043754" w:rsidRPr="77A20037">
        <w:rPr>
          <w:rFonts w:eastAsia="Times New Roman"/>
          <w:lang w:val="en-GB"/>
        </w:rPr>
        <w:t>1.291</w:t>
      </w:r>
      <w:r w:rsidR="00336E39" w:rsidRPr="77A20037">
        <w:rPr>
          <w:rFonts w:eastAsia="Times New Roman"/>
          <w:lang w:val="en-US"/>
        </w:rPr>
        <w:t>)</w:t>
      </w:r>
      <w:r w:rsidR="00C04896" w:rsidRPr="77A20037">
        <w:rPr>
          <w:rFonts w:eastAsia="Times New Roman"/>
          <w:lang w:val="en-GB"/>
        </w:rPr>
        <w:t>”</w:t>
      </w:r>
      <w:ins w:id="756" w:author="Søren Orm Hansen" w:date="2020-04-25T19:30:00Z">
        <w:r w:rsidR="2C54994F" w:rsidRPr="77A20037">
          <w:rPr>
            <w:rFonts w:eastAsia="Times New Roman"/>
            <w:lang w:val="en-GB"/>
          </w:rPr>
          <w:t xml:space="preserve"> ⇒ sentiment score:</w:t>
        </w:r>
      </w:ins>
      <w:ins w:id="757" w:author="Søren Orm Hansen" w:date="2020-04-25T19:31:00Z">
        <w:r w:rsidR="2C54994F" w:rsidRPr="77A20037">
          <w:rPr>
            <w:rFonts w:eastAsia="Times New Roman"/>
            <w:lang w:val="en-GB"/>
          </w:rPr>
          <w:t xml:space="preserve"> 4.6</w:t>
        </w:r>
      </w:ins>
    </w:p>
    <w:p w14:paraId="147574C6" w14:textId="45198CFE" w:rsidR="672F321A" w:rsidRDefault="672F321A" w:rsidP="77A20037">
      <w:pPr>
        <w:ind w:firstLine="720"/>
        <w:rPr>
          <w:rFonts w:eastAsia="Times New Roman"/>
          <w:lang w:val="en-GB"/>
          <w:rPrChange w:id="758" w:author="Esben Kran Christensen" w:date="2020-04-25T15:36:00Z">
            <w:rPr>
              <w:rFonts w:eastAsia="Times New Roman"/>
              <w:lang w:val="en-US"/>
            </w:rPr>
          </w:rPrChange>
        </w:rPr>
      </w:pPr>
      <w:r w:rsidRPr="77A20037">
        <w:rPr>
          <w:rFonts w:eastAsia="Times New Roman"/>
          <w:color w:val="201F1E"/>
          <w:lang w:val="en-US"/>
        </w:rPr>
        <w:t>“</w:t>
      </w:r>
      <w:r w:rsidR="5742C210" w:rsidRPr="77A20037">
        <w:rPr>
          <w:rFonts w:eastAsia="Times New Roman"/>
          <w:color w:val="201F1E"/>
          <w:lang w:val="en-US"/>
        </w:rPr>
        <w:t>It</w:t>
      </w:r>
      <w:r w:rsidR="000B55B5" w:rsidRPr="77A20037">
        <w:rPr>
          <w:rFonts w:eastAsia="Times New Roman"/>
          <w:color w:val="201F1E"/>
          <w:lang w:val="en-US"/>
        </w:rPr>
        <w:t xml:space="preserve"> is so</w:t>
      </w:r>
      <w:r w:rsidR="5742C210" w:rsidRPr="77A20037">
        <w:rPr>
          <w:rFonts w:eastAsia="Times New Roman"/>
          <w:color w:val="201F1E"/>
          <w:lang w:val="en-US"/>
        </w:rPr>
        <w:t xml:space="preserve"> </w:t>
      </w:r>
      <w:r w:rsidR="000B55B5" w:rsidRPr="77A20037">
        <w:rPr>
          <w:rFonts w:eastAsia="Times New Roman"/>
          <w:color w:val="201F1E"/>
          <w:lang w:val="en-US"/>
        </w:rPr>
        <w:t>cool</w:t>
      </w:r>
      <w:r w:rsidR="00E73B21" w:rsidRPr="77A20037">
        <w:rPr>
          <w:rFonts w:eastAsia="Times New Roman"/>
          <w:color w:val="201F1E"/>
          <w:lang w:val="en-US"/>
        </w:rPr>
        <w:t xml:space="preserve"> </w:t>
      </w:r>
      <w:r w:rsidR="00E73B21" w:rsidRPr="77A20037">
        <w:rPr>
          <w:rFonts w:eastAsia="Times New Roman"/>
          <w:color w:val="201F1E"/>
          <w:lang w:val="en-GB"/>
        </w:rPr>
        <w:t>(+3.6)</w:t>
      </w:r>
      <w:r w:rsidR="5742C210" w:rsidRPr="77A20037">
        <w:rPr>
          <w:rFonts w:eastAsia="Times New Roman"/>
          <w:b/>
          <w:bCs/>
          <w:color w:val="201F1E"/>
          <w:lang w:val="en-US"/>
        </w:rPr>
        <w:t>!</w:t>
      </w:r>
      <w:r w:rsidR="00E73B21" w:rsidRPr="77A20037">
        <w:rPr>
          <w:rFonts w:eastAsia="Times New Roman"/>
          <w:color w:val="201F1E"/>
          <w:lang w:val="en-US"/>
        </w:rPr>
        <w:t xml:space="preserve"> (</w:t>
      </w:r>
      <w:del w:id="759" w:author="Esben Kran Christensen" w:date="2020-04-25T15:35:00Z">
        <w:r w:rsidRPr="77A20037" w:rsidDel="00E73B21">
          <w:rPr>
            <w:rFonts w:eastAsia="Times New Roman"/>
            <w:color w:val="201F1E"/>
            <w:lang w:val="en-US"/>
          </w:rPr>
          <w:delText>←</w:delText>
        </w:r>
      </w:del>
      <w:ins w:id="760" w:author="Esben Kran Christensen" w:date="2020-04-25T15:35:00Z">
        <w:r w:rsidR="36C7FCF3" w:rsidRPr="77A20037">
          <w:rPr>
            <w:rFonts w:eastAsia="Times New Roman"/>
            <w:lang w:val="en-US"/>
          </w:rPr>
          <w:t>←</w:t>
        </w:r>
      </w:ins>
      <w:r w:rsidR="00E73B21" w:rsidRPr="77A20037">
        <w:rPr>
          <w:rFonts w:eastAsia="Times New Roman"/>
          <w:color w:val="201F1E"/>
          <w:lang w:val="en-US"/>
        </w:rPr>
        <w:t xml:space="preserve"> </w:t>
      </w:r>
      <w:del w:id="761" w:author="Esben Kran Christensen" w:date="2020-04-25T15:36:00Z">
        <w:r w:rsidRPr="77A20037" w:rsidDel="00E73B21">
          <w:rPr>
            <w:rFonts w:eastAsia="Times New Roman"/>
            <w:color w:val="201F1E"/>
            <w:lang w:val="en-US"/>
          </w:rPr>
          <w:delText>X</w:delText>
        </w:r>
      </w:del>
      <w:ins w:id="762" w:author="Esben Kran Christensen" w:date="2020-04-25T15:36:00Z">
        <w:r w:rsidR="39AF8CA6" w:rsidRPr="77A20037">
          <w:rPr>
            <w:rFonts w:eastAsia="Times New Roman"/>
            <w:color w:val="201F1E"/>
            <w:lang w:val="en-US"/>
          </w:rPr>
          <w:t>x</w:t>
        </w:r>
      </w:ins>
      <w:r w:rsidR="00E73B21" w:rsidRPr="77A20037">
        <w:rPr>
          <w:rFonts w:eastAsia="Times New Roman"/>
          <w:color w:val="201F1E"/>
          <w:lang w:val="en-US"/>
        </w:rPr>
        <w:t xml:space="preserve"> </w:t>
      </w:r>
      <w:r w:rsidR="00E73B21" w:rsidRPr="77A20037">
        <w:rPr>
          <w:rFonts w:eastAsia="Times New Roman"/>
          <w:lang w:val="en-GB"/>
        </w:rPr>
        <w:t>1.291</w:t>
      </w:r>
      <w:r w:rsidR="00E73B21" w:rsidRPr="77A20037">
        <w:rPr>
          <w:rFonts w:eastAsia="Times New Roman"/>
          <w:color w:val="201F1E"/>
          <w:lang w:val="en-US"/>
        </w:rPr>
        <w:t>)</w:t>
      </w:r>
      <w:r w:rsidR="00C04896" w:rsidRPr="77A20037">
        <w:rPr>
          <w:rFonts w:eastAsia="Times New Roman"/>
          <w:color w:val="201F1E"/>
          <w:lang w:val="en-US"/>
        </w:rPr>
        <w:t>”</w:t>
      </w:r>
      <w:ins w:id="763" w:author="Søren Orm Hansen" w:date="2020-04-25T19:31:00Z">
        <w:r w:rsidR="76247D62" w:rsidRPr="77A20037">
          <w:rPr>
            <w:rFonts w:eastAsia="Times New Roman"/>
            <w:lang w:val="en-GB"/>
          </w:rPr>
          <w:t xml:space="preserve"> ⇒ sentiment score: 4.6</w:t>
        </w:r>
      </w:ins>
    </w:p>
    <w:p w14:paraId="4F686307" w14:textId="7A9CBEE3" w:rsidR="00A57EA1" w:rsidRPr="000B55B5" w:rsidRDefault="18AAF920" w:rsidP="300A9FC4">
      <w:pPr>
        <w:rPr>
          <w:rFonts w:eastAsia="Times New Roman"/>
          <w:color w:val="201F1E"/>
          <w:lang w:val="en-US"/>
        </w:rPr>
      </w:pPr>
      <w:commentRangeStart w:id="764"/>
      <w:ins w:id="765" w:author="Esben Kran Christensen" w:date="2020-04-25T15:36:00Z">
        <w:r w:rsidRPr="77A20037">
          <w:rPr>
            <w:rFonts w:eastAsia="Times New Roman"/>
            <w:color w:val="201F1E"/>
            <w:lang w:val="en-US"/>
          </w:rPr>
          <w:t>Capital letters can have a similar function to exclamation marks</w:t>
        </w:r>
      </w:ins>
      <w:ins w:id="766" w:author="Esben Kran Christensen" w:date="2020-04-25T15:37:00Z">
        <w:r w:rsidRPr="77A20037">
          <w:rPr>
            <w:rFonts w:eastAsia="Times New Roman"/>
            <w:color w:val="201F1E"/>
            <w:lang w:val="en-US"/>
          </w:rPr>
          <w:t xml:space="preserve"> by increasing the sentiment of words.</w:t>
        </w:r>
      </w:ins>
      <w:del w:id="767" w:author="Esben Kran Christensen" w:date="2020-04-25T15:37:00Z">
        <w:r w:rsidR="00F209C3" w:rsidRPr="77A20037" w:rsidDel="00F209C3">
          <w:rPr>
            <w:rFonts w:eastAsia="Times New Roman"/>
            <w:color w:val="201F1E"/>
            <w:lang w:val="en-US"/>
          </w:rPr>
          <w:delText>A</w:delText>
        </w:r>
        <w:r w:rsidR="00F209C3" w:rsidRPr="77A20037" w:rsidDel="46DE190B">
          <w:rPr>
            <w:rFonts w:eastAsia="Times New Roman"/>
            <w:color w:val="201F1E"/>
            <w:lang w:val="en-US"/>
          </w:rPr>
          <w:delText>dding</w:delText>
        </w:r>
        <w:r w:rsidR="00F209C3" w:rsidRPr="77A20037" w:rsidDel="18483422">
          <w:rPr>
            <w:rFonts w:eastAsia="Times New Roman"/>
            <w:color w:val="201F1E"/>
            <w:lang w:val="en-US"/>
          </w:rPr>
          <w:delText xml:space="preserve"> uppercase intensity modification</w:delText>
        </w:r>
      </w:del>
      <w:commentRangeEnd w:id="764"/>
      <w:r w:rsidR="00F209C3">
        <w:rPr>
          <w:rStyle w:val="CommentReference"/>
        </w:rPr>
        <w:commentReference w:id="764"/>
      </w:r>
      <w:r w:rsidR="00F43CAF" w:rsidRPr="77A20037">
        <w:rPr>
          <w:rFonts w:eastAsia="Times New Roman"/>
          <w:color w:val="201F1E"/>
          <w:lang w:val="en-US"/>
        </w:rPr>
        <w:t xml:space="preserve">. </w:t>
      </w:r>
      <w:r w:rsidR="00F43CAF" w:rsidRPr="77A20037">
        <w:rPr>
          <w:lang w:val="en-GB"/>
        </w:rPr>
        <w:t>If a word is written in all capital letters, the sentiment of that word is multiplied by 1.733</w:t>
      </w:r>
      <w:r w:rsidR="00975DC7" w:rsidRPr="77A20037">
        <w:rPr>
          <w:lang w:val="en-GB"/>
        </w:rPr>
        <w:t xml:space="preserve">. This </w:t>
      </w:r>
      <w:del w:id="768" w:author="Esben Kran Christensen" w:date="2020-04-25T15:37:00Z">
        <w:r w:rsidR="00F209C3" w:rsidRPr="77A20037" w:rsidDel="00975DC7">
          <w:rPr>
            <w:lang w:val="en-GB"/>
          </w:rPr>
          <w:delText xml:space="preserve">values </w:delText>
        </w:r>
      </w:del>
      <w:ins w:id="769" w:author="Esben Kran Christensen" w:date="2020-04-25T15:37:00Z">
        <w:r w:rsidR="65C3CE03" w:rsidRPr="77A20037">
          <w:rPr>
            <w:lang w:val="en-GB"/>
          </w:rPr>
          <w:t xml:space="preserve">value </w:t>
        </w:r>
      </w:ins>
      <w:r w:rsidR="00975DC7" w:rsidRPr="77A20037">
        <w:rPr>
          <w:lang w:val="en-GB"/>
        </w:rPr>
        <w:t>is the same used in VADER</w:t>
      </w:r>
      <w:r w:rsidR="00F43CAF" w:rsidRPr="77A20037">
        <w:rPr>
          <w:lang w:val="en-GB"/>
        </w:rPr>
        <w:t xml:space="preserve"> </w:t>
      </w:r>
      <w:r w:rsidR="00F209C3">
        <w:fldChar w:fldCharType="begin"/>
      </w:r>
      <w:r w:rsidR="00F209C3" w:rsidRPr="77A20037">
        <w:rPr>
          <w:lang w:val="en-GB"/>
        </w:rPr>
        <w:instrText xml:space="preserve"> ADDIN ZOTERO_ITEM CSL_CITATION {"citationID":"g3vw2OED","properties":{"formattedCitation":"(Hutto, 2014/2019)","plainCitation":"(Hutto, 2014/2019)","noteIndex":0},"citationItems":[{"id":497,"uris":["http://zotero.org/groups/2399712/items/3285XHFM"],"uri":["http://zotero.org/groups/2399712/items/3285XHFM"],"itemData":{"id":497,"type":"book","abstract":"VADER Sentiment Analysis. VADER (Valence Aware Dictionary and sEntiment Reasoner) is a lexicon and rule-based sentiment analysis tool that is specifically attuned to sentiments expressed in social ...","genre":"Python","note":"original-date: 2014-11-17T16:31:45Z","source":"GitHub","title":"cjhutto/vaderSentiment","URL":"https://github.com/cjhutto/vaderSentiment","author":[{"family":"Hutto","given":"C. J."}],"accessed":{"date-parts":[["2019",12,18]]},"issued":{"date-parts":[["2019",12,18]]}}}],"schema":"https://github.com/citation-style-language/schema/raw/master/csl-citation.json"} </w:instrText>
      </w:r>
      <w:r w:rsidR="00F209C3">
        <w:fldChar w:fldCharType="separate"/>
      </w:r>
      <w:r w:rsidR="00F43CAF" w:rsidRPr="77A20037">
        <w:rPr>
          <w:noProof/>
          <w:lang w:val="en-GB"/>
        </w:rPr>
        <w:t>(Hutto, 2014/2019)</w:t>
      </w:r>
      <w:r w:rsidR="00F209C3">
        <w:fldChar w:fldCharType="end"/>
      </w:r>
      <w:r w:rsidR="4EE2D92F" w:rsidRPr="77A20037">
        <w:rPr>
          <w:rFonts w:eastAsia="Times New Roman"/>
          <w:color w:val="201F1E"/>
          <w:lang w:val="en-US"/>
        </w:rPr>
        <w:t>:</w:t>
      </w:r>
    </w:p>
    <w:p w14:paraId="4AAF2FF1" w14:textId="3763DF6D" w:rsidR="00EF7135" w:rsidRDefault="00EF7135" w:rsidP="77A20037">
      <w:pPr>
        <w:ind w:left="720"/>
        <w:rPr>
          <w:rFonts w:eastAsia="Times New Roman"/>
          <w:lang w:val="en-GB"/>
          <w:rPrChange w:id="770" w:author="Esben Kran Christensen" w:date="2020-04-25T15:36:00Z">
            <w:rPr>
              <w:rFonts w:eastAsia="Times New Roman"/>
              <w:b/>
              <w:bCs/>
              <w:lang w:val="en-GB"/>
            </w:rPr>
          </w:rPrChange>
        </w:rPr>
      </w:pPr>
      <w:commentRangeStart w:id="771"/>
      <w:commentRangeStart w:id="772"/>
      <w:r w:rsidRPr="77A20037">
        <w:rPr>
          <w:rFonts w:eastAsia="Times New Roman"/>
          <w:lang w:val="en-GB"/>
        </w:rPr>
        <w:t>“</w:t>
      </w:r>
      <w:r w:rsidR="7DA33604" w:rsidRPr="77A20037">
        <w:rPr>
          <w:rFonts w:eastAsia="Times New Roman"/>
          <w:lang w:val="en-GB"/>
        </w:rPr>
        <w:t xml:space="preserve">DET </w:t>
      </w:r>
      <w:r w:rsidR="000B55B5" w:rsidRPr="77A20037">
        <w:rPr>
          <w:rFonts w:eastAsia="Times New Roman"/>
          <w:color w:val="201F1E"/>
          <w:lang w:val="en-GB"/>
        </w:rPr>
        <w:t>ER</w:t>
      </w:r>
      <w:r w:rsidR="7DA33604" w:rsidRPr="77A20037">
        <w:rPr>
          <w:rFonts w:eastAsia="Times New Roman"/>
          <w:lang w:val="en-GB"/>
        </w:rPr>
        <w:t xml:space="preserve"> SÅ </w:t>
      </w:r>
      <w:r w:rsidR="000B55B5" w:rsidRPr="77A20037">
        <w:rPr>
          <w:rFonts w:eastAsia="Times New Roman"/>
          <w:color w:val="201F1E"/>
          <w:lang w:val="en-GB"/>
        </w:rPr>
        <w:t>SEJT</w:t>
      </w:r>
      <w:r w:rsidRPr="77A20037">
        <w:rPr>
          <w:rFonts w:eastAsia="Times New Roman"/>
          <w:color w:val="201F1E"/>
          <w:lang w:val="en-GB"/>
        </w:rPr>
        <w:t xml:space="preserve"> (+3.6)</w:t>
      </w:r>
      <w:r w:rsidR="7DA33604" w:rsidRPr="77A20037">
        <w:rPr>
          <w:rFonts w:eastAsia="Times New Roman"/>
          <w:lang w:val="en-GB"/>
        </w:rPr>
        <w:t>.</w:t>
      </w:r>
      <w:r w:rsidRPr="77A20037">
        <w:rPr>
          <w:rFonts w:eastAsia="Times New Roman"/>
          <w:lang w:val="en-GB"/>
        </w:rPr>
        <w:t xml:space="preserve"> </w:t>
      </w:r>
      <w:r w:rsidR="0033703F" w:rsidRPr="77A20037">
        <w:rPr>
          <w:rFonts w:eastAsia="Times New Roman"/>
          <w:lang w:val="en-US"/>
        </w:rPr>
        <w:t>(</w:t>
      </w:r>
      <w:del w:id="773" w:author="Esben Kran Christensen" w:date="2020-04-25T15:35:00Z">
        <w:r w:rsidRPr="77A20037" w:rsidDel="0033703F">
          <w:rPr>
            <w:rFonts w:eastAsia="Times New Roman"/>
            <w:lang w:val="en-US"/>
          </w:rPr>
          <w:delText>←</w:delText>
        </w:r>
      </w:del>
      <w:ins w:id="774" w:author="Esben Kran Christensen" w:date="2020-04-25T15:35:00Z">
        <w:r w:rsidR="5C9F517F" w:rsidRPr="77A20037">
          <w:rPr>
            <w:rFonts w:eastAsia="Times New Roman"/>
            <w:lang w:val="en-US"/>
          </w:rPr>
          <w:t>←</w:t>
        </w:r>
      </w:ins>
      <w:r w:rsidR="0033703F" w:rsidRPr="77A20037">
        <w:rPr>
          <w:rFonts w:eastAsia="Times New Roman"/>
          <w:lang w:val="en-US"/>
        </w:rPr>
        <w:t xml:space="preserve"> </w:t>
      </w:r>
      <w:del w:id="775" w:author="Esben Kran Christensen" w:date="2020-04-25T15:35:00Z">
        <w:r w:rsidRPr="77A20037" w:rsidDel="0033703F">
          <w:rPr>
            <w:rFonts w:eastAsia="Times New Roman"/>
            <w:lang w:val="en-US"/>
          </w:rPr>
          <w:delText>X</w:delText>
        </w:r>
      </w:del>
      <w:ins w:id="776" w:author="Esben Kran Christensen" w:date="2020-04-25T15:35:00Z">
        <w:r w:rsidR="140398E6" w:rsidRPr="77A20037">
          <w:rPr>
            <w:rFonts w:eastAsia="Times New Roman"/>
            <w:lang w:val="en-US"/>
          </w:rPr>
          <w:t>x</w:t>
        </w:r>
      </w:ins>
      <w:r w:rsidR="0033703F" w:rsidRPr="77A20037">
        <w:rPr>
          <w:rFonts w:eastAsia="Times New Roman"/>
          <w:lang w:val="en-US"/>
        </w:rPr>
        <w:t xml:space="preserve"> </w:t>
      </w:r>
      <w:r w:rsidR="0033703F" w:rsidRPr="77A20037">
        <w:rPr>
          <w:rFonts w:eastAsia="Times New Roman"/>
          <w:lang w:val="en-GB"/>
        </w:rPr>
        <w:t>1.733)</w:t>
      </w:r>
      <w:r w:rsidRPr="77A20037">
        <w:rPr>
          <w:rFonts w:eastAsia="Times New Roman"/>
          <w:lang w:val="en-GB"/>
        </w:rPr>
        <w:t>”</w:t>
      </w:r>
      <w:ins w:id="777" w:author="Søren Orm Hansen" w:date="2020-04-25T19:31:00Z">
        <w:r w:rsidR="7F1DA99F" w:rsidRPr="77A20037">
          <w:rPr>
            <w:rFonts w:eastAsia="Times New Roman"/>
            <w:lang w:val="en-GB"/>
          </w:rPr>
          <w:t xml:space="preserve"> </w:t>
        </w:r>
      </w:ins>
      <w:commentRangeEnd w:id="771"/>
      <w:r>
        <w:rPr>
          <w:rStyle w:val="CommentReference"/>
        </w:rPr>
        <w:commentReference w:id="771"/>
      </w:r>
      <w:commentRangeEnd w:id="772"/>
      <w:r>
        <w:rPr>
          <w:rStyle w:val="CommentReference"/>
        </w:rPr>
        <w:commentReference w:id="772"/>
      </w:r>
      <w:ins w:id="778" w:author="Søren Orm Hansen" w:date="2020-04-25T19:31:00Z">
        <w:r w:rsidR="7F1DA99F" w:rsidRPr="77A20037">
          <w:rPr>
            <w:rFonts w:eastAsia="Times New Roman"/>
            <w:lang w:val="en-GB"/>
          </w:rPr>
          <w:t xml:space="preserve">⇒ sentiment score: </w:t>
        </w:r>
      </w:ins>
      <w:ins w:id="779" w:author="Søren Orm Hansen" w:date="2020-04-25T19:32:00Z">
        <w:r w:rsidR="7DA3BA35" w:rsidRPr="77A20037">
          <w:rPr>
            <w:rFonts w:eastAsia="Times New Roman"/>
            <w:lang w:val="en-GB"/>
          </w:rPr>
          <w:t>6.2</w:t>
        </w:r>
      </w:ins>
    </w:p>
    <w:p w14:paraId="4432FD70" w14:textId="66857995" w:rsidR="00EF7135" w:rsidRDefault="00EF7135" w:rsidP="77A20037">
      <w:pPr>
        <w:ind w:firstLine="720"/>
        <w:rPr>
          <w:rFonts w:eastAsia="Times New Roman"/>
          <w:lang w:val="en-GB"/>
          <w:rPrChange w:id="780" w:author="Esben Kran Christensen" w:date="2020-04-25T15:36:00Z">
            <w:rPr>
              <w:rFonts w:eastAsia="Times New Roman"/>
              <w:b/>
              <w:bCs/>
              <w:lang w:val="en-GB"/>
            </w:rPr>
          </w:rPrChange>
        </w:rPr>
      </w:pPr>
      <w:r w:rsidRPr="77A20037">
        <w:rPr>
          <w:rFonts w:eastAsia="Times New Roman"/>
          <w:color w:val="201F1E"/>
          <w:lang w:val="en-US"/>
        </w:rPr>
        <w:t>“</w:t>
      </w:r>
      <w:r w:rsidR="764F8C74" w:rsidRPr="77A20037">
        <w:rPr>
          <w:rFonts w:eastAsia="Times New Roman"/>
          <w:color w:val="201F1E"/>
          <w:lang w:val="en-US"/>
        </w:rPr>
        <w:t>IT</w:t>
      </w:r>
      <w:r w:rsidR="000B55B5" w:rsidRPr="77A20037">
        <w:rPr>
          <w:rFonts w:eastAsia="Times New Roman"/>
          <w:color w:val="201F1E"/>
          <w:lang w:val="en-US"/>
        </w:rPr>
        <w:t xml:space="preserve"> IS SO</w:t>
      </w:r>
      <w:r w:rsidR="764F8C74" w:rsidRPr="77A20037">
        <w:rPr>
          <w:rFonts w:eastAsia="Times New Roman"/>
          <w:color w:val="201F1E"/>
          <w:lang w:val="en-US"/>
        </w:rPr>
        <w:t xml:space="preserve"> </w:t>
      </w:r>
      <w:r w:rsidR="000B55B5" w:rsidRPr="77A20037">
        <w:rPr>
          <w:rFonts w:eastAsia="Times New Roman"/>
          <w:color w:val="201F1E"/>
          <w:lang w:val="en-US"/>
        </w:rPr>
        <w:t>COOL</w:t>
      </w:r>
      <w:r w:rsidR="00E74FE0" w:rsidRPr="77A20037">
        <w:rPr>
          <w:rFonts w:eastAsia="Times New Roman"/>
          <w:color w:val="201F1E"/>
          <w:lang w:val="en-US"/>
        </w:rPr>
        <w:t xml:space="preserve"> </w:t>
      </w:r>
      <w:r w:rsidR="00AC59F9" w:rsidRPr="77A20037">
        <w:rPr>
          <w:rFonts w:eastAsia="Times New Roman"/>
          <w:color w:val="201F1E"/>
          <w:lang w:val="en-GB"/>
        </w:rPr>
        <w:t>(+3.6)</w:t>
      </w:r>
      <w:r w:rsidR="00AC59F9" w:rsidRPr="77A20037">
        <w:rPr>
          <w:rFonts w:eastAsia="Times New Roman"/>
          <w:lang w:val="en-GB"/>
        </w:rPr>
        <w:t xml:space="preserve">. </w:t>
      </w:r>
      <w:r w:rsidR="00AC59F9" w:rsidRPr="77A20037">
        <w:rPr>
          <w:rFonts w:eastAsia="Times New Roman"/>
          <w:lang w:val="en-US"/>
        </w:rPr>
        <w:t>(</w:t>
      </w:r>
      <w:del w:id="781" w:author="Esben Kran Christensen" w:date="2020-04-25T15:35:00Z">
        <w:r w:rsidRPr="77A20037" w:rsidDel="00AC59F9">
          <w:rPr>
            <w:rFonts w:eastAsia="Times New Roman"/>
            <w:lang w:val="en-US"/>
          </w:rPr>
          <w:delText>←</w:delText>
        </w:r>
      </w:del>
      <w:ins w:id="782" w:author="Esben Kran Christensen" w:date="2020-04-25T15:35:00Z">
        <w:r w:rsidR="4FB3A05A" w:rsidRPr="77A20037">
          <w:rPr>
            <w:rFonts w:eastAsia="Times New Roman"/>
            <w:lang w:val="en-US"/>
          </w:rPr>
          <w:t>←</w:t>
        </w:r>
      </w:ins>
      <w:r w:rsidR="00AC59F9" w:rsidRPr="77A20037">
        <w:rPr>
          <w:rFonts w:eastAsia="Times New Roman"/>
          <w:lang w:val="en-US"/>
        </w:rPr>
        <w:t xml:space="preserve"> </w:t>
      </w:r>
      <w:del w:id="783" w:author="Esben Kran Christensen" w:date="2020-04-25T15:35:00Z">
        <w:r w:rsidRPr="77A20037" w:rsidDel="00AC59F9">
          <w:rPr>
            <w:rFonts w:eastAsia="Times New Roman"/>
            <w:lang w:val="en-US"/>
          </w:rPr>
          <w:delText>X</w:delText>
        </w:r>
      </w:del>
      <w:ins w:id="784" w:author="Esben Kran Christensen" w:date="2020-04-25T15:35:00Z">
        <w:r w:rsidR="5B57E06D" w:rsidRPr="77A20037">
          <w:rPr>
            <w:rFonts w:eastAsia="Times New Roman"/>
            <w:lang w:val="en-US"/>
          </w:rPr>
          <w:t>x</w:t>
        </w:r>
      </w:ins>
      <w:r w:rsidR="00AC59F9" w:rsidRPr="77A20037">
        <w:rPr>
          <w:rFonts w:eastAsia="Times New Roman"/>
          <w:lang w:val="en-US"/>
        </w:rPr>
        <w:t xml:space="preserve"> </w:t>
      </w:r>
      <w:r w:rsidR="00AC59F9" w:rsidRPr="77A20037">
        <w:rPr>
          <w:rFonts w:eastAsia="Times New Roman"/>
          <w:lang w:val="en-GB"/>
        </w:rPr>
        <w:t>1.733)”</w:t>
      </w:r>
      <w:ins w:id="785" w:author="Søren Orm Hansen" w:date="2020-04-25T19:31:00Z">
        <w:r w:rsidR="2B7D86CC" w:rsidRPr="77A20037">
          <w:rPr>
            <w:rFonts w:eastAsia="Times New Roman"/>
            <w:lang w:val="en-GB"/>
          </w:rPr>
          <w:t xml:space="preserve"> ⇒ sentiment score: </w:t>
        </w:r>
      </w:ins>
      <w:ins w:id="786" w:author="Søren Orm Hansen" w:date="2020-04-25T19:32:00Z">
        <w:r w:rsidR="0C28C531" w:rsidRPr="77A20037">
          <w:rPr>
            <w:rFonts w:eastAsia="Times New Roman"/>
            <w:lang w:val="en-GB"/>
          </w:rPr>
          <w:t>6.2</w:t>
        </w:r>
      </w:ins>
    </w:p>
    <w:p w14:paraId="631E8EA5" w14:textId="4AD19E99" w:rsidR="00A33D2E" w:rsidRPr="007D31ED" w:rsidRDefault="0CC87A51" w:rsidP="00A968DF">
      <w:pPr>
        <w:rPr>
          <w:lang w:val="en-US"/>
        </w:rPr>
      </w:pPr>
      <w:r w:rsidRPr="77A20037">
        <w:rPr>
          <w:lang w:val="en-US"/>
        </w:rPr>
        <w:t xml:space="preserve">We also expand on </w:t>
      </w:r>
      <w:del w:id="787" w:author="Esben Kran Christensen" w:date="2020-04-25T15:37:00Z">
        <w:r w:rsidRPr="77A20037" w:rsidDel="0CC87A51">
          <w:rPr>
            <w:lang w:val="en-US"/>
          </w:rPr>
          <w:delText>SENTIDA</w:delText>
        </w:r>
      </w:del>
      <w:ins w:id="788" w:author="Esben Kran Christensen" w:date="2020-04-25T15:37:00Z">
        <w:r w:rsidR="7675B2D9" w:rsidRPr="77A20037">
          <w:rPr>
            <w:lang w:val="en-US"/>
          </w:rPr>
          <w:t>Sentida</w:t>
        </w:r>
      </w:ins>
      <w:r w:rsidR="4FBED614" w:rsidRPr="77A20037">
        <w:rPr>
          <w:lang w:val="en-US"/>
        </w:rPr>
        <w:t>,</w:t>
      </w:r>
      <w:r w:rsidRPr="77A20037">
        <w:rPr>
          <w:lang w:val="en-US"/>
        </w:rPr>
        <w:t xml:space="preserve"> which is </w:t>
      </w:r>
      <w:r w:rsidR="7A2D44AB" w:rsidRPr="77A20037">
        <w:rPr>
          <w:lang w:val="en-US"/>
        </w:rPr>
        <w:t>written in a programing language called</w:t>
      </w:r>
      <w:r w:rsidRPr="77A20037">
        <w:rPr>
          <w:lang w:val="en-US"/>
        </w:rPr>
        <w:t xml:space="preserve"> R </w:t>
      </w:r>
      <w:r w:rsidR="1077C419" w:rsidRPr="77A20037">
        <w:rPr>
          <w:lang w:val="en-US"/>
        </w:rPr>
        <w:t>usually used for statistical analysis</w:t>
      </w:r>
      <w:ins w:id="789" w:author="Esben Kran Christensen" w:date="2020-04-25T15:53:00Z">
        <w:r w:rsidR="3E867196" w:rsidRPr="77A20037">
          <w:rPr>
            <w:lang w:val="en-US"/>
          </w:rPr>
          <w:t>,</w:t>
        </w:r>
      </w:ins>
      <w:r w:rsidRPr="77A20037">
        <w:rPr>
          <w:lang w:val="en-US"/>
        </w:rPr>
        <w:t xml:space="preserve"> by </w:t>
      </w:r>
      <w:r w:rsidR="2A8A7DC6" w:rsidRPr="77A20037">
        <w:rPr>
          <w:lang w:val="en-US"/>
        </w:rPr>
        <w:t>translating</w:t>
      </w:r>
      <w:r w:rsidRPr="77A20037">
        <w:rPr>
          <w:lang w:val="en-US"/>
        </w:rPr>
        <w:t xml:space="preserve"> it </w:t>
      </w:r>
      <w:r w:rsidR="6D8700F3" w:rsidRPr="77A20037">
        <w:rPr>
          <w:lang w:val="en-US"/>
        </w:rPr>
        <w:t>to another programming language called</w:t>
      </w:r>
      <w:r w:rsidRPr="77A20037">
        <w:rPr>
          <w:lang w:val="en-US"/>
        </w:rPr>
        <w:t xml:space="preserve"> Python</w:t>
      </w:r>
      <w:r w:rsidR="02A4A251" w:rsidRPr="77A20037">
        <w:rPr>
          <w:lang w:val="en-US"/>
        </w:rPr>
        <w:t xml:space="preserve"> because </w:t>
      </w:r>
      <w:r w:rsidR="41BAB58D" w:rsidRPr="77A20037">
        <w:rPr>
          <w:lang w:val="en-US"/>
        </w:rPr>
        <w:t xml:space="preserve">Python </w:t>
      </w:r>
      <w:r w:rsidR="00835B03" w:rsidRPr="77A20037">
        <w:rPr>
          <w:lang w:val="en-US"/>
        </w:rPr>
        <w:t>is more supported</w:t>
      </w:r>
      <w:r w:rsidR="004015BD" w:rsidRPr="77A20037">
        <w:rPr>
          <w:lang w:val="en-US"/>
        </w:rPr>
        <w:t xml:space="preserve"> in </w:t>
      </w:r>
      <w:r w:rsidR="00111027" w:rsidRPr="77A20037">
        <w:rPr>
          <w:lang w:val="en-US"/>
        </w:rPr>
        <w:t xml:space="preserve">the </w:t>
      </w:r>
      <w:ins w:id="790" w:author="Esben Kran Christensen" w:date="2020-04-25T15:53:00Z">
        <w:r w:rsidR="36A60141" w:rsidRPr="77A20037">
          <w:rPr>
            <w:lang w:val="en-US"/>
          </w:rPr>
          <w:t>natural-language processing field</w:t>
        </w:r>
      </w:ins>
      <w:ins w:id="791" w:author="Esben Kran Christensen" w:date="2020-04-25T15:54:00Z">
        <w:r w:rsidR="36A60141" w:rsidRPr="77A20037">
          <w:rPr>
            <w:lang w:val="en-US"/>
          </w:rPr>
          <w:t xml:space="preserve"> (NLP, concerned with computational language analysis) </w:t>
        </w:r>
      </w:ins>
      <w:del w:id="792" w:author="Esben Kran Christensen" w:date="2020-04-25T15:54:00Z">
        <w:r w:rsidRPr="77A20037" w:rsidDel="004015BD">
          <w:rPr>
            <w:lang w:val="en-US"/>
          </w:rPr>
          <w:delText xml:space="preserve">NLP </w:delText>
        </w:r>
      </w:del>
      <w:r w:rsidR="00111027" w:rsidRPr="77A20037">
        <w:rPr>
          <w:lang w:val="en-US"/>
        </w:rPr>
        <w:t>field</w:t>
      </w:r>
      <w:ins w:id="793" w:author="Esben Kran Christensen" w:date="2020-04-25T15:53:00Z">
        <w:r w:rsidR="33DF90F2" w:rsidRPr="77A20037">
          <w:rPr>
            <w:lang w:val="en-US"/>
          </w:rPr>
          <w:t xml:space="preserve"> and more performant</w:t>
        </w:r>
      </w:ins>
      <w:r w:rsidR="004015BD" w:rsidRPr="77A20037">
        <w:rPr>
          <w:lang w:val="en-US"/>
        </w:rPr>
        <w:t>.</w:t>
      </w:r>
      <w:r w:rsidR="277241D4" w:rsidRPr="77A20037">
        <w:rPr>
          <w:lang w:val="en-US"/>
        </w:rPr>
        <w:t xml:space="preserve"> </w:t>
      </w:r>
      <w:r w:rsidR="004015BD" w:rsidRPr="77A20037">
        <w:rPr>
          <w:lang w:val="en-US"/>
        </w:rPr>
        <w:t>W</w:t>
      </w:r>
      <w:r w:rsidR="16EE8445" w:rsidRPr="77A20037">
        <w:rPr>
          <w:lang w:val="en-US"/>
        </w:rPr>
        <w:t xml:space="preserve">riting </w:t>
      </w:r>
      <w:del w:id="794" w:author="Esben Kran Christensen" w:date="2020-04-25T15:53:00Z">
        <w:r w:rsidRPr="77A20037" w:rsidDel="16EE8445">
          <w:rPr>
            <w:lang w:val="en-US"/>
          </w:rPr>
          <w:delText xml:space="preserve">SENTIDA </w:delText>
        </w:r>
      </w:del>
      <w:ins w:id="795" w:author="Esben Kran Christensen" w:date="2020-04-25T15:53:00Z">
        <w:r w:rsidR="43E43301" w:rsidRPr="77A20037">
          <w:rPr>
            <w:lang w:val="en-US"/>
          </w:rPr>
          <w:t xml:space="preserve">Sentida </w:t>
        </w:r>
      </w:ins>
      <w:r w:rsidR="16EE8445" w:rsidRPr="77A20037">
        <w:rPr>
          <w:lang w:val="en-US"/>
        </w:rPr>
        <w:t xml:space="preserve">in Python </w:t>
      </w:r>
      <w:r w:rsidR="00787C74" w:rsidRPr="77A20037">
        <w:rPr>
          <w:lang w:val="en-US"/>
        </w:rPr>
        <w:t>thus</w:t>
      </w:r>
      <w:r w:rsidR="16EE8445" w:rsidRPr="77A20037">
        <w:rPr>
          <w:lang w:val="en-US"/>
        </w:rPr>
        <w:t xml:space="preserve"> </w:t>
      </w:r>
      <w:r w:rsidR="277241D4" w:rsidRPr="77A20037">
        <w:rPr>
          <w:lang w:val="en-US"/>
        </w:rPr>
        <w:t>eases the pro</w:t>
      </w:r>
      <w:r w:rsidR="2AF25A00" w:rsidRPr="77A20037">
        <w:rPr>
          <w:lang w:val="en-US"/>
        </w:rPr>
        <w:t xml:space="preserve">cess of </w:t>
      </w:r>
      <w:r w:rsidR="7A9B8261" w:rsidRPr="77A20037">
        <w:rPr>
          <w:lang w:val="en-US"/>
        </w:rPr>
        <w:t xml:space="preserve">incorporating improvements made for other languages </w:t>
      </w:r>
      <w:r w:rsidR="007116B3" w:rsidRPr="77A20037">
        <w:rPr>
          <w:lang w:val="en-US"/>
        </w:rPr>
        <w:t xml:space="preserve">and </w:t>
      </w:r>
      <w:r w:rsidR="006E4019" w:rsidRPr="77A20037">
        <w:rPr>
          <w:lang w:val="en-US"/>
        </w:rPr>
        <w:t>using</w:t>
      </w:r>
      <w:r w:rsidR="00281C87" w:rsidRPr="77A20037">
        <w:rPr>
          <w:lang w:val="en-US"/>
        </w:rPr>
        <w:t xml:space="preserve"> </w:t>
      </w:r>
      <w:r w:rsidR="007116B3" w:rsidRPr="77A20037">
        <w:rPr>
          <w:lang w:val="en-US"/>
        </w:rPr>
        <w:t>Sentida</w:t>
      </w:r>
      <w:del w:id="796" w:author="Esben Kran Christensen" w:date="2020-04-25T15:53:00Z">
        <w:r w:rsidRPr="77A20037" w:rsidDel="007116B3">
          <w:rPr>
            <w:lang w:val="en-US"/>
          </w:rPr>
          <w:delText>V2</w:delText>
        </w:r>
      </w:del>
      <w:r w:rsidR="007116B3" w:rsidRPr="77A20037">
        <w:rPr>
          <w:lang w:val="en-US"/>
        </w:rPr>
        <w:t xml:space="preserve"> with other </w:t>
      </w:r>
      <w:r w:rsidR="00CC16B7" w:rsidRPr="77A20037">
        <w:rPr>
          <w:lang w:val="en-US"/>
        </w:rPr>
        <w:t>NLP tools</w:t>
      </w:r>
      <w:r w:rsidR="5D6E5013" w:rsidRPr="77A20037">
        <w:rPr>
          <w:lang w:val="en-US"/>
        </w:rPr>
        <w:t>.</w:t>
      </w:r>
    </w:p>
    <w:p w14:paraId="4A7C0406" w14:textId="62399C2C" w:rsidR="00A33D2E" w:rsidRDefault="00A33D2E" w:rsidP="00A33D2E">
      <w:pPr>
        <w:pStyle w:val="Heading2"/>
      </w:pPr>
      <w:r>
        <w:t>Emma</w:t>
      </w:r>
    </w:p>
    <w:p w14:paraId="35C12620" w14:textId="48D9C899" w:rsidR="00FA7A00" w:rsidRDefault="3B6483FE" w:rsidP="00A968DF">
      <w:pPr>
        <w:rPr>
          <w:lang w:val="en-US"/>
        </w:rPr>
      </w:pPr>
      <w:ins w:id="797" w:author="Esben Kran Christensen" w:date="2020-04-25T15:58:00Z">
        <w:r w:rsidRPr="77A20037">
          <w:rPr>
            <w:lang w:val="en-US"/>
          </w:rPr>
          <w:t>Beyond being useful for future research in multidimensional SA, Emma is also introduced as a new validation dataset</w:t>
        </w:r>
      </w:ins>
      <w:ins w:id="798" w:author="Esben Kran Christensen" w:date="2020-04-25T16:00:00Z">
        <w:r w:rsidR="6225631F" w:rsidRPr="77A20037">
          <w:rPr>
            <w:lang w:val="en-US"/>
          </w:rPr>
          <w:t xml:space="preserve"> using the valence scale of the scored sentences.</w:t>
        </w:r>
      </w:ins>
      <w:ins w:id="799" w:author="Jacob Thøgersen" w:date="2020-04-20T11:34:00Z">
        <w:del w:id="800" w:author="Esben Kran Christensen" w:date="2020-04-25T15:59:00Z">
          <w:r w:rsidR="00CE7B3F" w:rsidRPr="77A20037" w:rsidDel="00CE7B3F">
            <w:rPr>
              <w:lang w:val="en-US"/>
            </w:rPr>
            <w:delText>In order to test the efficiency/pr</w:delText>
          </w:r>
        </w:del>
      </w:ins>
      <w:ins w:id="801" w:author="Jacob Thøgersen" w:date="2020-04-20T11:35:00Z">
        <w:del w:id="802" w:author="Esben Kran Christensen" w:date="2020-04-25T15:59:00Z">
          <w:r w:rsidR="00CE7B3F" w:rsidRPr="77A20037" w:rsidDel="00CE7B3F">
            <w:rPr>
              <w:lang w:val="en-US"/>
            </w:rPr>
            <w:delText>e</w:delText>
          </w:r>
        </w:del>
      </w:ins>
      <w:ins w:id="803" w:author="Jacob Thøgersen" w:date="2020-04-20T11:34:00Z">
        <w:del w:id="804" w:author="Esben Kran Christensen" w:date="2020-04-25T15:59:00Z">
          <w:r w:rsidR="00CE7B3F" w:rsidRPr="77A20037" w:rsidDel="00CE7B3F">
            <w:rPr>
              <w:lang w:val="en-US"/>
            </w:rPr>
            <w:delText>cision</w:delText>
          </w:r>
        </w:del>
      </w:ins>
      <w:ins w:id="805" w:author="Jacob Thøgersen" w:date="2020-04-20T11:35:00Z">
        <w:del w:id="806" w:author="Esben Kran Christensen" w:date="2020-04-25T15:59:00Z">
          <w:r w:rsidR="00CE7B3F" w:rsidRPr="77A20037" w:rsidDel="00CE7B3F">
            <w:rPr>
              <w:lang w:val="en-US"/>
            </w:rPr>
            <w:delText xml:space="preserve">/quality…, </w:delText>
          </w:r>
        </w:del>
      </w:ins>
      <w:del w:id="807" w:author="Esben Kran Christensen" w:date="2020-04-25T15:59:00Z">
        <w:r w:rsidR="00CE7B3F" w:rsidRPr="77A20037" w:rsidDel="60C76A98">
          <w:rPr>
            <w:lang w:val="en-US"/>
          </w:rPr>
          <w:delText xml:space="preserve">We </w:delText>
        </w:r>
        <w:r w:rsidR="00CE7B3F" w:rsidRPr="77A20037" w:rsidDel="15CEC528">
          <w:rPr>
            <w:lang w:val="en-US"/>
          </w:rPr>
          <w:delText>also</w:delText>
        </w:r>
        <w:r w:rsidR="00CE7B3F" w:rsidRPr="77A20037" w:rsidDel="60C76A98">
          <w:rPr>
            <w:lang w:val="en-US"/>
          </w:rPr>
          <w:delText xml:space="preserve"> </w:delText>
        </w:r>
        <w:r w:rsidR="00CE7B3F" w:rsidRPr="77A20037" w:rsidDel="1D28FBAA">
          <w:rPr>
            <w:lang w:val="en-US"/>
          </w:rPr>
          <w:delText>introduce</w:delText>
        </w:r>
        <w:r w:rsidR="00CE7B3F" w:rsidRPr="77A20037" w:rsidDel="60C76A98">
          <w:rPr>
            <w:lang w:val="en-US"/>
          </w:rPr>
          <w:delText xml:space="preserve"> a new validation dataset, Emma</w:delText>
        </w:r>
        <w:r w:rsidR="00CE7B3F" w:rsidRPr="77A20037" w:rsidDel="293D6FF7">
          <w:rPr>
            <w:lang w:val="en-US"/>
          </w:rPr>
          <w:delText>.</w:delText>
        </w:r>
      </w:del>
      <w:r w:rsidR="293D6FF7" w:rsidRPr="77A20037">
        <w:rPr>
          <w:lang w:val="en-US"/>
        </w:rPr>
        <w:t xml:space="preserve"> </w:t>
      </w:r>
      <w:r w:rsidR="487C253E" w:rsidRPr="77A20037">
        <w:rPr>
          <w:lang w:val="en-US"/>
        </w:rPr>
        <w:t xml:space="preserve">Until now, </w:t>
      </w:r>
      <w:r w:rsidR="466CE77F" w:rsidRPr="77A20037">
        <w:rPr>
          <w:lang w:val="en-US"/>
        </w:rPr>
        <w:t>Danish SA has been validated on Trust</w:t>
      </w:r>
      <w:r w:rsidR="00EC03F7" w:rsidRPr="77A20037">
        <w:rPr>
          <w:lang w:val="en-US"/>
        </w:rPr>
        <w:t>P</w:t>
      </w:r>
      <w:r w:rsidR="466CE77F" w:rsidRPr="77A20037">
        <w:rPr>
          <w:lang w:val="en-US"/>
        </w:rPr>
        <w:t>ilot reviews</w:t>
      </w:r>
      <w:r w:rsidR="5A27C97A" w:rsidRPr="77A20037">
        <w:rPr>
          <w:lang w:val="en-US"/>
        </w:rPr>
        <w:t xml:space="preserve">, trying to guess whether a review is positive (having 4 </w:t>
      </w:r>
      <w:r w:rsidR="780EDA9C" w:rsidRPr="77A20037">
        <w:rPr>
          <w:lang w:val="en-US"/>
        </w:rPr>
        <w:t>or 5 stars</w:t>
      </w:r>
      <w:r w:rsidR="5A27C97A" w:rsidRPr="77A20037">
        <w:rPr>
          <w:lang w:val="en-US"/>
        </w:rPr>
        <w:t>)</w:t>
      </w:r>
      <w:r w:rsidR="4BFAC263" w:rsidRPr="77A20037">
        <w:rPr>
          <w:lang w:val="en-US"/>
        </w:rPr>
        <w:t xml:space="preserve"> or negative (having 1 or 2 stars). Trust</w:t>
      </w:r>
      <w:r w:rsidR="004C0BB8" w:rsidRPr="77A20037">
        <w:rPr>
          <w:lang w:val="en-US"/>
        </w:rPr>
        <w:t>P</w:t>
      </w:r>
      <w:r w:rsidR="4BFAC263" w:rsidRPr="77A20037">
        <w:rPr>
          <w:lang w:val="en-US"/>
        </w:rPr>
        <w:t>ilot reviews are</w:t>
      </w:r>
      <w:r w:rsidR="2BDE2281" w:rsidRPr="77A20037">
        <w:rPr>
          <w:lang w:val="en-US"/>
        </w:rPr>
        <w:t xml:space="preserve"> used</w:t>
      </w:r>
      <w:r w:rsidR="00299C2D" w:rsidRPr="77A20037">
        <w:rPr>
          <w:lang w:val="en-US"/>
        </w:rPr>
        <w:t xml:space="preserve"> to validate </w:t>
      </w:r>
      <w:ins w:id="808" w:author="Esben Kran Christensen" w:date="2020-04-25T15:59:00Z">
        <w:r w:rsidR="63F5E944" w:rsidRPr="77A20037">
          <w:rPr>
            <w:lang w:val="en-US"/>
          </w:rPr>
          <w:t xml:space="preserve">Danish </w:t>
        </w:r>
      </w:ins>
      <w:r w:rsidR="00299C2D" w:rsidRPr="77A20037">
        <w:rPr>
          <w:lang w:val="en-US"/>
        </w:rPr>
        <w:t>SA</w:t>
      </w:r>
      <w:r w:rsidR="001E002C" w:rsidRPr="77A20037">
        <w:rPr>
          <w:lang w:val="en-US"/>
        </w:rPr>
        <w:t xml:space="preserve"> </w:t>
      </w:r>
      <w:r w:rsidR="00299C2D" w:rsidRPr="77A20037">
        <w:rPr>
          <w:lang w:val="en-US"/>
        </w:rPr>
        <w:t>programs</w:t>
      </w:r>
      <w:r w:rsidR="00AB55CE" w:rsidRPr="77A20037">
        <w:rPr>
          <w:lang w:val="en-US"/>
        </w:rPr>
        <w:t xml:space="preserve"> mainly</w:t>
      </w:r>
      <w:r w:rsidR="2BDE2281" w:rsidRPr="77A20037">
        <w:rPr>
          <w:lang w:val="en-US"/>
        </w:rPr>
        <w:t xml:space="preserve"> because it</w:t>
      </w:r>
      <w:del w:id="809" w:author="Esben Kran Christensen" w:date="2020-04-25T15:59:00Z">
        <w:r w:rsidR="00CE7B3F" w:rsidRPr="77A20037" w:rsidDel="2BDE2281">
          <w:rPr>
            <w:lang w:val="en-US"/>
          </w:rPr>
          <w:delText>’s</w:delText>
        </w:r>
      </w:del>
      <w:ins w:id="810" w:author="Esben Kran Christensen" w:date="2020-04-25T15:59:00Z">
        <w:r w:rsidR="7E44B516" w:rsidRPr="77A20037">
          <w:rPr>
            <w:lang w:val="en-US"/>
          </w:rPr>
          <w:t xml:space="preserve"> is</w:t>
        </w:r>
      </w:ins>
      <w:r w:rsidR="2BDE2281" w:rsidRPr="77A20037">
        <w:rPr>
          <w:lang w:val="en-US"/>
        </w:rPr>
        <w:t xml:space="preserve"> </w:t>
      </w:r>
      <w:r w:rsidR="5ADD8EF0" w:rsidRPr="77A20037">
        <w:rPr>
          <w:lang w:val="en-US"/>
        </w:rPr>
        <w:t>easy</w:t>
      </w:r>
      <w:r w:rsidR="2BDE2281" w:rsidRPr="77A20037">
        <w:rPr>
          <w:lang w:val="en-US"/>
        </w:rPr>
        <w:t xml:space="preserve"> to acquire a large set of</w:t>
      </w:r>
      <w:r w:rsidR="38465833" w:rsidRPr="77A20037">
        <w:rPr>
          <w:lang w:val="en-US"/>
        </w:rPr>
        <w:t xml:space="preserve"> rated</w:t>
      </w:r>
      <w:r w:rsidR="2BDE2281" w:rsidRPr="77A20037">
        <w:rPr>
          <w:lang w:val="en-US"/>
        </w:rPr>
        <w:t xml:space="preserve"> sentences</w:t>
      </w:r>
      <w:r w:rsidR="71306C35" w:rsidRPr="77A20037">
        <w:rPr>
          <w:lang w:val="en-US"/>
        </w:rPr>
        <w:t xml:space="preserve">. </w:t>
      </w:r>
    </w:p>
    <w:p w14:paraId="17BAFFC8" w14:textId="5780D346" w:rsidR="60C76A98" w:rsidRDefault="00A33D2E" w:rsidP="77A20037">
      <w:pPr>
        <w:rPr>
          <w:lang w:val="en-US"/>
        </w:rPr>
      </w:pPr>
      <w:r w:rsidRPr="77A20037">
        <w:rPr>
          <w:lang w:val="en-US"/>
        </w:rPr>
        <w:t>However, u</w:t>
      </w:r>
      <w:r w:rsidR="5A1162AE" w:rsidRPr="77A20037">
        <w:rPr>
          <w:lang w:val="en-US"/>
        </w:rPr>
        <w:t>sing</w:t>
      </w:r>
      <w:r w:rsidR="71306C35" w:rsidRPr="77A20037">
        <w:rPr>
          <w:lang w:val="en-US"/>
        </w:rPr>
        <w:t xml:space="preserve"> Trust</w:t>
      </w:r>
      <w:r w:rsidR="00EC03F7" w:rsidRPr="77A20037">
        <w:rPr>
          <w:lang w:val="en-US"/>
        </w:rPr>
        <w:t>P</w:t>
      </w:r>
      <w:r w:rsidR="71306C35" w:rsidRPr="77A20037">
        <w:rPr>
          <w:lang w:val="en-US"/>
        </w:rPr>
        <w:t>ilot reviews</w:t>
      </w:r>
      <w:r w:rsidR="43A2846B" w:rsidRPr="77A20037">
        <w:rPr>
          <w:lang w:val="en-US"/>
        </w:rPr>
        <w:t xml:space="preserve"> has its problems</w:t>
      </w:r>
      <w:r w:rsidR="00F82A82" w:rsidRPr="77A20037">
        <w:rPr>
          <w:lang w:val="en-US"/>
        </w:rPr>
        <w:t>:</w:t>
      </w:r>
      <w:r w:rsidR="237F7B44" w:rsidRPr="77A20037">
        <w:rPr>
          <w:lang w:val="en-US"/>
        </w:rPr>
        <w:t xml:space="preserve"> </w:t>
      </w:r>
      <w:r w:rsidR="00F82A82" w:rsidRPr="77A20037">
        <w:rPr>
          <w:lang w:val="en-US"/>
        </w:rPr>
        <w:t>S</w:t>
      </w:r>
      <w:r w:rsidR="237F7B44" w:rsidRPr="77A20037">
        <w:rPr>
          <w:lang w:val="en-US"/>
        </w:rPr>
        <w:t xml:space="preserve">pelling mistakes </w:t>
      </w:r>
      <w:ins w:id="811" w:author="Esben Kran Christensen" w:date="2020-04-25T15:59:00Z">
        <w:r w:rsidR="08DF2C01" w:rsidRPr="77A20037">
          <w:rPr>
            <w:lang w:val="en-US"/>
          </w:rPr>
          <w:t xml:space="preserve">often </w:t>
        </w:r>
      </w:ins>
      <w:r w:rsidR="237F7B44" w:rsidRPr="77A20037">
        <w:rPr>
          <w:lang w:val="en-US"/>
        </w:rPr>
        <w:t xml:space="preserve">occur </w:t>
      </w:r>
      <w:del w:id="812" w:author="Esben Kran Christensen" w:date="2020-04-25T15:59:00Z">
        <w:r w:rsidRPr="77A20037" w:rsidDel="418982DB">
          <w:rPr>
            <w:lang w:val="en-US"/>
          </w:rPr>
          <w:delText>often</w:delText>
        </w:r>
        <w:r w:rsidRPr="77A20037" w:rsidDel="0F771D2D">
          <w:rPr>
            <w:lang w:val="en-US"/>
          </w:rPr>
          <w:delText xml:space="preserve"> </w:delText>
        </w:r>
      </w:del>
      <w:r w:rsidR="0F771D2D" w:rsidRPr="77A20037">
        <w:rPr>
          <w:lang w:val="en-US"/>
        </w:rPr>
        <w:t>and the SA</w:t>
      </w:r>
      <w:r w:rsidR="001E15BC" w:rsidRPr="77A20037">
        <w:rPr>
          <w:lang w:val="en-US"/>
        </w:rPr>
        <w:t xml:space="preserve"> </w:t>
      </w:r>
      <w:r w:rsidR="0F771D2D" w:rsidRPr="77A20037">
        <w:rPr>
          <w:lang w:val="en-US"/>
        </w:rPr>
        <w:t>program will not be able to recognize the word</w:t>
      </w:r>
      <w:r w:rsidR="200A3758" w:rsidRPr="77A20037">
        <w:rPr>
          <w:lang w:val="en-US"/>
        </w:rPr>
        <w:t>s;</w:t>
      </w:r>
      <w:r w:rsidR="237F7B44" w:rsidRPr="77A20037">
        <w:rPr>
          <w:lang w:val="en-US"/>
        </w:rPr>
        <w:t xml:space="preserve"> </w:t>
      </w:r>
      <w:commentRangeStart w:id="813"/>
      <w:r w:rsidR="237F7B44" w:rsidRPr="77A20037">
        <w:rPr>
          <w:rFonts w:eastAsia="Times New Roman"/>
          <w:lang w:val="en-US"/>
          <w:rPrChange w:id="814" w:author="Esben Kran Christensen" w:date="2020-04-25T15:54:00Z">
            <w:rPr>
              <w:lang w:val="en-US"/>
            </w:rPr>
          </w:rPrChange>
        </w:rPr>
        <w:t xml:space="preserve">rating </w:t>
      </w:r>
      <w:r w:rsidR="18D46C37" w:rsidRPr="77A20037">
        <w:rPr>
          <w:rFonts w:eastAsia="Times New Roman"/>
          <w:lang w:val="en-US"/>
          <w:rPrChange w:id="815" w:author="Esben Kran Christensen" w:date="2020-04-25T15:54:00Z">
            <w:rPr>
              <w:lang w:val="en-US"/>
            </w:rPr>
          </w:rPrChange>
        </w:rPr>
        <w:t xml:space="preserve">mistakes happen, </w:t>
      </w:r>
      <w:commentRangeEnd w:id="813"/>
      <w:r>
        <w:rPr>
          <w:rStyle w:val="CommentReference"/>
        </w:rPr>
        <w:commentReference w:id="813"/>
      </w:r>
      <w:r w:rsidR="18D46C37" w:rsidRPr="77A20037">
        <w:rPr>
          <w:lang w:val="en-US"/>
        </w:rPr>
        <w:t>causing the validation to lose accuracy</w:t>
      </w:r>
      <w:ins w:id="816" w:author="Esben Kran Christensen" w:date="2020-04-25T15:57:00Z">
        <w:r w:rsidR="220E37B4" w:rsidRPr="77A20037">
          <w:rPr>
            <w:lang w:val="en-US"/>
          </w:rPr>
          <w:t xml:space="preserve">, like writing </w:t>
        </w:r>
        <w:r w:rsidR="220E37B4" w:rsidRPr="77A20037">
          <w:rPr>
            <w:i/>
            <w:iCs/>
            <w:lang w:val="en-US"/>
            <w:rPrChange w:id="817" w:author="Esben Kran Christensen" w:date="2020-04-25T15:57:00Z">
              <w:rPr>
                <w:lang w:val="en-US"/>
              </w:rPr>
            </w:rPrChange>
          </w:rPr>
          <w:t xml:space="preserve">“god service” </w:t>
        </w:r>
        <w:r w:rsidR="220E37B4" w:rsidRPr="77A20037">
          <w:rPr>
            <w:lang w:val="en-US"/>
          </w:rPr>
          <w:t>(</w:t>
        </w:r>
        <w:r w:rsidR="220E37B4" w:rsidRPr="77A20037">
          <w:rPr>
            <w:i/>
            <w:iCs/>
            <w:lang w:val="en-US"/>
            <w:rPrChange w:id="818" w:author="Esben Kran Christensen" w:date="2020-04-25T15:57:00Z">
              <w:rPr>
                <w:lang w:val="en-US"/>
              </w:rPr>
            </w:rPrChange>
          </w:rPr>
          <w:t>good service</w:t>
        </w:r>
        <w:r w:rsidR="220E37B4" w:rsidRPr="77A20037">
          <w:rPr>
            <w:lang w:val="en-US"/>
          </w:rPr>
          <w:t>) and giving a rating of one star</w:t>
        </w:r>
      </w:ins>
      <w:r w:rsidR="099C1C29" w:rsidRPr="77A20037">
        <w:rPr>
          <w:lang w:val="en-US"/>
        </w:rPr>
        <w:t>;</w:t>
      </w:r>
      <w:r w:rsidR="00681464" w:rsidRPr="77A20037">
        <w:rPr>
          <w:lang w:val="en-US"/>
        </w:rPr>
        <w:t xml:space="preserve"> and</w:t>
      </w:r>
      <w:r w:rsidR="099C1C29" w:rsidRPr="77A20037">
        <w:rPr>
          <w:lang w:val="en-US"/>
        </w:rPr>
        <w:t xml:space="preserve"> there is no clear etiquette for how to write or rate reviews, which is a problem</w:t>
      </w:r>
      <w:r w:rsidR="5EB86D0D" w:rsidRPr="77A20037">
        <w:rPr>
          <w:lang w:val="en-US"/>
        </w:rPr>
        <w:t xml:space="preserve"> because some might in a 4-star review write why the product got 4-stars, while </w:t>
      </w:r>
      <w:r w:rsidR="589DCA91" w:rsidRPr="77A20037">
        <w:rPr>
          <w:lang w:val="en-US"/>
        </w:rPr>
        <w:t xml:space="preserve">others might write why it didn’t get 5-stars. </w:t>
      </w:r>
      <w:r w:rsidR="002C3B49" w:rsidRPr="77A20037">
        <w:rPr>
          <w:lang w:val="en-US"/>
        </w:rPr>
        <w:t>The</w:t>
      </w:r>
      <w:r w:rsidR="589DCA91" w:rsidRPr="77A20037">
        <w:rPr>
          <w:lang w:val="en-US"/>
        </w:rPr>
        <w:t xml:space="preserve"> same experience with a product might cause two </w:t>
      </w:r>
      <w:r w:rsidR="7200A9B0" w:rsidRPr="77A20037">
        <w:rPr>
          <w:lang w:val="en-US"/>
        </w:rPr>
        <w:t xml:space="preserve">different consumers to write similar reviews while rating </w:t>
      </w:r>
      <w:r w:rsidR="00572FEE" w:rsidRPr="77A20037">
        <w:rPr>
          <w:lang w:val="en-US"/>
        </w:rPr>
        <w:t xml:space="preserve">the </w:t>
      </w:r>
      <w:r w:rsidR="7200A9B0" w:rsidRPr="77A20037">
        <w:rPr>
          <w:lang w:val="en-US"/>
        </w:rPr>
        <w:t>product differently</w:t>
      </w:r>
      <w:r w:rsidR="002C3B49" w:rsidRPr="77A20037">
        <w:rPr>
          <w:lang w:val="en-US"/>
        </w:rPr>
        <w:t>, too</w:t>
      </w:r>
      <w:r w:rsidR="7200A9B0" w:rsidRPr="77A20037">
        <w:rPr>
          <w:lang w:val="en-US"/>
        </w:rPr>
        <w:t>.</w:t>
      </w:r>
    </w:p>
    <w:p w14:paraId="05ED42C5" w14:textId="49774229" w:rsidR="00071C1E" w:rsidRDefault="4B0DAF08" w:rsidP="77A20037">
      <w:pPr>
        <w:rPr>
          <w:rFonts w:eastAsia="Times New Roman"/>
        </w:rPr>
      </w:pPr>
      <w:commentRangeStart w:id="819"/>
      <w:commentRangeStart w:id="820"/>
      <w:r w:rsidRPr="77A20037">
        <w:rPr>
          <w:rFonts w:eastAsia="Times New Roman"/>
          <w:lang w:val="en-GB"/>
          <w:rPrChange w:id="821" w:author="Esben Kran Christensen" w:date="2020-04-25T17:07:00Z">
            <w:rPr>
              <w:lang w:val="en-GB"/>
            </w:rPr>
          </w:rPrChange>
        </w:rPr>
        <w:t xml:space="preserve">As opposed to the </w:t>
      </w:r>
      <w:r w:rsidRPr="77A20037">
        <w:rPr>
          <w:rFonts w:eastAsia="Times New Roman"/>
          <w:lang w:val="en-GB"/>
          <w:rPrChange w:id="822" w:author="Esben Kran Christensen" w:date="2020-04-25T16:00:00Z">
            <w:rPr>
              <w:lang w:val="en-GB"/>
            </w:rPr>
          </w:rPrChange>
        </w:rPr>
        <w:t>TrustPilot reviews</w:t>
      </w:r>
      <w:r w:rsidR="636C13EB" w:rsidRPr="77A20037">
        <w:rPr>
          <w:rFonts w:eastAsia="Times New Roman"/>
          <w:lang w:val="en-GB"/>
          <w:rPrChange w:id="823" w:author="Esben Kran Christensen" w:date="2020-04-25T16:00:00Z">
            <w:rPr>
              <w:lang w:val="en-GB"/>
            </w:rPr>
          </w:rPrChange>
        </w:rPr>
        <w:t xml:space="preserve">, </w:t>
      </w:r>
      <w:r w:rsidR="028E8AFA" w:rsidRPr="77A20037">
        <w:rPr>
          <w:rFonts w:eastAsia="Times New Roman"/>
          <w:lang w:val="en-GB"/>
          <w:rPrChange w:id="824" w:author="Esben Kran Christensen" w:date="2020-04-25T16:00:00Z">
            <w:rPr>
              <w:lang w:val="en-GB"/>
            </w:rPr>
          </w:rPrChange>
        </w:rPr>
        <w:t>Emma</w:t>
      </w:r>
      <w:r w:rsidR="2ABB0D86" w:rsidRPr="77A20037">
        <w:rPr>
          <w:rFonts w:eastAsia="Times New Roman"/>
          <w:lang w:val="en-GB"/>
          <w:rPrChange w:id="825" w:author="Esben Kran Christensen" w:date="2020-04-25T16:00:00Z">
            <w:rPr>
              <w:lang w:val="en-GB"/>
            </w:rPr>
          </w:rPrChange>
        </w:rPr>
        <w:t xml:space="preserve"> </w:t>
      </w:r>
      <w:r w:rsidR="00FA7A00" w:rsidRPr="77A20037">
        <w:rPr>
          <w:rFonts w:eastAsia="Times New Roman"/>
          <w:lang w:val="en-GB"/>
          <w:rPrChange w:id="826" w:author="Esben Kran Christensen" w:date="2020-04-25T16:00:00Z">
            <w:rPr>
              <w:lang w:val="en-GB"/>
            </w:rPr>
          </w:rPrChange>
        </w:rPr>
        <w:t>is based on ratings</w:t>
      </w:r>
      <w:r w:rsidR="2ABB0D86" w:rsidRPr="77A20037">
        <w:rPr>
          <w:rFonts w:eastAsia="Times New Roman"/>
          <w:lang w:val="en-GB"/>
          <w:rPrChange w:id="827" w:author="Esben Kran Christensen" w:date="2020-04-25T16:00:00Z">
            <w:rPr>
              <w:lang w:val="en-GB"/>
            </w:rPr>
          </w:rPrChange>
        </w:rPr>
        <w:t xml:space="preserve"> by </w:t>
      </w:r>
      <w:r w:rsidR="32AD0106" w:rsidRPr="77A20037">
        <w:rPr>
          <w:rFonts w:eastAsia="Times New Roman"/>
          <w:lang w:val="en-GB"/>
          <w:rPrChange w:id="828" w:author="Esben Kran Christensen" w:date="2020-04-25T16:00:00Z">
            <w:rPr>
              <w:lang w:val="en-GB"/>
            </w:rPr>
          </w:rPrChange>
        </w:rPr>
        <w:t>30 raters</w:t>
      </w:r>
      <w:r w:rsidR="275DA9BB" w:rsidRPr="77A20037">
        <w:rPr>
          <w:rFonts w:eastAsia="Times New Roman"/>
          <w:lang w:val="en-GB"/>
          <w:rPrChange w:id="829" w:author="Esben Kran Christensen" w:date="2020-04-25T16:00:00Z">
            <w:rPr>
              <w:lang w:val="en-GB"/>
            </w:rPr>
          </w:rPrChange>
        </w:rPr>
        <w:t>, who all r</w:t>
      </w:r>
      <w:r w:rsidR="501C6F02" w:rsidRPr="77A20037">
        <w:rPr>
          <w:rFonts w:eastAsia="Times New Roman"/>
          <w:lang w:val="en-GB"/>
          <w:rPrChange w:id="830" w:author="Esben Kran Christensen" w:date="2020-04-25T16:00:00Z">
            <w:rPr>
              <w:lang w:val="en-GB"/>
            </w:rPr>
          </w:rPrChange>
        </w:rPr>
        <w:t>e</w:t>
      </w:r>
      <w:r w:rsidR="275DA9BB" w:rsidRPr="77A20037">
        <w:rPr>
          <w:rFonts w:eastAsia="Times New Roman"/>
          <w:lang w:val="en-GB"/>
          <w:rPrChange w:id="831" w:author="Esben Kran Christensen" w:date="2020-04-25T16:00:00Z">
            <w:rPr>
              <w:lang w:val="en-GB"/>
            </w:rPr>
          </w:rPrChange>
        </w:rPr>
        <w:t>c</w:t>
      </w:r>
      <w:r w:rsidR="12F286F0" w:rsidRPr="77A20037">
        <w:rPr>
          <w:rFonts w:eastAsia="Times New Roman"/>
          <w:lang w:val="en-GB"/>
          <w:rPrChange w:id="832" w:author="Esben Kran Christensen" w:date="2020-04-25T16:00:00Z">
            <w:rPr>
              <w:lang w:val="en-GB"/>
            </w:rPr>
          </w:rPrChange>
        </w:rPr>
        <w:t>ei</w:t>
      </w:r>
      <w:r w:rsidR="275DA9BB" w:rsidRPr="77A20037">
        <w:rPr>
          <w:rFonts w:eastAsia="Times New Roman"/>
          <w:lang w:val="en-GB"/>
          <w:rPrChange w:id="833" w:author="Esben Kran Christensen" w:date="2020-04-25T16:00:00Z">
            <w:rPr>
              <w:lang w:val="en-GB"/>
            </w:rPr>
          </w:rPrChange>
        </w:rPr>
        <w:t xml:space="preserve">ved the same instructions </w:t>
      </w:r>
      <w:del w:id="834" w:author="Esben Kran Christensen" w:date="2020-04-25T17:06:00Z">
        <w:r w:rsidRPr="77A20037" w:rsidDel="6617C869">
          <w:rPr>
            <w:rFonts w:eastAsia="Times New Roman"/>
            <w:lang w:val="en-GB"/>
            <w:rPrChange w:id="835" w:author="Esben Kran Christensen" w:date="2020-04-25T16:00:00Z">
              <w:rPr>
                <w:lang w:val="en-GB"/>
              </w:rPr>
            </w:rPrChange>
          </w:rPr>
          <w:delText xml:space="preserve">in </w:delText>
        </w:r>
      </w:del>
      <w:ins w:id="836" w:author="Esben Kran Christensen" w:date="2020-04-25T17:06:00Z">
        <w:r w:rsidR="2E62EC1F" w:rsidRPr="77A20037">
          <w:rPr>
            <w:rFonts w:eastAsia="Times New Roman"/>
            <w:lang w:val="en-GB"/>
          </w:rPr>
          <w:t xml:space="preserve">on </w:t>
        </w:r>
      </w:ins>
      <w:r w:rsidR="6617C869" w:rsidRPr="77A20037">
        <w:rPr>
          <w:rFonts w:eastAsia="Times New Roman"/>
          <w:lang w:val="en-GB"/>
          <w:rPrChange w:id="837" w:author="Esben Kran Christensen" w:date="2020-04-25T16:00:00Z">
            <w:rPr>
              <w:lang w:val="en-GB"/>
            </w:rPr>
          </w:rPrChange>
        </w:rPr>
        <w:t>how to rate the sentence</w:t>
      </w:r>
      <w:r w:rsidR="16249917" w:rsidRPr="77A20037">
        <w:rPr>
          <w:rFonts w:eastAsia="Times New Roman"/>
          <w:lang w:val="en-GB"/>
          <w:rPrChange w:id="838" w:author="Esben Kran Christensen" w:date="2020-04-25T16:00:00Z">
            <w:rPr>
              <w:lang w:val="en-GB"/>
            </w:rPr>
          </w:rPrChange>
        </w:rPr>
        <w:t>.</w:t>
      </w:r>
      <w:r w:rsidR="677F3236" w:rsidRPr="77A20037">
        <w:rPr>
          <w:rFonts w:eastAsia="Times New Roman"/>
          <w:lang w:val="en-GB"/>
          <w:rPrChange w:id="839" w:author="Esben Kran Christensen" w:date="2020-04-25T16:00:00Z">
            <w:rPr>
              <w:lang w:val="en-GB"/>
            </w:rPr>
          </w:rPrChange>
        </w:rPr>
        <w:t xml:space="preserve"> </w:t>
      </w:r>
      <w:ins w:id="840" w:author="Esben Kran Christensen" w:date="2020-04-25T17:07:00Z">
        <w:r w:rsidR="0853CC9A" w:rsidRPr="77A20037">
          <w:rPr>
            <w:rFonts w:eastAsia="Times New Roman"/>
            <w:lang w:val="en-GB"/>
          </w:rPr>
          <w:t>With a specifically coded dataset, Emma is more controlled than TrustPilot</w:t>
        </w:r>
      </w:ins>
      <w:ins w:id="841" w:author="Esben Kran Christensen" w:date="2020-04-25T17:08:00Z">
        <w:r w:rsidR="0853CC9A" w:rsidRPr="77A20037">
          <w:rPr>
            <w:rFonts w:eastAsia="Times New Roman"/>
            <w:lang w:val="en-GB"/>
          </w:rPr>
          <w:t xml:space="preserve">. It is also designed to be more naturalistic in its </w:t>
        </w:r>
        <w:r w:rsidR="69B90F08" w:rsidRPr="77A20037">
          <w:rPr>
            <w:rFonts w:eastAsia="Times New Roman"/>
            <w:lang w:val="en-GB"/>
          </w:rPr>
          <w:t xml:space="preserve">nature </w:t>
        </w:r>
      </w:ins>
      <w:ins w:id="842" w:author="Esben Kran Christensen" w:date="2020-04-25T17:09:00Z">
        <w:r w:rsidR="69B90F08" w:rsidRPr="77A20037">
          <w:rPr>
            <w:rFonts w:eastAsia="Times New Roman"/>
            <w:lang w:val="en-GB"/>
          </w:rPr>
          <w:t xml:space="preserve">than reviews </w:t>
        </w:r>
      </w:ins>
      <w:ins w:id="843" w:author="Esben Kran Christensen" w:date="2020-04-25T17:08:00Z">
        <w:r w:rsidR="69B90F08" w:rsidRPr="77A20037">
          <w:rPr>
            <w:rFonts w:eastAsia="Times New Roman"/>
            <w:lang w:val="en-GB"/>
          </w:rPr>
          <w:t xml:space="preserve">and has a representative </w:t>
        </w:r>
      </w:ins>
      <w:ins w:id="844" w:author="Esben Kran Christensen" w:date="2020-04-25T17:09:00Z">
        <w:r w:rsidR="69B90F08" w:rsidRPr="77A20037">
          <w:rPr>
            <w:rFonts w:eastAsia="Times New Roman"/>
            <w:lang w:val="en-GB"/>
          </w:rPr>
          <w:t xml:space="preserve">syntactical sample. In total, 352 sentences were rated. The sentences belong to categories </w:t>
        </w:r>
      </w:ins>
      <w:ins w:id="845" w:author="Esben Kran Christensen" w:date="2020-04-25T17:10:00Z">
        <w:r w:rsidR="37D8E93F" w:rsidRPr="77A20037">
          <w:rPr>
            <w:rFonts w:eastAsia="Times New Roman"/>
            <w:lang w:val="en-GB"/>
          </w:rPr>
          <w:t xml:space="preserve">such as </w:t>
        </w:r>
      </w:ins>
      <w:ins w:id="846" w:author="Esben Kran Christensen" w:date="2020-04-25T17:09:00Z">
        <w:r w:rsidR="444FD7F4" w:rsidRPr="77A20037">
          <w:rPr>
            <w:rFonts w:eastAsia="Times New Roman"/>
            <w:lang w:val="en-GB"/>
          </w:rPr>
          <w:t>simple negative</w:t>
        </w:r>
      </w:ins>
      <w:ins w:id="847" w:author="Esben Kran Christensen" w:date="2020-04-25T17:10:00Z">
        <w:r w:rsidR="721CD099" w:rsidRPr="77A20037">
          <w:rPr>
            <w:rFonts w:eastAsia="Times New Roman"/>
            <w:lang w:val="en-GB"/>
          </w:rPr>
          <w:t xml:space="preserve"> sentence</w:t>
        </w:r>
        <w:r w:rsidR="3C078F94" w:rsidRPr="77A20037">
          <w:rPr>
            <w:rFonts w:eastAsia="Times New Roman"/>
            <w:lang w:val="en-GB"/>
          </w:rPr>
          <w:t>s or complex positive sentences</w:t>
        </w:r>
      </w:ins>
      <w:ins w:id="848" w:author="Jacob Thøgersen" w:date="2020-04-20T16:52:00Z">
        <w:del w:id="849" w:author="Esben Kran Christensen" w:date="2020-04-25T17:10:00Z">
          <w:r w:rsidRPr="77A20037" w:rsidDel="00FA7A00">
            <w:rPr>
              <w:rFonts w:eastAsia="Times New Roman"/>
              <w:lang w:val="en-GB"/>
              <w:rPrChange w:id="850" w:author="Esben Kran Christensen" w:date="2020-04-25T16:00:00Z">
                <w:rPr>
                  <w:lang w:val="en-GB"/>
                </w:rPr>
              </w:rPrChange>
            </w:rPr>
            <w:delText>In that sense it is a more controlled data set than TustPilot (eller sådan noget…).</w:delText>
          </w:r>
        </w:del>
      </w:ins>
      <w:del w:id="851" w:author="Esben Kran Christensen" w:date="2020-04-25T17:10:00Z">
        <w:r w:rsidRPr="77A20037" w:rsidDel="00BD69ED">
          <w:rPr>
            <w:rFonts w:eastAsia="Times New Roman"/>
            <w:lang w:val="en-GB"/>
            <w:rPrChange w:id="852" w:author="Esben Kran Christensen" w:date="2020-04-25T16:00:00Z">
              <w:rPr>
                <w:lang w:val="en-GB"/>
              </w:rPr>
            </w:rPrChange>
          </w:rPr>
          <w:delText xml:space="preserve"> </w:delText>
        </w:r>
      </w:del>
      <w:commentRangeStart w:id="853"/>
      <w:ins w:id="854" w:author="Jacob Thøgersen" w:date="2020-04-20T17:17:00Z">
        <w:del w:id="855" w:author="Esben Kran Christensen" w:date="2020-04-25T17:10:00Z">
          <w:r w:rsidRPr="77A20037" w:rsidDel="00BD69ED">
            <w:rPr>
              <w:rFonts w:eastAsia="Times New Roman"/>
              <w:lang w:val="en-GB"/>
              <w:rPrChange w:id="856" w:author="Esben Kran Christensen" w:date="2020-04-25T16:00:00Z">
                <w:rPr>
                  <w:lang w:val="en-GB"/>
                </w:rPr>
              </w:rPrChange>
            </w:rPr>
            <w:delText>In total 352 sentences were rated.</w:delText>
          </w:r>
        </w:del>
      </w:ins>
      <w:ins w:id="857" w:author="Esben Kran Christensen" w:date="2020-04-25T17:10:00Z">
        <w:r w:rsidR="0A7D6C4C" w:rsidRPr="77A20037">
          <w:rPr>
            <w:rFonts w:eastAsia="Times New Roman"/>
            <w:lang w:val="en-GB"/>
          </w:rPr>
          <w:t xml:space="preserve"> alon</w:t>
        </w:r>
      </w:ins>
      <w:ins w:id="858" w:author="Esben Kran Christensen" w:date="2020-04-25T17:11:00Z">
        <w:r w:rsidR="0A7D6C4C" w:rsidRPr="77A20037">
          <w:rPr>
            <w:rFonts w:eastAsia="Times New Roman"/>
            <w:lang w:val="en-GB"/>
          </w:rPr>
          <w:t xml:space="preserve">g with syntactical sentences such as sentences with </w:t>
        </w:r>
        <w:r w:rsidR="0A7D6C4C" w:rsidRPr="77A20037">
          <w:rPr>
            <w:rFonts w:eastAsia="Times New Roman"/>
            <w:i/>
            <w:iCs/>
            <w:lang w:val="en-GB"/>
            <w:rPrChange w:id="859" w:author="Esben Kran Christensen" w:date="2020-04-25T17:11:00Z">
              <w:rPr>
                <w:rFonts w:eastAsia="Times New Roman"/>
                <w:lang w:val="en-GB"/>
              </w:rPr>
            </w:rPrChange>
          </w:rPr>
          <w:t>‘men’</w:t>
        </w:r>
        <w:r w:rsidR="0A7D6C4C" w:rsidRPr="77A20037">
          <w:rPr>
            <w:rFonts w:eastAsia="Times New Roman"/>
            <w:lang w:val="en-GB"/>
          </w:rPr>
          <w:t xml:space="preserve"> (</w:t>
        </w:r>
        <w:r w:rsidR="0A7D6C4C" w:rsidRPr="77A20037">
          <w:rPr>
            <w:rFonts w:eastAsia="Times New Roman"/>
            <w:i/>
            <w:iCs/>
            <w:lang w:val="en-GB"/>
            <w:rPrChange w:id="860" w:author="Esben Kran Christensen" w:date="2020-04-25T17:11:00Z">
              <w:rPr>
                <w:rFonts w:eastAsia="Times New Roman"/>
                <w:lang w:val="en-GB"/>
              </w:rPr>
            </w:rPrChange>
          </w:rPr>
          <w:t>but</w:t>
        </w:r>
        <w:r w:rsidR="0A7D6C4C" w:rsidRPr="77A20037">
          <w:rPr>
            <w:rFonts w:eastAsia="Times New Roman"/>
            <w:lang w:val="en-GB"/>
          </w:rPr>
          <w:t>) and sentences with negations.</w:t>
        </w:r>
      </w:ins>
      <w:ins w:id="861" w:author="Jacob Thøgersen" w:date="2020-04-20T17:17:00Z">
        <w:r w:rsidR="00BD69ED" w:rsidRPr="77A20037">
          <w:rPr>
            <w:rFonts w:eastAsia="Times New Roman"/>
            <w:lang w:val="en-GB"/>
            <w:rPrChange w:id="862" w:author="Esben Kran Christensen" w:date="2020-04-25T16:00:00Z">
              <w:rPr>
                <w:lang w:val="en-GB"/>
              </w:rPr>
            </w:rPrChange>
          </w:rPr>
          <w:t xml:space="preserve"> </w:t>
        </w:r>
      </w:ins>
      <w:commentRangeEnd w:id="853"/>
      <w:r>
        <w:rPr>
          <w:rStyle w:val="CommentReference"/>
        </w:rPr>
        <w:commentReference w:id="853"/>
      </w:r>
      <w:r w:rsidR="677F3236" w:rsidRPr="77A20037">
        <w:rPr>
          <w:rFonts w:eastAsia="Times New Roman"/>
          <w:lang w:val="en-GB"/>
          <w:rPrChange w:id="863" w:author="Esben Kran Christensen" w:date="2020-04-25T16:00:00Z">
            <w:rPr>
              <w:lang w:val="en-GB"/>
            </w:rPr>
          </w:rPrChange>
        </w:rPr>
        <w:t xml:space="preserve">The raters were </w:t>
      </w:r>
      <w:del w:id="864" w:author="Esben Kran Christensen" w:date="2020-04-25T17:11:00Z">
        <w:r w:rsidRPr="77A20037" w:rsidDel="677F3236">
          <w:rPr>
            <w:rFonts w:eastAsia="Times New Roman"/>
            <w:lang w:val="en-GB"/>
            <w:rPrChange w:id="865" w:author="Esben Kran Christensen" w:date="2020-04-25T16:00:00Z">
              <w:rPr>
                <w:lang w:val="en-GB"/>
              </w:rPr>
            </w:rPrChange>
          </w:rPr>
          <w:delText xml:space="preserve">found </w:delText>
        </w:r>
      </w:del>
      <w:ins w:id="866" w:author="Esben Kran Christensen" w:date="2020-04-25T17:11:00Z">
        <w:r w:rsidR="4096C266" w:rsidRPr="77A20037">
          <w:rPr>
            <w:rFonts w:eastAsia="Times New Roman"/>
            <w:lang w:val="en-GB"/>
          </w:rPr>
          <w:t xml:space="preserve">recruited </w:t>
        </w:r>
      </w:ins>
      <w:r w:rsidR="60C76A98" w:rsidRPr="77A20037">
        <w:rPr>
          <w:rFonts w:eastAsia="Times New Roman"/>
          <w:lang w:val="en-GB"/>
          <w:rPrChange w:id="867" w:author="Esben Kran Christensen" w:date="2020-04-25T16:00:00Z">
            <w:rPr>
              <w:lang w:val="en-GB"/>
            </w:rPr>
          </w:rPrChange>
        </w:rPr>
        <w:t>us</w:t>
      </w:r>
      <w:r w:rsidR="0DEE835D" w:rsidRPr="77A20037">
        <w:rPr>
          <w:rFonts w:eastAsia="Times New Roman"/>
          <w:lang w:val="en-GB"/>
          <w:rPrChange w:id="868" w:author="Esben Kran Christensen" w:date="2020-04-25T16:00:00Z">
            <w:rPr>
              <w:lang w:val="en-GB"/>
            </w:rPr>
          </w:rPrChange>
        </w:rPr>
        <w:t>ing</w:t>
      </w:r>
      <w:r w:rsidR="60C76A98" w:rsidRPr="77A20037">
        <w:rPr>
          <w:rFonts w:eastAsia="Times New Roman"/>
          <w:lang w:val="en-GB"/>
          <w:rPrChange w:id="869" w:author="Esben Kran Christensen" w:date="2020-04-25T16:00:00Z">
            <w:rPr>
              <w:lang w:val="en-GB"/>
            </w:rPr>
          </w:rPrChange>
        </w:rPr>
        <w:t xml:space="preserve"> citizen science</w:t>
      </w:r>
      <w:del w:id="870" w:author="Esben Kran Christensen" w:date="2020-04-25T17:11:00Z">
        <w:r w:rsidRPr="77A20037" w:rsidDel="264E6119">
          <w:rPr>
            <w:rFonts w:eastAsia="Times New Roman"/>
            <w:lang w:val="en-GB"/>
            <w:rPrChange w:id="871" w:author="Esben Kran Christensen" w:date="2020-04-25T16:00:00Z">
              <w:rPr>
                <w:lang w:val="en-GB"/>
              </w:rPr>
            </w:rPrChange>
          </w:rPr>
          <w:delText>,</w:delText>
        </w:r>
      </w:del>
      <w:r w:rsidR="264E6119" w:rsidRPr="77A20037">
        <w:rPr>
          <w:rFonts w:eastAsia="Times New Roman"/>
          <w:lang w:val="en-GB"/>
          <w:rPrChange w:id="872" w:author="Esben Kran Christensen" w:date="2020-04-25T16:00:00Z">
            <w:rPr>
              <w:lang w:val="en-GB"/>
            </w:rPr>
          </w:rPrChange>
        </w:rPr>
        <w:t xml:space="preserve"> to ensure a broad </w:t>
      </w:r>
      <w:r w:rsidR="003753D5" w:rsidRPr="77A20037">
        <w:rPr>
          <w:rFonts w:eastAsia="Times New Roman"/>
          <w:lang w:val="en-GB"/>
          <w:rPrChange w:id="873" w:author="Esben Kran Christensen" w:date="2020-04-25T16:00:00Z">
            <w:rPr>
              <w:lang w:val="en-GB"/>
            </w:rPr>
          </w:rPrChange>
        </w:rPr>
        <w:t xml:space="preserve">demographic </w:t>
      </w:r>
      <w:r w:rsidR="264E6119" w:rsidRPr="77A20037">
        <w:rPr>
          <w:rFonts w:eastAsia="Times New Roman"/>
          <w:lang w:val="en-GB"/>
          <w:rPrChange w:id="874" w:author="Esben Kran Christensen" w:date="2020-04-25T16:00:00Z">
            <w:rPr>
              <w:lang w:val="en-GB"/>
            </w:rPr>
          </w:rPrChange>
        </w:rPr>
        <w:t xml:space="preserve">representation of </w:t>
      </w:r>
      <w:r w:rsidR="00C92944" w:rsidRPr="77A20037">
        <w:rPr>
          <w:rFonts w:eastAsia="Times New Roman"/>
          <w:lang w:val="en-GB"/>
          <w:rPrChange w:id="875" w:author="Esben Kran Christensen" w:date="2020-04-25T16:00:00Z">
            <w:rPr>
              <w:lang w:val="en-GB"/>
            </w:rPr>
          </w:rPrChange>
        </w:rPr>
        <w:t>Danes</w:t>
      </w:r>
      <w:r w:rsidR="003753D5" w:rsidRPr="77A20037">
        <w:rPr>
          <w:rFonts w:eastAsia="Times New Roman"/>
          <w:lang w:val="en-GB"/>
          <w:rPrChange w:id="876" w:author="Esben Kran Christensen" w:date="2020-04-25T16:00:00Z">
            <w:rPr>
              <w:lang w:val="en-GB"/>
            </w:rPr>
          </w:rPrChange>
        </w:rPr>
        <w:t xml:space="preserve">. </w:t>
      </w:r>
      <w:r w:rsidR="00721104" w:rsidRPr="77A20037">
        <w:rPr>
          <w:rFonts w:eastAsia="Times New Roman"/>
          <w:lang w:val="en-GB"/>
          <w:rPrChange w:id="877" w:author="Esben Kran Christensen" w:date="2020-04-25T16:00:00Z">
            <w:rPr>
              <w:lang w:val="en-GB"/>
            </w:rPr>
          </w:rPrChange>
        </w:rPr>
        <w:t xml:space="preserve">Citizen </w:t>
      </w:r>
      <w:r w:rsidR="009415F3" w:rsidRPr="77A20037">
        <w:rPr>
          <w:rFonts w:eastAsia="Times New Roman"/>
          <w:lang w:val="en-GB"/>
          <w:rPrChange w:id="878" w:author="Esben Kran Christensen" w:date="2020-04-25T16:00:00Z">
            <w:rPr>
              <w:lang w:val="en-GB"/>
            </w:rPr>
          </w:rPrChange>
        </w:rPr>
        <w:t xml:space="preserve">science </w:t>
      </w:r>
      <w:r w:rsidR="00734174" w:rsidRPr="77A20037">
        <w:rPr>
          <w:rFonts w:eastAsia="Times New Roman"/>
          <w:lang w:val="en-GB"/>
          <w:rPrChange w:id="879" w:author="Esben Kran Christensen" w:date="2020-04-25T16:00:00Z">
            <w:rPr>
              <w:lang w:val="en-GB"/>
            </w:rPr>
          </w:rPrChange>
        </w:rPr>
        <w:t xml:space="preserve">also contributes to motivation for the coders as </w:t>
      </w:r>
      <w:r w:rsidR="00A778F4" w:rsidRPr="77A20037">
        <w:rPr>
          <w:rFonts w:eastAsia="Times New Roman"/>
          <w:lang w:val="en-GB"/>
          <w:rPrChange w:id="880" w:author="Esben Kran Christensen" w:date="2020-04-25T16:00:00Z">
            <w:rPr>
              <w:lang w:val="en-GB"/>
            </w:rPr>
          </w:rPrChange>
        </w:rPr>
        <w:t xml:space="preserve">it attempts to </w:t>
      </w:r>
      <w:del w:id="881" w:author="Esben Kran Christensen" w:date="2020-04-25T17:12:00Z">
        <w:r w:rsidRPr="77A20037" w:rsidDel="00A778F4">
          <w:rPr>
            <w:rFonts w:eastAsia="Times New Roman"/>
            <w:lang w:val="en-GB"/>
            <w:rPrChange w:id="882" w:author="Esben Kran Christensen" w:date="2020-04-25T16:00:00Z">
              <w:rPr>
                <w:lang w:val="en-GB"/>
              </w:rPr>
            </w:rPrChange>
          </w:rPr>
          <w:delText xml:space="preserve">allude </w:delText>
        </w:r>
      </w:del>
      <w:ins w:id="883" w:author="Esben Kran Christensen" w:date="2020-04-25T17:12:00Z">
        <w:r w:rsidR="2F3A56F4" w:rsidRPr="77A20037">
          <w:rPr>
            <w:rFonts w:eastAsia="Times New Roman"/>
            <w:lang w:val="en-GB"/>
          </w:rPr>
          <w:t xml:space="preserve">motivate through </w:t>
        </w:r>
      </w:ins>
      <w:del w:id="884" w:author="Esben Kran Christensen" w:date="2020-04-25T17:12:00Z">
        <w:r w:rsidRPr="77A20037" w:rsidDel="00A778F4">
          <w:rPr>
            <w:rFonts w:eastAsia="Times New Roman"/>
            <w:lang w:val="en-GB"/>
            <w:rPrChange w:id="885" w:author="Esben Kran Christensen" w:date="2020-04-25T16:00:00Z">
              <w:rPr>
                <w:lang w:val="en-GB"/>
              </w:rPr>
            </w:rPrChange>
          </w:rPr>
          <w:delText xml:space="preserve">to </w:delText>
        </w:r>
      </w:del>
      <w:r w:rsidR="00A778F4" w:rsidRPr="77A20037">
        <w:rPr>
          <w:rFonts w:eastAsia="Times New Roman"/>
          <w:lang w:val="en-GB"/>
          <w:rPrChange w:id="886" w:author="Esben Kran Christensen" w:date="2020-04-25T16:00:00Z">
            <w:rPr>
              <w:lang w:val="en-GB"/>
            </w:rPr>
          </w:rPrChange>
        </w:rPr>
        <w:t xml:space="preserve">their sense of </w:t>
      </w:r>
      <w:r w:rsidR="006D7B81" w:rsidRPr="77A20037">
        <w:rPr>
          <w:rFonts w:eastAsia="Times New Roman"/>
          <w:lang w:val="en-GB"/>
          <w:rPrChange w:id="887" w:author="Esben Kran Christensen" w:date="2020-04-25T16:00:00Z">
            <w:rPr>
              <w:lang w:val="en-GB"/>
            </w:rPr>
          </w:rPrChange>
        </w:rPr>
        <w:t xml:space="preserve">assisting in a scientific </w:t>
      </w:r>
      <w:r w:rsidR="0087782A" w:rsidRPr="77A20037">
        <w:rPr>
          <w:rFonts w:eastAsia="Times New Roman"/>
          <w:lang w:val="en-GB"/>
          <w:rPrChange w:id="888" w:author="Esben Kran Christensen" w:date="2020-04-25T16:00:00Z">
            <w:rPr>
              <w:lang w:val="en-GB"/>
            </w:rPr>
          </w:rPrChange>
        </w:rPr>
        <w:t>endeavour</w:t>
      </w:r>
      <w:r w:rsidR="00F91CAE" w:rsidRPr="77A20037">
        <w:rPr>
          <w:rFonts w:eastAsia="Times New Roman"/>
          <w:lang w:val="en-GB"/>
          <w:rPrChange w:id="889" w:author="Esben Kran Christensen" w:date="2020-04-25T16:00:00Z">
            <w:rPr>
              <w:lang w:val="en-GB"/>
            </w:rPr>
          </w:rPrChange>
        </w:rPr>
        <w:t xml:space="preserve"> which has been shown</w:t>
      </w:r>
      <w:r w:rsidR="008501ED" w:rsidRPr="77A20037">
        <w:rPr>
          <w:rFonts w:eastAsia="Times New Roman"/>
          <w:lang w:val="en-GB"/>
          <w:rPrChange w:id="890" w:author="Esben Kran Christensen" w:date="2020-04-25T16:00:00Z">
            <w:rPr>
              <w:lang w:val="en-GB"/>
            </w:rPr>
          </w:rPrChange>
        </w:rPr>
        <w:t xml:space="preserve"> to </w:t>
      </w:r>
      <w:r w:rsidR="00030C44" w:rsidRPr="77A20037">
        <w:rPr>
          <w:rFonts w:eastAsia="Times New Roman"/>
          <w:lang w:val="en-GB"/>
          <w:rPrChange w:id="891" w:author="Esben Kran Christensen" w:date="2020-04-25T16:00:00Z">
            <w:rPr>
              <w:lang w:val="en-GB"/>
            </w:rPr>
          </w:rPrChange>
        </w:rPr>
        <w:t>increase engagement</w:t>
      </w:r>
      <w:r w:rsidR="00A75A52" w:rsidRPr="77A20037">
        <w:rPr>
          <w:rFonts w:eastAsia="Times New Roman"/>
          <w:lang w:val="en-GB"/>
          <w:rPrChange w:id="892" w:author="Esben Kran Christensen" w:date="2020-04-25T16:00:00Z">
            <w:rPr>
              <w:lang w:val="en-GB"/>
            </w:rPr>
          </w:rPrChange>
        </w:rPr>
        <w:t xml:space="preserve"> </w:t>
      </w:r>
      <w:r>
        <w:fldChar w:fldCharType="begin"/>
      </w:r>
      <w:r w:rsidRPr="77A20037">
        <w:rPr>
          <w:lang w:val="en-GB"/>
        </w:rPr>
        <w:instrText xml:space="preserve"> ADDIN ZOTERO_ITEM CSL_CITATION {"citationID":"ZSzJdQ22","properties":{"formattedCitation":"(Heck et al., 2018; Pedersen et al., 2017)","plainCitation":"(Heck et al., 2018; Pedersen et al., 2017)","noteIndex":0},"citationItems":[{"id":154,"uris":["http://zotero.org/users/5985484/items/GEYXCSG9"],"uri":["http://zotero.org/users/5985484/items/GEYXCSG9"],"itemData":{"id":154,"type":"article-journal","abstract":"We introduce a remote interface to control and optimize the experimental production of Bose–Einstein condensates (BECs) and find improved solutions using two distinct implementations. First, a team of theoreticians used a remote version of their dressed chopped random basis optimization algorithm (RedCRAB), and second, a gamified interface allowed 600 citizen scientists from around the world to participate in real-time optimization. Quantitative studies of player search behavior demonstrated that they collectively engage in a combination of local and global searches. This form of multiagent adaptive search prevents premature convergence by the explorative behavior of low-performing players while high-performing players locally refine their solutions. In addition, many successful citizen science games have relied on a problem representation that directly engaged the visual or experiential intuition of the players. Here we demonstrate that citizen scientists can also be successful in an entirely abstract problem visualization. This is encouraging because a much wider range of challenges could potentially be opened to gamification in the future.","container-title":"Proceedings of the National Academy of Sciences","DOI":"10.1073/pnas.1716869115","ISSN":"0027-8424, 1091-6490","issue":"48","journalAbbreviation":"PNAS","language":"en","note":"PMID: 30413625","page":"E11231-E11237","source":"www.pnas.org","title":"Remote optimization of an ultracold atoms experiment by experts and citizen scientists","volume":"115","author":[{"family":"Heck","given":"Robert"},{"family":"Vuculescu","given":"Oana"},{"family":"Sørensen","given":"Jens Jakob"},{"family":"Zoller","given":"Jonathan"},{"family":"Andreasen","given":"Morten G."},{"family":"Bason","given":"Mark G."},{"family":"Ejlertsen","given":"Poul"},{"family":"Elíasson","given":"Ottó"},{"family":"Haikka","given":"Pinja"},{"family":"Laustsen","given":"Jens S."},{"family":"Nielsen","given":"Lærke L."},{"family":"Mao","give</w:instrText>
      </w:r>
      <w:r>
        <w:instrText xml:space="preserve">n":"Andrew"},{"family":"Müller","given":"Romain"},{"family":"Napolitano","given":"Mario"},{"family":"Pedersen","given":"Mads K."},{"family":"Thorsen","given":"Aske R."},{"family":"Bergenholtz","given":"Carsten"},{"family":"Calarco","given":"Tommaso"},{"family":"Montangero","given":"Simone"},{"family":"Sherson","given":"Jacob F."}],"issued":{"date-parts":[["2018",11,27]]}}},{"id":568,"uris":["http://zotero.org/users/5985484/items/4TVKZQUY"],"uri":["http://zotero.org/users/5985484/items/4TVKZQUY"],"itemData":{"id":568,"type":"article-journal","abstract":"Points, badges, and leaderboards are some of the most often used game elements, and they are typically the first elements that people use from the gamification toolbox. Very few studies have tried to investigate the effects of the individual elements and even fewer have examined how these elements work together.","language":"en","page":"8","source":"Zotero","title":"Leaderboard Effects on Player Performance in a Citizen Science Game","author":[{"family":"Pedersen","given":"Mads Kock"},{"family":"Rasmussen","given":"Nanna Ravn"},{"family":"Sherson","given":"Jacob F"},{"family":"Basaiawmoit","given":"Rajiv Vaid"}],"issued":{"date-parts":[["2017"]]}}}],"schema":"https://github.com/citation-style-language/schema/raw/master/csl-citation.json"} </w:instrText>
      </w:r>
      <w:r>
        <w:fldChar w:fldCharType="separate"/>
      </w:r>
      <w:r w:rsidR="00F5136A">
        <w:t>(Heck et al., 2018; Pedersen et al., 2017)</w:t>
      </w:r>
      <w:r>
        <w:fldChar w:fldCharType="end"/>
      </w:r>
      <w:r w:rsidR="008501ED" w:rsidRPr="77A20037">
        <w:rPr>
          <w:rFonts w:eastAsia="Times New Roman"/>
          <w:rPrChange w:id="893" w:author="Esben Kran Christensen" w:date="2020-04-25T17:07:00Z">
            <w:rPr/>
          </w:rPrChange>
        </w:rPr>
        <w:t>.</w:t>
      </w:r>
    </w:p>
    <w:commentRangeEnd w:id="819"/>
    <w:p w14:paraId="27606557" w14:textId="3D387E97" w:rsidR="00DC70C8" w:rsidRDefault="00DC70C8" w:rsidP="00A4440E">
      <w:r>
        <w:rPr>
          <w:rStyle w:val="CommentReference"/>
        </w:rPr>
        <w:commentReference w:id="819"/>
      </w:r>
      <w:commentRangeEnd w:id="820"/>
      <w:r>
        <w:rPr>
          <w:rStyle w:val="CommentReference"/>
        </w:rPr>
        <w:commentReference w:id="820"/>
      </w:r>
    </w:p>
    <w:p w14:paraId="61F8FDCC" w14:textId="51242F5F" w:rsidR="00101143" w:rsidRDefault="001A3DF4" w:rsidP="00766528">
      <w:pPr>
        <w:pStyle w:val="Heading2"/>
        <w:ind w:left="567" w:hanging="567"/>
      </w:pPr>
      <w:bookmarkStart w:id="894" w:name="_Toc33298931"/>
      <w:bookmarkStart w:id="895" w:name="_Toc34300589"/>
      <w:r>
        <w:t>Emma data collection program</w:t>
      </w:r>
      <w:bookmarkEnd w:id="894"/>
      <w:bookmarkEnd w:id="895"/>
    </w:p>
    <w:p w14:paraId="7F2552DB" w14:textId="4880A6CA" w:rsidR="00101143" w:rsidRPr="00BB7C0A" w:rsidRDefault="00101143" w:rsidP="00A968DF">
      <w:pPr>
        <w:rPr>
          <w:lang w:val="en-GB"/>
        </w:rPr>
      </w:pPr>
      <w:r w:rsidRPr="77A20037">
        <w:rPr>
          <w:lang w:val="en-GB"/>
        </w:rPr>
        <w:t xml:space="preserve">The </w:t>
      </w:r>
      <w:r w:rsidR="008D7511" w:rsidRPr="77A20037">
        <w:rPr>
          <w:lang w:val="en-GB"/>
        </w:rPr>
        <w:t xml:space="preserve">program </w:t>
      </w:r>
      <w:ins w:id="896" w:author="Esben Kran Christensen" w:date="2020-04-25T17:13:00Z">
        <w:r w:rsidR="62089BAC" w:rsidRPr="77A20037">
          <w:rPr>
            <w:lang w:val="en-GB"/>
          </w:rPr>
          <w:t xml:space="preserve">is composed of a </w:t>
        </w:r>
      </w:ins>
      <w:del w:id="897" w:author="Esben Kran Christensen" w:date="2020-04-25T17:13:00Z">
        <w:r w:rsidRPr="77A20037" w:rsidDel="008D7511">
          <w:rPr>
            <w:lang w:val="en-GB"/>
          </w:rPr>
          <w:delText xml:space="preserve">takes </w:delText>
        </w:r>
      </w:del>
      <w:del w:id="898" w:author="Esben Kran Christensen" w:date="2020-04-25T17:12:00Z">
        <w:r w:rsidRPr="77A20037" w:rsidDel="008D7511">
          <w:rPr>
            <w:lang w:val="en-GB"/>
          </w:rPr>
          <w:delText xml:space="preserve">the form </w:delText>
        </w:r>
      </w:del>
      <w:del w:id="899" w:author="Esben Kran Christensen" w:date="2020-04-25T17:13:00Z">
        <w:r w:rsidRPr="77A20037" w:rsidDel="008D7511">
          <w:rPr>
            <w:lang w:val="en-GB"/>
          </w:rPr>
          <w:delText>of</w:delText>
        </w:r>
        <w:r w:rsidRPr="77A20037" w:rsidDel="00D42547">
          <w:rPr>
            <w:lang w:val="en-GB"/>
          </w:rPr>
          <w:delText xml:space="preserve"> a </w:delText>
        </w:r>
      </w:del>
      <w:commentRangeStart w:id="900"/>
      <w:r w:rsidR="00CD7F39" w:rsidRPr="77A20037">
        <w:rPr>
          <w:lang w:val="en-GB"/>
        </w:rPr>
        <w:t xml:space="preserve">form </w:t>
      </w:r>
      <w:ins w:id="901" w:author="Esben Kran Christensen" w:date="2020-04-25T17:13:00Z">
        <w:r w:rsidR="1B2F5E1F" w:rsidRPr="77A20037">
          <w:rPr>
            <w:lang w:val="en-GB"/>
          </w:rPr>
          <w:t xml:space="preserve">where the coders rate sentences, after which </w:t>
        </w:r>
      </w:ins>
      <w:ins w:id="902" w:author="Esben Kran Christensen" w:date="2020-04-25T20:30:00Z">
        <w:r w:rsidR="212E5CB5" w:rsidRPr="77A20037">
          <w:rPr>
            <w:lang w:val="en-GB"/>
          </w:rPr>
          <w:t xml:space="preserve">these ratings </w:t>
        </w:r>
      </w:ins>
      <w:ins w:id="903" w:author="Esben Kran Christensen" w:date="2020-04-25T17:13:00Z">
        <w:r w:rsidR="1B2F5E1F" w:rsidRPr="77A20037">
          <w:rPr>
            <w:lang w:val="en-GB"/>
          </w:rPr>
          <w:t xml:space="preserve">are automatically sent to a database and updated with new sentences for the next coder. </w:t>
        </w:r>
      </w:ins>
      <w:del w:id="904" w:author="Esben Kran Christensen" w:date="2020-04-25T17:13:00Z">
        <w:r w:rsidRPr="77A20037" w:rsidDel="00CD7F39">
          <w:rPr>
            <w:lang w:val="en-GB"/>
          </w:rPr>
          <w:delText>that</w:delText>
        </w:r>
        <w:r w:rsidRPr="77A20037" w:rsidDel="00101143">
          <w:rPr>
            <w:lang w:val="en-GB"/>
          </w:rPr>
          <w:delText xml:space="preserve"> is the user interface </w:delText>
        </w:r>
      </w:del>
      <w:commentRangeEnd w:id="900"/>
      <w:r>
        <w:rPr>
          <w:rStyle w:val="CommentReference"/>
        </w:rPr>
        <w:commentReference w:id="900"/>
      </w:r>
      <w:del w:id="905" w:author="Esben Kran Christensen" w:date="2020-04-25T17:13:00Z">
        <w:r w:rsidRPr="77A20037" w:rsidDel="00101143">
          <w:rPr>
            <w:lang w:val="en-GB"/>
          </w:rPr>
          <w:delText xml:space="preserve">for the coders and </w:delText>
        </w:r>
      </w:del>
      <w:ins w:id="906" w:author="Esben Kran Christensen" w:date="2020-04-25T20:31:00Z">
        <w:r w:rsidR="7584DE05" w:rsidRPr="77A20037">
          <w:rPr>
            <w:lang w:val="en-GB"/>
          </w:rPr>
          <w:t xml:space="preserve">The form can be seen on this link </w:t>
        </w:r>
      </w:ins>
      <w:ins w:id="907" w:author="Esben Kran Christensen [2]" w:date="2020-04-28T10:41:00Z">
        <w:r w:rsidR="00C96E3A">
          <w:rPr>
            <w:lang w:val="en-GB"/>
          </w:rPr>
          <w:fldChar w:fldCharType="begin"/>
        </w:r>
      </w:ins>
      <w:ins w:id="908" w:author="Esben Kran Christensen [2]" w:date="2020-04-28T10:43:00Z">
        <w:r w:rsidR="00C96E3A">
          <w:rPr>
            <w:lang w:val="en-GB"/>
          </w:rPr>
          <w:instrText xml:space="preserve"> ADDIN ZOTERO_ITEM CSL_CITATION {"citationID":"r6YIbZuj","properties":{"formattedCitation":"(Kran &amp; Orm, 2020)","plainCitation":"(Kran &amp; Orm, 2020)","noteIndex":0},"citationItems":[{"id":859,"uris":["http://zotero.org/users/5985484/items/UA4TB4CP"],"uri":["http://zotero.org/users/5985484/items/UA4TB4CP"],"itemData":{"id":859,"type":"webpage","abstract":"Tusind tak for, at du gerne vil deltage i dette forskningsprojekt vedrørende følelser! Hvis du har spørgsmål om projektet eller spørgeskemaet, er du meget velkommen til at kontakte os på vores e-mail: contact@esbenkc.com og sorenorm@live.dk eller på private kanaler. Din hjælp vil blive brugt til følelsesanalyse i tekster til dansk forskning.\n\nHvis du gerne vil gennemføre skemaet flere gange, så er du meget velkommen til det, da du får nye sætninger hver gang, du går ind på skemaet. Du får flere point, desto flere sætninger, du rangerer. \n_________________________\n\nDu vil blive bedt om at vurdere 20 korte tekster ud fra fire skalaer fra -5 til 5, der kan beskrive et følelsesmæssigt aspekt af tekststykket. Du skal vurdere dem ud fra, hvad du forventer de fleste andre mennesker ville vurdere dem til.\n\nDe fire skalaer ser således ud:\n\n1. \"Valens\" af følelse associeret til tekst\n       Om teksten skaber en positiv eller negativ følelse\n\n-5    Meget negativ følelse\n 0    Neutral følelse\n 5    Meget positiv følelse\n\n2. \"Intensitet\" af følelse associeret til tekst\n        Følelsens styrke i teksten\n\n-5\tMeget beroligende\n 0\tNeutral intensitet\n 5\tMeget ophidsende\n\n3. \"Kontrol\" i følelsen associeret til tekst\n        Kontrollen, man har, når man er påvirket af følelsen i teksten.\n        F.eks: Frustration er ukontrollabelt, mens glæde er kontrollabelt\n\n-5\tMeget ukontrollabelt\n 0\tNeutral\n 5\tMeget kontrollabelt\n\n4. \"Gavnlighed\" af følelse associeret til tekst\n        Hvor gavnlig er følelsen repræsenteret i teksten? \n        F.eks: Glæde er normalt gavnligt, mens vrede som regel er skadeligt\n\n-5\tMeget skadeligt\n 0\tNeutral\n 5\tMeget gavnligt\n\nHvis en af skalaerne ikke giver mening for dig, så kan du både ignorere den skala eller spørge os om yderligere forklaring.\n\nDet kan være en fordel at forestille sig teksten, som den bliver sagt i situationen.\n\nBaseret på mængden af sætninger, du rangerer, får du flere point (og mulighed for at vinde en præmie!)","container-title":"Google Docs","language":"da","note":"source: docs.google.com","title":"Forskningsprojekt: Følelser i tekst","title-short":"Forskningsprojekt","URL":"https://docs.google.com/forms/d/e/1FAIpQLSeyHaD3nFVTu0nQe3pLMbCXwrc3tBS4vpSPUWPBXIDOn54gCQ/viewform?usp=embed_facebook","author":[{"family":"Kran","given":"Esben"},{"family":"Orm","given":"Søren"}],"accessed":{"date-parts":[["2020",4,25]]},"issued":{"date-parts":[["2020",1,4]]}}}],"schema":"https://github.com/citation-style-language/schema/raw/master/csl-citation.json"} </w:instrText>
        </w:r>
      </w:ins>
      <w:r w:rsidR="00C96E3A">
        <w:rPr>
          <w:lang w:val="en-GB"/>
        </w:rPr>
        <w:fldChar w:fldCharType="separate"/>
      </w:r>
      <w:ins w:id="909" w:author="Esben Kran Christensen [2]" w:date="2020-04-28T10:43:00Z">
        <w:r w:rsidR="00C96E3A" w:rsidRPr="00C96E3A">
          <w:rPr>
            <w:lang w:val="en-GB"/>
            <w:rPrChange w:id="910" w:author="Esben Kran Christensen" w:date="2020-04-28T10:43:00Z">
              <w:rPr/>
            </w:rPrChange>
          </w:rPr>
          <w:t>(Kran &amp; Orm, 2020)</w:t>
        </w:r>
      </w:ins>
      <w:ins w:id="911" w:author="Esben Kran Christensen [2]" w:date="2020-04-28T10:41:00Z">
        <w:r w:rsidR="00C96E3A">
          <w:rPr>
            <w:lang w:val="en-GB"/>
          </w:rPr>
          <w:fldChar w:fldCharType="end"/>
        </w:r>
      </w:ins>
      <w:commentRangeStart w:id="912"/>
      <w:ins w:id="913" w:author="Esben Kran Christensen" w:date="2020-04-25T20:31:00Z">
        <w:del w:id="914" w:author="Esben Kran Christensen [2]" w:date="2020-04-28T10:41:00Z">
          <w:r w:rsidR="7584DE05" w:rsidRPr="77A20037" w:rsidDel="00C96E3A">
            <w:rPr>
              <w:lang w:val="en-GB"/>
            </w:rPr>
            <w:delText>REF</w:delText>
          </w:r>
        </w:del>
      </w:ins>
      <w:commentRangeEnd w:id="912"/>
      <w:del w:id="915" w:author="Esben Kran Christensen [2]" w:date="2020-04-28T10:41:00Z">
        <w:r w:rsidDel="00C96E3A">
          <w:rPr>
            <w:rStyle w:val="CommentReference"/>
          </w:rPr>
          <w:commentReference w:id="912"/>
        </w:r>
      </w:del>
      <w:ins w:id="916" w:author="Esben Kran Christensen" w:date="2020-04-25T20:31:00Z">
        <w:r w:rsidR="7584DE05" w:rsidRPr="77A20037">
          <w:rPr>
            <w:lang w:val="en-GB"/>
          </w:rPr>
          <w:t xml:space="preserve">. </w:t>
        </w:r>
      </w:ins>
      <w:ins w:id="917" w:author="Esben Kran Christensen" w:date="2020-04-25T17:13:00Z">
        <w:r w:rsidR="6818683C" w:rsidRPr="77A20037">
          <w:rPr>
            <w:lang w:val="en-GB"/>
          </w:rPr>
          <w:t>Th</w:t>
        </w:r>
      </w:ins>
      <w:ins w:id="918" w:author="Esben Kran Christensen" w:date="2020-04-25T17:14:00Z">
        <w:r w:rsidR="6818683C" w:rsidRPr="77A20037">
          <w:rPr>
            <w:lang w:val="en-GB"/>
          </w:rPr>
          <w:t xml:space="preserve">e form </w:t>
        </w:r>
      </w:ins>
      <w:r w:rsidRPr="77A20037">
        <w:rPr>
          <w:lang w:val="en-GB"/>
        </w:rPr>
        <w:t xml:space="preserve">includes the coding scheme </w:t>
      </w:r>
      <w:ins w:id="919" w:author="Esben Kran Christensen" w:date="2020-04-25T17:14:00Z">
        <w:r w:rsidR="6F0C5891" w:rsidRPr="77A20037">
          <w:rPr>
            <w:lang w:val="en-GB"/>
          </w:rPr>
          <w:t>and is designed to be easy to use and understand</w:t>
        </w:r>
      </w:ins>
      <w:del w:id="920" w:author="Esben Kran Christensen" w:date="2020-04-25T17:14:00Z">
        <w:r w:rsidRPr="77A20037" w:rsidDel="00101143">
          <w:rPr>
            <w:lang w:val="en-GB"/>
          </w:rPr>
          <w:delText xml:space="preserve">along with a structure optimized for ease of </w:delText>
        </w:r>
        <w:r w:rsidRPr="77A20037" w:rsidDel="00174341">
          <w:rPr>
            <w:lang w:val="en-GB"/>
          </w:rPr>
          <w:delText>action,</w:delText>
        </w:r>
      </w:del>
      <w:r w:rsidRPr="77A20037">
        <w:rPr>
          <w:lang w:val="en-GB"/>
        </w:rPr>
        <w:t xml:space="preserve"> so it does not seem intimidating for the citizen science</w:t>
      </w:r>
      <w:r w:rsidR="0033451B" w:rsidRPr="77A20037">
        <w:rPr>
          <w:lang w:val="en-GB"/>
        </w:rPr>
        <w:t xml:space="preserve"> (CS)</w:t>
      </w:r>
      <w:r w:rsidRPr="77A20037">
        <w:rPr>
          <w:lang w:val="en-GB"/>
        </w:rPr>
        <w:t xml:space="preserve"> coders. The coding scheme is structured into the four different emotional dimensions as seen in </w:t>
      </w:r>
      <w:ins w:id="921" w:author="Esben Kran Christensen [2]" w:date="2020-04-28T10:59:00Z">
        <w:r w:rsidR="002764A9">
          <w:fldChar w:fldCharType="begin"/>
        </w:r>
        <w:r w:rsidR="002764A9">
          <w:rPr>
            <w:lang w:val="en-GB"/>
          </w:rPr>
          <w:instrText xml:space="preserve"> REF _Ref38963975 \h </w:instrText>
        </w:r>
      </w:ins>
      <w:r w:rsidR="002764A9">
        <w:fldChar w:fldCharType="separate"/>
      </w:r>
      <w:ins w:id="922" w:author="Esben Kran Christensen [2]" w:date="2020-04-28T10:59:00Z">
        <w:r w:rsidR="002764A9" w:rsidRPr="002764A9">
          <w:rPr>
            <w:lang w:val="en-GB"/>
            <w:rPrChange w:id="923" w:author="Esben Kran Christensen" w:date="2020-04-28T10:59:00Z">
              <w:rPr/>
            </w:rPrChange>
          </w:rPr>
          <w:t xml:space="preserve">Table </w:t>
        </w:r>
        <w:r w:rsidR="002764A9" w:rsidRPr="002764A9">
          <w:rPr>
            <w:noProof/>
            <w:lang w:val="en-GB"/>
            <w:rPrChange w:id="924" w:author="Esben Kran Christensen" w:date="2020-04-28T10:59:00Z">
              <w:rPr>
                <w:noProof/>
              </w:rPr>
            </w:rPrChange>
          </w:rPr>
          <w:t>3</w:t>
        </w:r>
        <w:r w:rsidR="002764A9">
          <w:fldChar w:fldCharType="end"/>
        </w:r>
      </w:ins>
      <w:del w:id="925" w:author="Esben Kran Christensen [2]" w:date="2020-04-28T10:59:00Z">
        <w:r w:rsidDel="002764A9">
          <w:fldChar w:fldCharType="begin"/>
        </w:r>
        <w:r w:rsidRPr="77A20037" w:rsidDel="002764A9">
          <w:rPr>
            <w:lang w:val="en-GB"/>
          </w:rPr>
          <w:delInstrText xml:space="preserve"> REF _Ref34311845 \h </w:delInstrText>
        </w:r>
        <w:r w:rsidDel="002764A9">
          <w:fldChar w:fldCharType="separate"/>
        </w:r>
        <w:r w:rsidR="00D21748" w:rsidRPr="77A20037" w:rsidDel="002764A9">
          <w:rPr>
            <w:lang w:val="en-GB"/>
          </w:rPr>
          <w:delText xml:space="preserve">Table </w:delText>
        </w:r>
        <w:r w:rsidR="00D21748" w:rsidRPr="77A20037" w:rsidDel="002764A9">
          <w:rPr>
            <w:noProof/>
            <w:lang w:val="en-GB"/>
          </w:rPr>
          <w:delText>2</w:delText>
        </w:r>
        <w:r w:rsidDel="002764A9">
          <w:fldChar w:fldCharType="end"/>
        </w:r>
      </w:del>
      <w:r w:rsidRPr="77A20037">
        <w:rPr>
          <w:lang w:val="en-GB"/>
        </w:rPr>
        <w:t>.</w:t>
      </w:r>
    </w:p>
    <w:tbl>
      <w:tblPr>
        <w:tblW w:w="9041" w:type="dxa"/>
        <w:tblBorders>
          <w:top w:val="single" w:sz="4" w:space="0" w:color="auto"/>
          <w:left w:val="single" w:sz="4" w:space="0" w:color="auto"/>
          <w:bottom w:val="single" w:sz="4" w:space="0" w:color="auto"/>
          <w:right w:val="single" w:sz="4" w:space="0" w:color="auto"/>
          <w:insideH w:val="single" w:sz="4" w:space="0" w:color="7F7F7F" w:themeColor="text1" w:themeTint="80"/>
        </w:tblBorders>
        <w:tblLook w:val="04A0" w:firstRow="1" w:lastRow="0" w:firstColumn="1" w:lastColumn="0" w:noHBand="0" w:noVBand="1"/>
        <w:tblPrChange w:id="926" w:author="Esben Kran Christensen" w:date="2020-04-28T10:58:00Z">
          <w:tblPr>
            <w:tblW w:w="0" w:type="auto"/>
            <w:tblBorders>
              <w:top w:val="single" w:sz="4" w:space="0" w:color="auto"/>
              <w:left w:val="single" w:sz="4" w:space="0" w:color="auto"/>
              <w:bottom w:val="single" w:sz="4" w:space="0" w:color="auto"/>
              <w:right w:val="single" w:sz="4" w:space="0" w:color="auto"/>
              <w:insideH w:val="single" w:sz="4" w:space="0" w:color="7F7F7F" w:themeColor="text1" w:themeTint="80"/>
            </w:tblBorders>
            <w:tblLook w:val="04A0" w:firstRow="1" w:lastRow="0" w:firstColumn="1" w:lastColumn="0" w:noHBand="0" w:noVBand="1"/>
          </w:tblPr>
        </w:tblPrChange>
      </w:tblPr>
      <w:tblGrid>
        <w:gridCol w:w="9041"/>
        <w:tblGridChange w:id="927">
          <w:tblGrid>
            <w:gridCol w:w="9041"/>
          </w:tblGrid>
        </w:tblGridChange>
      </w:tblGrid>
      <w:tr w:rsidR="00C96E3A" w:rsidRPr="002663D5" w14:paraId="00032BF7" w14:textId="77777777" w:rsidTr="002764A9">
        <w:trPr>
          <w:trHeight w:val="568"/>
          <w:trPrChange w:id="928" w:author="Esben Kran Christensen" w:date="2020-04-28T10:58:00Z">
            <w:trPr>
              <w:trHeight w:val="568"/>
            </w:trPr>
          </w:trPrChange>
        </w:trPr>
        <w:tc>
          <w:tcPr>
            <w:tcW w:w="9041" w:type="dxa"/>
            <w:tcBorders>
              <w:top w:val="nil"/>
              <w:left w:val="nil"/>
              <w:bottom w:val="single" w:sz="4" w:space="0" w:color="7F7F7F" w:themeColor="text1" w:themeTint="80"/>
              <w:right w:val="nil"/>
            </w:tcBorders>
            <w:vAlign w:val="bottom"/>
            <w:tcPrChange w:id="929" w:author="Esben Kran Christensen" w:date="2020-04-28T10:58:00Z">
              <w:tcPr>
                <w:tcW w:w="9919" w:type="dxa"/>
                <w:tcBorders>
                  <w:top w:val="nil"/>
                  <w:left w:val="nil"/>
                  <w:bottom w:val="single" w:sz="4" w:space="0" w:color="7F7F7F" w:themeColor="text1" w:themeTint="80"/>
                  <w:right w:val="nil"/>
                </w:tcBorders>
                <w:vAlign w:val="bottom"/>
              </w:tcPr>
            </w:tcPrChange>
          </w:tcPr>
          <w:p w14:paraId="6934C17A" w14:textId="2BF2303D" w:rsidR="77A20037" w:rsidRDefault="77A20037" w:rsidP="77A20037">
            <w:pPr>
              <w:pStyle w:val="Caption"/>
              <w:framePr w:wrap="around"/>
              <w:rPr>
                <w:rFonts w:eastAsia="Times New Roman"/>
                <w:lang w:val="en-GB"/>
              </w:rPr>
            </w:pPr>
          </w:p>
        </w:tc>
      </w:tr>
    </w:tbl>
    <w:p w14:paraId="1B3A0845" w14:textId="4477A218" w:rsidR="002764A9" w:rsidRPr="00B476D8" w:rsidRDefault="002764A9">
      <w:pPr>
        <w:pStyle w:val="Caption"/>
        <w:keepNext/>
        <w:framePr w:wrap="around"/>
        <w:rPr>
          <w:ins w:id="930" w:author="Esben Kran Christensen [2]" w:date="2020-04-28T10:58:00Z"/>
          <w:lang w:val="en-GB"/>
          <w:rPrChange w:id="931" w:author="Esben Kran Christensen" w:date="2020-04-28T11:01:00Z">
            <w:rPr>
              <w:ins w:id="932" w:author="Esben Kran Christensen [2]" w:date="2020-04-28T10:58:00Z"/>
            </w:rPr>
          </w:rPrChange>
        </w:rPr>
        <w:pPrChange w:id="933" w:author="Esben Kran Christensen" w:date="2020-04-28T10:58:00Z">
          <w:pPr/>
        </w:pPrChange>
      </w:pPr>
      <w:bookmarkStart w:id="934" w:name="_Ref38963975"/>
      <w:ins w:id="935" w:author="Esben Kran Christensen [2]" w:date="2020-04-28T10:58:00Z">
        <w:r w:rsidRPr="00B476D8">
          <w:rPr>
            <w:lang w:val="en-GB"/>
            <w:rPrChange w:id="936" w:author="Esben Kran Christensen" w:date="2020-04-28T11:01:00Z">
              <w:rPr>
                <w:i/>
                <w:iCs/>
              </w:rPr>
            </w:rPrChange>
          </w:rPr>
          <w:t xml:space="preserve">Table </w:t>
        </w:r>
        <w:r>
          <w:fldChar w:fldCharType="begin"/>
        </w:r>
        <w:r w:rsidRPr="00B476D8">
          <w:rPr>
            <w:lang w:val="en-GB"/>
            <w:rPrChange w:id="937" w:author="Esben Kran Christensen" w:date="2020-04-28T11:01:00Z">
              <w:rPr>
                <w:i/>
                <w:iCs/>
              </w:rPr>
            </w:rPrChange>
          </w:rPr>
          <w:instrText xml:space="preserve"> SEQ Table \* ARABIC </w:instrText>
        </w:r>
      </w:ins>
      <w:r>
        <w:fldChar w:fldCharType="separate"/>
      </w:r>
      <w:ins w:id="938" w:author="Esben Kran Christensen [2]" w:date="2020-04-28T10:58:00Z">
        <w:r w:rsidRPr="00B476D8">
          <w:rPr>
            <w:noProof/>
            <w:lang w:val="en-GB"/>
            <w:rPrChange w:id="939" w:author="Esben Kran Christensen" w:date="2020-04-28T11:01:00Z">
              <w:rPr>
                <w:i/>
                <w:iCs/>
                <w:noProof/>
              </w:rPr>
            </w:rPrChange>
          </w:rPr>
          <w:t>3</w:t>
        </w:r>
        <w:r>
          <w:fldChar w:fldCharType="end"/>
        </w:r>
        <w:bookmarkEnd w:id="934"/>
        <w:r w:rsidRPr="00B476D8">
          <w:rPr>
            <w:lang w:val="en-GB"/>
            <w:rPrChange w:id="940" w:author="Esben Kran Christensen" w:date="2020-04-28T11:01:00Z">
              <w:rPr>
                <w:i/>
                <w:iCs/>
              </w:rPr>
            </w:rPrChange>
          </w:rPr>
          <w:t xml:space="preserve"> - Coding scheme for the citizen science raters</w:t>
        </w:r>
      </w:ins>
    </w:p>
    <w:tbl>
      <w:tblPr>
        <w:tblW w:w="9058" w:type="dxa"/>
        <w:tblBorders>
          <w:top w:val="single" w:sz="4" w:space="0" w:color="auto"/>
          <w:left w:val="single" w:sz="4" w:space="0" w:color="auto"/>
          <w:bottom w:val="single" w:sz="4" w:space="0" w:color="auto"/>
          <w:right w:val="single" w:sz="4" w:space="0" w:color="auto"/>
          <w:insideH w:val="single" w:sz="4" w:space="0" w:color="7F7F7F" w:themeColor="text1" w:themeTint="80"/>
        </w:tblBorders>
        <w:tblLook w:val="04A0" w:firstRow="1" w:lastRow="0" w:firstColumn="1" w:lastColumn="0" w:noHBand="0" w:noVBand="1"/>
        <w:tblPrChange w:id="941" w:author="Esben Kran Christensen" w:date="2020-04-28T10:58:00Z">
          <w:tblPr>
            <w:tblW w:w="0" w:type="auto"/>
            <w:tblBorders>
              <w:top w:val="single" w:sz="4" w:space="0" w:color="auto"/>
              <w:left w:val="single" w:sz="4" w:space="0" w:color="auto"/>
              <w:bottom w:val="single" w:sz="4" w:space="0" w:color="auto"/>
              <w:right w:val="single" w:sz="4" w:space="0" w:color="auto"/>
              <w:insideH w:val="single" w:sz="4" w:space="0" w:color="7F7F7F" w:themeColor="text1" w:themeTint="80"/>
            </w:tblBorders>
            <w:tblLook w:val="04A0" w:firstRow="1" w:lastRow="0" w:firstColumn="1" w:lastColumn="0" w:noHBand="0" w:noVBand="1"/>
          </w:tblPr>
        </w:tblPrChange>
      </w:tblPr>
      <w:tblGrid>
        <w:gridCol w:w="1363"/>
        <w:gridCol w:w="1919"/>
        <w:gridCol w:w="1925"/>
        <w:gridCol w:w="2075"/>
        <w:gridCol w:w="1776"/>
        <w:tblGridChange w:id="942">
          <w:tblGrid>
            <w:gridCol w:w="1357"/>
            <w:gridCol w:w="1910"/>
            <w:gridCol w:w="1916"/>
            <w:gridCol w:w="2065"/>
            <w:gridCol w:w="1768"/>
          </w:tblGrid>
        </w:tblGridChange>
      </w:tblGrid>
      <w:tr w:rsidR="77A20037" w14:paraId="52958693" w14:textId="77777777" w:rsidTr="003C2F09">
        <w:trPr>
          <w:trHeight w:val="603"/>
          <w:trPrChange w:id="943" w:author="Esben Kran Christensen" w:date="2020-04-28T10:58:00Z">
            <w:trPr>
              <w:trHeight w:val="679"/>
            </w:trPr>
          </w:trPrChange>
        </w:trPr>
        <w:tc>
          <w:tcPr>
            <w:tcW w:w="1363" w:type="dxa"/>
            <w:tcBorders>
              <w:top w:val="single" w:sz="4" w:space="0" w:color="auto"/>
              <w:left w:val="single" w:sz="4" w:space="0" w:color="auto"/>
              <w:bottom w:val="single" w:sz="4" w:space="0" w:color="7F7F7F" w:themeColor="text1" w:themeTint="80"/>
              <w:right w:val="nil"/>
            </w:tcBorders>
            <w:vAlign w:val="center"/>
            <w:tcPrChange w:id="944" w:author="Esben Kran Christensen" w:date="2020-04-28T10:58:00Z">
              <w:tcPr>
                <w:tcW w:w="1401" w:type="dxa"/>
                <w:tcBorders>
                  <w:top w:val="single" w:sz="4" w:space="0" w:color="auto"/>
                  <w:left w:val="single" w:sz="4" w:space="0" w:color="auto"/>
                  <w:bottom w:val="single" w:sz="4" w:space="0" w:color="7F7F7F" w:themeColor="text1" w:themeTint="80"/>
                  <w:right w:val="nil"/>
                </w:tcBorders>
                <w:vAlign w:val="center"/>
              </w:tcPr>
            </w:tcPrChange>
          </w:tcPr>
          <w:p w14:paraId="11C74D22" w14:textId="77777777" w:rsidR="77A20037" w:rsidRDefault="77A20037" w:rsidP="77A20037">
            <w:pPr>
              <w:jc w:val="center"/>
              <w:rPr>
                <w:rFonts w:eastAsia="Times New Roman"/>
                <w:caps/>
              </w:rPr>
            </w:pPr>
            <w:r w:rsidRPr="77A20037">
              <w:rPr>
                <w:rFonts w:eastAsia="Times New Roman"/>
              </w:rPr>
              <w:t>Dimension</w:t>
            </w:r>
          </w:p>
        </w:tc>
        <w:tc>
          <w:tcPr>
            <w:tcW w:w="1919" w:type="dxa"/>
            <w:tcBorders>
              <w:top w:val="single" w:sz="4" w:space="0" w:color="auto"/>
              <w:left w:val="nil"/>
              <w:bottom w:val="single" w:sz="4" w:space="0" w:color="7F7F7F" w:themeColor="text1" w:themeTint="80"/>
              <w:right w:val="nil"/>
            </w:tcBorders>
            <w:vAlign w:val="center"/>
            <w:tcPrChange w:id="945" w:author="Esben Kran Christensen" w:date="2020-04-28T10:58:00Z">
              <w:tcPr>
                <w:tcW w:w="2210" w:type="dxa"/>
                <w:tcBorders>
                  <w:top w:val="single" w:sz="4" w:space="0" w:color="auto"/>
                  <w:left w:val="nil"/>
                  <w:bottom w:val="single" w:sz="4" w:space="0" w:color="7F7F7F" w:themeColor="text1" w:themeTint="80"/>
                  <w:right w:val="nil"/>
                </w:tcBorders>
                <w:vAlign w:val="center"/>
              </w:tcPr>
            </w:tcPrChange>
          </w:tcPr>
          <w:p w14:paraId="6914A75C" w14:textId="77777777" w:rsidR="77A20037" w:rsidRDefault="77A20037" w:rsidP="77A20037">
            <w:pPr>
              <w:jc w:val="center"/>
              <w:rPr>
                <w:rFonts w:eastAsia="Times New Roman"/>
                <w:caps/>
              </w:rPr>
            </w:pPr>
            <w:r w:rsidRPr="77A20037">
              <w:rPr>
                <w:rFonts w:eastAsia="Times New Roman"/>
              </w:rPr>
              <w:t>Valence</w:t>
            </w:r>
          </w:p>
        </w:tc>
        <w:tc>
          <w:tcPr>
            <w:tcW w:w="1925" w:type="dxa"/>
            <w:tcBorders>
              <w:top w:val="single" w:sz="4" w:space="0" w:color="auto"/>
              <w:left w:val="nil"/>
              <w:bottom w:val="single" w:sz="4" w:space="0" w:color="7F7F7F" w:themeColor="text1" w:themeTint="80"/>
              <w:right w:val="nil"/>
            </w:tcBorders>
            <w:vAlign w:val="center"/>
            <w:tcPrChange w:id="946" w:author="Esben Kran Christensen" w:date="2020-04-28T10:58:00Z">
              <w:tcPr>
                <w:tcW w:w="2126" w:type="dxa"/>
                <w:tcBorders>
                  <w:top w:val="single" w:sz="4" w:space="0" w:color="auto"/>
                  <w:left w:val="nil"/>
                  <w:bottom w:val="single" w:sz="4" w:space="0" w:color="7F7F7F" w:themeColor="text1" w:themeTint="80"/>
                  <w:right w:val="nil"/>
                </w:tcBorders>
                <w:vAlign w:val="center"/>
              </w:tcPr>
            </w:tcPrChange>
          </w:tcPr>
          <w:p w14:paraId="2326DA3D" w14:textId="77777777" w:rsidR="77A20037" w:rsidRDefault="77A20037" w:rsidP="77A20037">
            <w:pPr>
              <w:jc w:val="center"/>
              <w:rPr>
                <w:rFonts w:eastAsia="Times New Roman"/>
                <w:caps/>
              </w:rPr>
            </w:pPr>
            <w:r w:rsidRPr="77A20037">
              <w:rPr>
                <w:rFonts w:eastAsia="Times New Roman"/>
              </w:rPr>
              <w:t>Intensity</w:t>
            </w:r>
          </w:p>
        </w:tc>
        <w:tc>
          <w:tcPr>
            <w:tcW w:w="2075" w:type="dxa"/>
            <w:tcBorders>
              <w:top w:val="single" w:sz="4" w:space="0" w:color="auto"/>
              <w:left w:val="nil"/>
              <w:bottom w:val="single" w:sz="4" w:space="0" w:color="7F7F7F" w:themeColor="text1" w:themeTint="80"/>
              <w:right w:val="nil"/>
            </w:tcBorders>
            <w:vAlign w:val="center"/>
            <w:tcPrChange w:id="947" w:author="Esben Kran Christensen" w:date="2020-04-28T10:58:00Z">
              <w:tcPr>
                <w:tcW w:w="2240" w:type="dxa"/>
                <w:tcBorders>
                  <w:top w:val="single" w:sz="4" w:space="0" w:color="auto"/>
                  <w:left w:val="nil"/>
                  <w:bottom w:val="single" w:sz="4" w:space="0" w:color="7F7F7F" w:themeColor="text1" w:themeTint="80"/>
                  <w:right w:val="nil"/>
                </w:tcBorders>
                <w:vAlign w:val="center"/>
              </w:tcPr>
            </w:tcPrChange>
          </w:tcPr>
          <w:p w14:paraId="423881E4" w14:textId="77777777" w:rsidR="77A20037" w:rsidRDefault="77A20037" w:rsidP="77A20037">
            <w:pPr>
              <w:jc w:val="center"/>
              <w:rPr>
                <w:rFonts w:eastAsia="Times New Roman"/>
                <w:caps/>
              </w:rPr>
            </w:pPr>
            <w:r w:rsidRPr="77A20037">
              <w:rPr>
                <w:rFonts w:eastAsia="Times New Roman"/>
              </w:rPr>
              <w:t>Controllability</w:t>
            </w:r>
          </w:p>
        </w:tc>
        <w:tc>
          <w:tcPr>
            <w:tcW w:w="1776" w:type="dxa"/>
            <w:tcBorders>
              <w:top w:val="single" w:sz="4" w:space="0" w:color="auto"/>
              <w:left w:val="nil"/>
              <w:bottom w:val="single" w:sz="4" w:space="0" w:color="7F7F7F" w:themeColor="text1" w:themeTint="80"/>
              <w:right w:val="single" w:sz="4" w:space="0" w:color="auto"/>
            </w:tcBorders>
            <w:vAlign w:val="center"/>
            <w:tcPrChange w:id="948" w:author="Esben Kran Christensen" w:date="2020-04-28T10:58:00Z">
              <w:tcPr>
                <w:tcW w:w="1942" w:type="dxa"/>
                <w:tcBorders>
                  <w:top w:val="single" w:sz="4" w:space="0" w:color="auto"/>
                  <w:left w:val="nil"/>
                  <w:bottom w:val="single" w:sz="4" w:space="0" w:color="7F7F7F" w:themeColor="text1" w:themeTint="80"/>
                  <w:right w:val="single" w:sz="4" w:space="0" w:color="auto"/>
                </w:tcBorders>
                <w:vAlign w:val="center"/>
              </w:tcPr>
            </w:tcPrChange>
          </w:tcPr>
          <w:p w14:paraId="34018D65" w14:textId="77777777" w:rsidR="77A20037" w:rsidRDefault="77A20037" w:rsidP="77A20037">
            <w:pPr>
              <w:jc w:val="center"/>
              <w:rPr>
                <w:rFonts w:eastAsia="Times New Roman"/>
                <w:caps/>
              </w:rPr>
            </w:pPr>
            <w:r w:rsidRPr="77A20037">
              <w:rPr>
                <w:rFonts w:eastAsia="Times New Roman"/>
              </w:rPr>
              <w:t>Utility</w:t>
            </w:r>
            <w:commentRangeStart w:id="949"/>
            <w:commentRangeEnd w:id="949"/>
            <w:r>
              <w:rPr>
                <w:rStyle w:val="CommentReference"/>
              </w:rPr>
              <w:commentReference w:id="949"/>
            </w:r>
          </w:p>
        </w:tc>
      </w:tr>
      <w:tr w:rsidR="77A20037" w14:paraId="4A2039BC" w14:textId="77777777" w:rsidTr="003C2F09">
        <w:trPr>
          <w:trHeight w:val="768"/>
          <w:trPrChange w:id="950" w:author="Esben Kran Christensen" w:date="2020-04-28T10:58:00Z">
            <w:trPr>
              <w:trHeight w:val="865"/>
            </w:trPr>
          </w:trPrChange>
        </w:trPr>
        <w:tc>
          <w:tcPr>
            <w:tcW w:w="1363" w:type="dxa"/>
            <w:tcBorders>
              <w:top w:val="single" w:sz="4" w:space="0" w:color="7F7F7F" w:themeColor="text1" w:themeTint="80"/>
              <w:left w:val="single" w:sz="4" w:space="0" w:color="auto"/>
              <w:bottom w:val="single" w:sz="4" w:space="0" w:color="7F7F7F" w:themeColor="text1" w:themeTint="80"/>
              <w:right w:val="nil"/>
            </w:tcBorders>
            <w:vAlign w:val="center"/>
            <w:tcPrChange w:id="951" w:author="Esben Kran Christensen" w:date="2020-04-28T10:58:00Z">
              <w:tcPr>
                <w:tcW w:w="1401" w:type="dxa"/>
                <w:tcBorders>
                  <w:top w:val="single" w:sz="4" w:space="0" w:color="7F7F7F" w:themeColor="text1" w:themeTint="80"/>
                  <w:left w:val="single" w:sz="4" w:space="0" w:color="auto"/>
                  <w:bottom w:val="single" w:sz="4" w:space="0" w:color="7F7F7F" w:themeColor="text1" w:themeTint="80"/>
                  <w:right w:val="nil"/>
                </w:tcBorders>
                <w:vAlign w:val="center"/>
              </w:tcPr>
            </w:tcPrChange>
          </w:tcPr>
          <w:p w14:paraId="34DF023E" w14:textId="77777777" w:rsidR="77A20037" w:rsidRDefault="77A20037" w:rsidP="77A20037">
            <w:pPr>
              <w:jc w:val="center"/>
              <w:rPr>
                <w:rFonts w:eastAsia="Times New Roman"/>
                <w:caps/>
              </w:rPr>
            </w:pPr>
            <w:r w:rsidRPr="77A20037">
              <w:rPr>
                <w:rFonts w:eastAsia="Times New Roman"/>
              </w:rPr>
              <w:t>Danish scheme</w:t>
            </w:r>
          </w:p>
        </w:tc>
        <w:tc>
          <w:tcPr>
            <w:tcW w:w="1919" w:type="dxa"/>
            <w:tcBorders>
              <w:top w:val="single" w:sz="4" w:space="0" w:color="7F7F7F" w:themeColor="text1" w:themeTint="80"/>
              <w:left w:val="nil"/>
              <w:bottom w:val="single" w:sz="4" w:space="0" w:color="7F7F7F" w:themeColor="text1" w:themeTint="80"/>
              <w:right w:val="nil"/>
            </w:tcBorders>
            <w:vAlign w:val="center"/>
            <w:tcPrChange w:id="952" w:author="Esben Kran Christensen" w:date="2020-04-28T10:58:00Z">
              <w:tcPr>
                <w:tcW w:w="2210" w:type="dxa"/>
                <w:tcBorders>
                  <w:top w:val="single" w:sz="4" w:space="0" w:color="7F7F7F" w:themeColor="text1" w:themeTint="80"/>
                  <w:left w:val="nil"/>
                  <w:bottom w:val="single" w:sz="4" w:space="0" w:color="7F7F7F" w:themeColor="text1" w:themeTint="80"/>
                  <w:right w:val="nil"/>
                </w:tcBorders>
                <w:vAlign w:val="center"/>
              </w:tcPr>
            </w:tcPrChange>
          </w:tcPr>
          <w:p w14:paraId="793FBB20" w14:textId="77777777" w:rsidR="77A20037" w:rsidRDefault="77A20037" w:rsidP="77A20037">
            <w:pPr>
              <w:jc w:val="center"/>
              <w:rPr>
                <w:rFonts w:eastAsia="Times New Roman"/>
              </w:rPr>
            </w:pPr>
            <w:r w:rsidRPr="77A20037">
              <w:rPr>
                <w:rFonts w:eastAsia="Times New Roman"/>
              </w:rPr>
              <w:t>Meget negativ følelse</w:t>
            </w:r>
          </w:p>
          <w:p w14:paraId="4B511E73" w14:textId="77777777" w:rsidR="77A20037" w:rsidRDefault="77A20037" w:rsidP="77A20037">
            <w:pPr>
              <w:jc w:val="center"/>
              <w:rPr>
                <w:rFonts w:eastAsia="Times New Roman"/>
              </w:rPr>
            </w:pPr>
            <w:r w:rsidRPr="77A20037">
              <w:rPr>
                <w:rFonts w:eastAsia="Times New Roman"/>
              </w:rPr>
              <w:t>Meget positiv følelse</w:t>
            </w:r>
          </w:p>
        </w:tc>
        <w:tc>
          <w:tcPr>
            <w:tcW w:w="1925" w:type="dxa"/>
            <w:tcBorders>
              <w:top w:val="single" w:sz="4" w:space="0" w:color="7F7F7F" w:themeColor="text1" w:themeTint="80"/>
              <w:left w:val="nil"/>
              <w:bottom w:val="single" w:sz="4" w:space="0" w:color="7F7F7F" w:themeColor="text1" w:themeTint="80"/>
              <w:right w:val="nil"/>
            </w:tcBorders>
            <w:vAlign w:val="center"/>
            <w:tcPrChange w:id="953" w:author="Esben Kran Christensen" w:date="2020-04-28T10:58:00Z">
              <w:tcPr>
                <w:tcW w:w="2126" w:type="dxa"/>
                <w:tcBorders>
                  <w:top w:val="single" w:sz="4" w:space="0" w:color="7F7F7F" w:themeColor="text1" w:themeTint="80"/>
                  <w:left w:val="nil"/>
                  <w:bottom w:val="single" w:sz="4" w:space="0" w:color="7F7F7F" w:themeColor="text1" w:themeTint="80"/>
                  <w:right w:val="nil"/>
                </w:tcBorders>
                <w:vAlign w:val="center"/>
              </w:tcPr>
            </w:tcPrChange>
          </w:tcPr>
          <w:p w14:paraId="6DF56563" w14:textId="77777777" w:rsidR="77A20037" w:rsidRDefault="77A20037" w:rsidP="77A20037">
            <w:pPr>
              <w:jc w:val="center"/>
              <w:rPr>
                <w:rFonts w:eastAsia="Times New Roman"/>
              </w:rPr>
            </w:pPr>
            <w:r w:rsidRPr="77A20037">
              <w:rPr>
                <w:rFonts w:eastAsia="Times New Roman"/>
              </w:rPr>
              <w:t>Meget beroligende</w:t>
            </w:r>
          </w:p>
          <w:p w14:paraId="381794F5" w14:textId="77777777" w:rsidR="77A20037" w:rsidRDefault="77A20037" w:rsidP="77A20037">
            <w:pPr>
              <w:jc w:val="center"/>
              <w:rPr>
                <w:rFonts w:eastAsia="Times New Roman"/>
              </w:rPr>
            </w:pPr>
            <w:r w:rsidRPr="77A20037">
              <w:rPr>
                <w:rFonts w:eastAsia="Times New Roman"/>
              </w:rPr>
              <w:t>Meget ophidsende</w:t>
            </w:r>
          </w:p>
        </w:tc>
        <w:tc>
          <w:tcPr>
            <w:tcW w:w="2075" w:type="dxa"/>
            <w:tcBorders>
              <w:top w:val="single" w:sz="4" w:space="0" w:color="7F7F7F" w:themeColor="text1" w:themeTint="80"/>
              <w:left w:val="nil"/>
              <w:bottom w:val="single" w:sz="4" w:space="0" w:color="7F7F7F" w:themeColor="text1" w:themeTint="80"/>
              <w:right w:val="nil"/>
            </w:tcBorders>
            <w:vAlign w:val="center"/>
            <w:tcPrChange w:id="954" w:author="Esben Kran Christensen" w:date="2020-04-28T10:58:00Z">
              <w:tcPr>
                <w:tcW w:w="2240" w:type="dxa"/>
                <w:tcBorders>
                  <w:top w:val="single" w:sz="4" w:space="0" w:color="7F7F7F" w:themeColor="text1" w:themeTint="80"/>
                  <w:left w:val="nil"/>
                  <w:bottom w:val="single" w:sz="4" w:space="0" w:color="7F7F7F" w:themeColor="text1" w:themeTint="80"/>
                  <w:right w:val="nil"/>
                </w:tcBorders>
                <w:vAlign w:val="center"/>
              </w:tcPr>
            </w:tcPrChange>
          </w:tcPr>
          <w:p w14:paraId="35EDAB3C" w14:textId="77777777" w:rsidR="77A20037" w:rsidRDefault="77A20037" w:rsidP="77A20037">
            <w:pPr>
              <w:jc w:val="center"/>
              <w:rPr>
                <w:rFonts w:eastAsia="Times New Roman"/>
              </w:rPr>
            </w:pPr>
            <w:r w:rsidRPr="77A20037">
              <w:rPr>
                <w:rFonts w:eastAsia="Times New Roman"/>
              </w:rPr>
              <w:t>Meget ukontrollabelt</w:t>
            </w:r>
          </w:p>
          <w:p w14:paraId="43294CB0" w14:textId="77777777" w:rsidR="77A20037" w:rsidRDefault="77A20037" w:rsidP="77A20037">
            <w:pPr>
              <w:jc w:val="center"/>
              <w:rPr>
                <w:rFonts w:eastAsia="Times New Roman"/>
              </w:rPr>
            </w:pPr>
            <w:r w:rsidRPr="77A20037">
              <w:rPr>
                <w:rFonts w:eastAsia="Times New Roman"/>
              </w:rPr>
              <w:t>Meget kontrollabelt</w:t>
            </w:r>
          </w:p>
        </w:tc>
        <w:tc>
          <w:tcPr>
            <w:tcW w:w="1776" w:type="dxa"/>
            <w:tcBorders>
              <w:top w:val="single" w:sz="4" w:space="0" w:color="7F7F7F" w:themeColor="text1" w:themeTint="80"/>
              <w:left w:val="nil"/>
              <w:bottom w:val="single" w:sz="4" w:space="0" w:color="7F7F7F" w:themeColor="text1" w:themeTint="80"/>
              <w:right w:val="single" w:sz="4" w:space="0" w:color="auto"/>
            </w:tcBorders>
            <w:vAlign w:val="center"/>
            <w:tcPrChange w:id="955" w:author="Esben Kran Christensen" w:date="2020-04-28T10:58:00Z">
              <w:tcPr>
                <w:tcW w:w="1942" w:type="dxa"/>
                <w:tcBorders>
                  <w:top w:val="single" w:sz="4" w:space="0" w:color="7F7F7F" w:themeColor="text1" w:themeTint="80"/>
                  <w:left w:val="nil"/>
                  <w:bottom w:val="single" w:sz="4" w:space="0" w:color="7F7F7F" w:themeColor="text1" w:themeTint="80"/>
                  <w:right w:val="single" w:sz="4" w:space="0" w:color="auto"/>
                </w:tcBorders>
                <w:vAlign w:val="center"/>
              </w:tcPr>
            </w:tcPrChange>
          </w:tcPr>
          <w:p w14:paraId="19EFB9BC" w14:textId="77777777" w:rsidR="77A20037" w:rsidRDefault="77A20037" w:rsidP="77A20037">
            <w:pPr>
              <w:jc w:val="center"/>
              <w:rPr>
                <w:rFonts w:eastAsia="Times New Roman"/>
              </w:rPr>
            </w:pPr>
            <w:r w:rsidRPr="77A20037">
              <w:rPr>
                <w:rFonts w:eastAsia="Times New Roman"/>
              </w:rPr>
              <w:t>Meget skadeligt</w:t>
            </w:r>
          </w:p>
          <w:p w14:paraId="6BC47D58" w14:textId="77777777" w:rsidR="77A20037" w:rsidRDefault="77A20037" w:rsidP="77A20037">
            <w:pPr>
              <w:jc w:val="center"/>
              <w:rPr>
                <w:rFonts w:eastAsia="Times New Roman"/>
              </w:rPr>
            </w:pPr>
            <w:r w:rsidRPr="77A20037">
              <w:rPr>
                <w:rFonts w:eastAsia="Times New Roman"/>
              </w:rPr>
              <w:t>Meget gavnligt</w:t>
            </w:r>
          </w:p>
        </w:tc>
      </w:tr>
      <w:tr w:rsidR="77A20037" w14:paraId="3FF443D1" w14:textId="77777777" w:rsidTr="003C2F09">
        <w:trPr>
          <w:trHeight w:val="884"/>
          <w:trPrChange w:id="956" w:author="Esben Kran Christensen" w:date="2020-04-28T10:58:00Z">
            <w:trPr>
              <w:trHeight w:val="846"/>
            </w:trPr>
          </w:trPrChange>
        </w:trPr>
        <w:tc>
          <w:tcPr>
            <w:tcW w:w="1363" w:type="dxa"/>
            <w:tcBorders>
              <w:top w:val="single" w:sz="4" w:space="0" w:color="7F7F7F" w:themeColor="text1" w:themeTint="80"/>
              <w:left w:val="single" w:sz="4" w:space="0" w:color="auto"/>
              <w:bottom w:val="single" w:sz="4" w:space="0" w:color="7F7F7F" w:themeColor="text1" w:themeTint="80"/>
              <w:right w:val="nil"/>
            </w:tcBorders>
            <w:vAlign w:val="center"/>
            <w:tcPrChange w:id="957" w:author="Esben Kran Christensen" w:date="2020-04-28T10:58:00Z">
              <w:tcPr>
                <w:tcW w:w="1401" w:type="dxa"/>
                <w:tcBorders>
                  <w:top w:val="single" w:sz="4" w:space="0" w:color="7F7F7F" w:themeColor="text1" w:themeTint="80"/>
                  <w:left w:val="single" w:sz="4" w:space="0" w:color="auto"/>
                  <w:bottom w:val="single" w:sz="4" w:space="0" w:color="7F7F7F" w:themeColor="text1" w:themeTint="80"/>
                  <w:right w:val="nil"/>
                </w:tcBorders>
                <w:vAlign w:val="center"/>
              </w:tcPr>
            </w:tcPrChange>
          </w:tcPr>
          <w:p w14:paraId="6F94DB72" w14:textId="77777777" w:rsidR="77A20037" w:rsidRDefault="77A20037" w:rsidP="77A20037">
            <w:pPr>
              <w:jc w:val="center"/>
              <w:rPr>
                <w:rFonts w:eastAsia="Times New Roman"/>
                <w:caps/>
              </w:rPr>
            </w:pPr>
            <w:r w:rsidRPr="77A20037">
              <w:rPr>
                <w:rFonts w:eastAsia="Times New Roman"/>
              </w:rPr>
              <w:t>Translation</w:t>
            </w:r>
          </w:p>
        </w:tc>
        <w:tc>
          <w:tcPr>
            <w:tcW w:w="1919" w:type="dxa"/>
            <w:tcBorders>
              <w:top w:val="single" w:sz="4" w:space="0" w:color="7F7F7F" w:themeColor="text1" w:themeTint="80"/>
              <w:left w:val="nil"/>
              <w:bottom w:val="single" w:sz="4" w:space="0" w:color="7F7F7F" w:themeColor="text1" w:themeTint="80"/>
              <w:right w:val="nil"/>
            </w:tcBorders>
            <w:vAlign w:val="center"/>
            <w:tcPrChange w:id="958" w:author="Esben Kran Christensen" w:date="2020-04-28T10:58:00Z">
              <w:tcPr>
                <w:tcW w:w="2210" w:type="dxa"/>
                <w:tcBorders>
                  <w:top w:val="single" w:sz="4" w:space="0" w:color="7F7F7F" w:themeColor="text1" w:themeTint="80"/>
                  <w:left w:val="nil"/>
                  <w:bottom w:val="single" w:sz="4" w:space="0" w:color="7F7F7F" w:themeColor="text1" w:themeTint="80"/>
                  <w:right w:val="nil"/>
                </w:tcBorders>
                <w:vAlign w:val="center"/>
              </w:tcPr>
            </w:tcPrChange>
          </w:tcPr>
          <w:p w14:paraId="4D24FF51" w14:textId="77777777" w:rsidR="77A20037" w:rsidRDefault="77A20037" w:rsidP="77A20037">
            <w:pPr>
              <w:jc w:val="center"/>
              <w:rPr>
                <w:rFonts w:eastAsia="Times New Roman"/>
                <w:lang w:val="en-GB"/>
              </w:rPr>
            </w:pPr>
            <w:r w:rsidRPr="77A20037">
              <w:rPr>
                <w:rFonts w:eastAsia="Times New Roman"/>
                <w:lang w:val="en-GB"/>
              </w:rPr>
              <w:t>Very negative feeling</w:t>
            </w:r>
          </w:p>
          <w:p w14:paraId="172C4907" w14:textId="77777777" w:rsidR="77A20037" w:rsidRDefault="77A20037" w:rsidP="77A20037">
            <w:pPr>
              <w:jc w:val="center"/>
              <w:rPr>
                <w:rFonts w:eastAsia="Times New Roman"/>
                <w:lang w:val="en-GB"/>
              </w:rPr>
            </w:pPr>
            <w:r w:rsidRPr="77A20037">
              <w:rPr>
                <w:rFonts w:eastAsia="Times New Roman"/>
                <w:lang w:val="en-GB"/>
              </w:rPr>
              <w:t>Very positive feeling</w:t>
            </w:r>
          </w:p>
        </w:tc>
        <w:tc>
          <w:tcPr>
            <w:tcW w:w="1925" w:type="dxa"/>
            <w:tcBorders>
              <w:top w:val="single" w:sz="4" w:space="0" w:color="7F7F7F" w:themeColor="text1" w:themeTint="80"/>
              <w:left w:val="nil"/>
              <w:bottom w:val="single" w:sz="4" w:space="0" w:color="7F7F7F" w:themeColor="text1" w:themeTint="80"/>
              <w:right w:val="nil"/>
            </w:tcBorders>
            <w:vAlign w:val="center"/>
            <w:tcPrChange w:id="959" w:author="Esben Kran Christensen" w:date="2020-04-28T10:58:00Z">
              <w:tcPr>
                <w:tcW w:w="2126" w:type="dxa"/>
                <w:tcBorders>
                  <w:top w:val="single" w:sz="4" w:space="0" w:color="7F7F7F" w:themeColor="text1" w:themeTint="80"/>
                  <w:left w:val="nil"/>
                  <w:bottom w:val="single" w:sz="4" w:space="0" w:color="7F7F7F" w:themeColor="text1" w:themeTint="80"/>
                  <w:right w:val="nil"/>
                </w:tcBorders>
                <w:vAlign w:val="center"/>
              </w:tcPr>
            </w:tcPrChange>
          </w:tcPr>
          <w:p w14:paraId="3AF9905C" w14:textId="77777777" w:rsidR="77A20037" w:rsidRDefault="77A20037" w:rsidP="77A20037">
            <w:pPr>
              <w:jc w:val="center"/>
              <w:rPr>
                <w:rFonts w:eastAsia="Times New Roman"/>
              </w:rPr>
            </w:pPr>
            <w:r w:rsidRPr="77A20037">
              <w:rPr>
                <w:rFonts w:eastAsia="Times New Roman"/>
              </w:rPr>
              <w:t>Very calming</w:t>
            </w:r>
          </w:p>
          <w:p w14:paraId="49B8D005" w14:textId="77777777" w:rsidR="77A20037" w:rsidRDefault="77A20037" w:rsidP="77A20037">
            <w:pPr>
              <w:jc w:val="center"/>
              <w:rPr>
                <w:rFonts w:eastAsia="Times New Roman"/>
              </w:rPr>
            </w:pPr>
            <w:r w:rsidRPr="77A20037">
              <w:rPr>
                <w:rFonts w:eastAsia="Times New Roman"/>
              </w:rPr>
              <w:t>Very arousing</w:t>
            </w:r>
          </w:p>
        </w:tc>
        <w:tc>
          <w:tcPr>
            <w:tcW w:w="2075" w:type="dxa"/>
            <w:tcBorders>
              <w:top w:val="single" w:sz="4" w:space="0" w:color="7F7F7F" w:themeColor="text1" w:themeTint="80"/>
              <w:left w:val="nil"/>
              <w:bottom w:val="single" w:sz="4" w:space="0" w:color="7F7F7F" w:themeColor="text1" w:themeTint="80"/>
              <w:right w:val="nil"/>
            </w:tcBorders>
            <w:vAlign w:val="center"/>
            <w:tcPrChange w:id="960" w:author="Esben Kran Christensen" w:date="2020-04-28T10:58:00Z">
              <w:tcPr>
                <w:tcW w:w="2240" w:type="dxa"/>
                <w:tcBorders>
                  <w:top w:val="single" w:sz="4" w:space="0" w:color="7F7F7F" w:themeColor="text1" w:themeTint="80"/>
                  <w:left w:val="nil"/>
                  <w:bottom w:val="single" w:sz="4" w:space="0" w:color="7F7F7F" w:themeColor="text1" w:themeTint="80"/>
                  <w:right w:val="nil"/>
                </w:tcBorders>
                <w:vAlign w:val="center"/>
              </w:tcPr>
            </w:tcPrChange>
          </w:tcPr>
          <w:p w14:paraId="62796391" w14:textId="77777777" w:rsidR="77A20037" w:rsidRDefault="77A20037" w:rsidP="77A20037">
            <w:pPr>
              <w:jc w:val="center"/>
              <w:rPr>
                <w:rFonts w:eastAsia="Times New Roman"/>
              </w:rPr>
            </w:pPr>
            <w:r w:rsidRPr="77A20037">
              <w:rPr>
                <w:rFonts w:eastAsia="Times New Roman"/>
              </w:rPr>
              <w:t>Very uncontrollable</w:t>
            </w:r>
          </w:p>
          <w:p w14:paraId="7AC9D2C1" w14:textId="77777777" w:rsidR="77A20037" w:rsidRDefault="77A20037" w:rsidP="77A20037">
            <w:pPr>
              <w:jc w:val="center"/>
              <w:rPr>
                <w:rFonts w:eastAsia="Times New Roman"/>
              </w:rPr>
            </w:pPr>
            <w:r w:rsidRPr="77A20037">
              <w:rPr>
                <w:rFonts w:eastAsia="Times New Roman"/>
              </w:rPr>
              <w:t>Very controllable</w:t>
            </w:r>
          </w:p>
        </w:tc>
        <w:tc>
          <w:tcPr>
            <w:tcW w:w="1776" w:type="dxa"/>
            <w:tcBorders>
              <w:top w:val="single" w:sz="4" w:space="0" w:color="7F7F7F" w:themeColor="text1" w:themeTint="80"/>
              <w:left w:val="nil"/>
              <w:bottom w:val="single" w:sz="4" w:space="0" w:color="7F7F7F" w:themeColor="text1" w:themeTint="80"/>
              <w:right w:val="single" w:sz="4" w:space="0" w:color="auto"/>
            </w:tcBorders>
            <w:vAlign w:val="center"/>
            <w:tcPrChange w:id="961" w:author="Esben Kran Christensen" w:date="2020-04-28T10:58:00Z">
              <w:tcPr>
                <w:tcW w:w="1942" w:type="dxa"/>
                <w:tcBorders>
                  <w:top w:val="single" w:sz="4" w:space="0" w:color="7F7F7F" w:themeColor="text1" w:themeTint="80"/>
                  <w:left w:val="nil"/>
                  <w:bottom w:val="single" w:sz="4" w:space="0" w:color="7F7F7F" w:themeColor="text1" w:themeTint="80"/>
                  <w:right w:val="single" w:sz="4" w:space="0" w:color="auto"/>
                </w:tcBorders>
                <w:vAlign w:val="center"/>
              </w:tcPr>
            </w:tcPrChange>
          </w:tcPr>
          <w:p w14:paraId="6C6A044A" w14:textId="77777777" w:rsidR="77A20037" w:rsidRDefault="77A20037" w:rsidP="77A20037">
            <w:pPr>
              <w:jc w:val="center"/>
              <w:rPr>
                <w:rFonts w:eastAsia="Times New Roman"/>
              </w:rPr>
            </w:pPr>
            <w:r w:rsidRPr="77A20037">
              <w:rPr>
                <w:rFonts w:eastAsia="Times New Roman"/>
              </w:rPr>
              <w:t>Very harmful</w:t>
            </w:r>
          </w:p>
          <w:p w14:paraId="59BCB52D" w14:textId="77777777" w:rsidR="77A20037" w:rsidRDefault="77A20037" w:rsidP="77A20037">
            <w:pPr>
              <w:jc w:val="center"/>
              <w:rPr>
                <w:rFonts w:eastAsia="Times New Roman"/>
              </w:rPr>
            </w:pPr>
            <w:r w:rsidRPr="77A20037">
              <w:rPr>
                <w:rFonts w:eastAsia="Times New Roman"/>
              </w:rPr>
              <w:t>Very beneficial</w:t>
            </w:r>
          </w:p>
        </w:tc>
      </w:tr>
    </w:tbl>
    <w:p w14:paraId="30964731" w14:textId="48E406BC" w:rsidR="77A20037" w:rsidRDefault="77A20037" w:rsidP="77A20037">
      <w:pPr>
        <w:rPr>
          <w:del w:id="962" w:author="" w:date="2020-04-25T17:15:00Z"/>
          <w:lang w:val="en-GB"/>
        </w:rPr>
      </w:pPr>
    </w:p>
    <w:p w14:paraId="68E0832F" w14:textId="75C77D0B" w:rsidR="00101143" w:rsidRPr="00BB7C0A" w:rsidRDefault="00101143" w:rsidP="00A968DF">
      <w:pPr>
        <w:rPr>
          <w:del w:id="963" w:author="Esben Kran Christensen" w:date="2020-04-25T17:21:00Z"/>
          <w:lang w:val="en-GB"/>
        </w:rPr>
      </w:pPr>
      <w:r w:rsidRPr="00BB7C0A">
        <w:rPr>
          <w:lang w:val="en-GB"/>
        </w:rPr>
        <w:t>Coders are then asked to rate 20 sentences on each dimension from -5 to 5 with neutral = 0</w:t>
      </w:r>
      <w:ins w:id="964" w:author="Esben Kran Christensen" w:date="2020-04-25T17:15:00Z">
        <w:r w:rsidR="3C439112" w:rsidRPr="00BB7C0A">
          <w:rPr>
            <w:lang w:val="en-GB"/>
          </w:rPr>
          <w:t>. These are shown</w:t>
        </w:r>
      </w:ins>
      <w:r w:rsidRPr="00BB7C0A">
        <w:rPr>
          <w:lang w:val="en-GB"/>
        </w:rPr>
        <w:t xml:space="preserve"> after an introduction to the scheme, Citizen Science, the project itself, the mechanics of the survey, and a top five leader</w:t>
      </w:r>
      <w:ins w:id="965" w:author="Esben Kran Christensen" w:date="2020-04-25T17:25:00Z">
        <w:r w:rsidR="654FAA09" w:rsidRPr="00BB7C0A">
          <w:rPr>
            <w:lang w:val="en-GB"/>
          </w:rPr>
          <w:t xml:space="preserve"> </w:t>
        </w:r>
      </w:ins>
      <w:r w:rsidRPr="00BB7C0A">
        <w:rPr>
          <w:lang w:val="en-GB"/>
        </w:rPr>
        <w:t xml:space="preserve">board for the </w:t>
      </w:r>
      <w:ins w:id="966" w:author="Esben Kran Christensen" w:date="2020-04-25T17:16:00Z">
        <w:r w:rsidR="15A11BC4" w:rsidRPr="00BB7C0A">
          <w:rPr>
            <w:lang w:val="en-GB"/>
          </w:rPr>
          <w:t xml:space="preserve">a </w:t>
        </w:r>
      </w:ins>
      <w:commentRangeStart w:id="967"/>
      <w:r w:rsidRPr="00BB7C0A">
        <w:rPr>
          <w:lang w:val="en-GB"/>
        </w:rPr>
        <w:t>gamification incentive functionality is displayed</w:t>
      </w:r>
      <w:commentRangeEnd w:id="967"/>
      <w:r w:rsidR="00FA7A00">
        <w:rPr>
          <w:rStyle w:val="CommentReference"/>
        </w:rPr>
        <w:commentReference w:id="967"/>
      </w:r>
      <w:r w:rsidRPr="00BB7C0A">
        <w:rPr>
          <w:lang w:val="en-GB"/>
        </w:rPr>
        <w:t>.</w:t>
      </w:r>
      <w:ins w:id="968" w:author="Esben Kran Christensen" w:date="2020-04-25T17:16:00Z">
        <w:r w:rsidR="57DF803E" w:rsidRPr="00BB7C0A">
          <w:rPr>
            <w:lang w:val="en-GB"/>
          </w:rPr>
          <w:t xml:space="preserve"> By using a leaderboard</w:t>
        </w:r>
      </w:ins>
      <w:ins w:id="969" w:author="Esben Kran Christensen" w:date="2020-04-25T17:18:00Z">
        <w:r w:rsidR="5A546633" w:rsidRPr="00BB7C0A">
          <w:rPr>
            <w:lang w:val="en-GB"/>
          </w:rPr>
          <w:t xml:space="preserve">, we provide further incentive for the CS coders which is proven to incentivize </w:t>
        </w:r>
      </w:ins>
      <w:ins w:id="970" w:author="Esben Kran Christensen" w:date="2020-04-25T17:19:00Z">
        <w:r w:rsidR="4DCF33DC" w:rsidRPr="00BB7C0A">
          <w:rPr>
            <w:lang w:val="en-GB"/>
          </w:rPr>
          <w:t xml:space="preserve">the coders to give </w:t>
        </w:r>
      </w:ins>
      <w:ins w:id="971" w:author="Esben Kran Christensen" w:date="2020-04-25T17:20:00Z">
        <w:r w:rsidR="4DCF33DC" w:rsidRPr="00BB7C0A">
          <w:rPr>
            <w:lang w:val="en-GB"/>
          </w:rPr>
          <w:t xml:space="preserve">more </w:t>
        </w:r>
      </w:ins>
      <w:ins w:id="972" w:author="Esben Kran Christensen" w:date="2020-04-25T17:18:00Z">
        <w:r w:rsidR="5A546633" w:rsidRPr="00BB7C0A">
          <w:rPr>
            <w:lang w:val="en-GB"/>
          </w:rPr>
          <w:t>ratings</w:t>
        </w:r>
      </w:ins>
      <w:ins w:id="973" w:author="Esben Kran Christensen" w:date="2020-04-25T17:20:00Z">
        <w:r w:rsidR="4FF3C5E3" w:rsidRPr="00BB7C0A">
          <w:rPr>
            <w:lang w:val="en-GB"/>
          </w:rPr>
          <w:t xml:space="preserve"> </w:t>
        </w:r>
      </w:ins>
      <w:ins w:id="974" w:author="Esben Kran Christensen" w:date="2020-04-25T17:21:00Z">
        <w:r w:rsidR="20BEE599" w:rsidRPr="00BB7C0A">
          <w:rPr>
            <w:lang w:val="en-GB"/>
          </w:rPr>
          <w:t xml:space="preserve">despite some scientific debate </w:t>
        </w:r>
      </w:ins>
      <w:ins w:id="975" w:author="Esben Kran Christensen [2]" w:date="2020-04-28T10:44:00Z">
        <w:r w:rsidR="00C96E3A">
          <w:rPr>
            <w:lang w:val="en-GB"/>
          </w:rPr>
          <w:fldChar w:fldCharType="begin"/>
        </w:r>
      </w:ins>
      <w:ins w:id="976" w:author="Esben Kran Christensen [2]" w:date="2020-04-28T10:45:00Z">
        <w:r w:rsidR="00E567F1">
          <w:rPr>
            <w:lang w:val="en-GB"/>
          </w:rPr>
          <w:instrText xml:space="preserve"> ADDIN ZOTERO_ITEM CSL_CITATION {"citationID":"I9OzzyoB","properties":{"formattedCitation":"(Alsawaier, 2018; Mekler et al., 2017; Pedersen et al., 2017)","plainCitation":"(Alsawaier, 2018; Mekler et al., 2017; Pedersen et al., 2017)","noteIndex":0},"citationItems":[{"id":501,"uris":["http://zotero.org/users/5985484/items/FATNS8AP"],"uri":["http://zotero.org/users/5985484/items/FATNS8AP"],"itemData":{"id":501,"type":"article-journal","abstract":"Purpose Gamification is the application of game features, mainly video game elements, into non-game context for the purpose of promoting motivation and engagement in learning. The application of gamification in a pedagogical context provides some remedy for many students who find themselves alienated by traditional methods of instruction. The use of gamification could provide a partial solution to the decline in learners’ motivation and engagement the schooling system is facing today. Specifically, the college environment could benefit a lot from gamifying not only their graduate recruitment strategies, but also the college course content and curricula. This critical analysis of literature on gamification is intended to be part of a sequence on the effect of gamification on motivation and engagement. A proposed methodology in the study of gamification effect on motivation and engagement in addition to an empirical study on three college courses are being finalized to complete this trilogy. The paper aims to discuss these issues. Design/methodology/approach Themes covered in the literature review include: conceptualizing gamification, advantages of gamification over game-based learning, theoretical connections to gamification, motivation and engagement, connecting gamification to motivation and engagement, emotions and fun in gamification, player types and gamification features, gamification in action, and implementation guidelines. Findings The literature on the effect of gamification on motivation and gamification is still limited on multiple levels. There is a gap between theory and practice in the study of gamification. There is limited literature on the implementation guidelines of the gamified designs. Practical implications This critical analysis of literature is followed by connecting it to future research by the same author as part of a sequence on the effect of gamification on motivation and engagement. The second project, will be proposing a methodology for any successful design to provide a holistic understanding of the topic of gamification. Finally, an empirical study on the effect of gamification on students’ motivation and engagement in three college courses will be submitted to complete the trilogy. Originality/value This paper is a literature review, so there is a strong connection to literature on this topic. However, the synthesis of the themes and ideas are original. The literature review is extensive and covers the different aspects of the topic of gamification and its relationship to motivation and engagement.","container-title":"The International Journal of Information and Learning Technology","DOI":"10.1108/IJILT-02-2017-0009","ISSN":"2056-4880","issue":"1","page":"56-79","source":"Emerald Insight","title":"The effect of gamification on motivation and engagement","volume":"35","author":[{"family":"Alsawaier","given":"Raed S."}],"issued":{"date-parts":[["2018",1,1]]}}},{"id":500,"uris":["http://zotero.org/users/5985484/items/UE6XK4ZZ"],"uri":["http://zotero.org/users/5985484/items/UE6XK4ZZ"],"itemData":{"id":500,"type":"article-journal","abstract":"Research on the effectiveness of gamification has proliferated over the last few years, but the underlying motivational mechanisms have only recently become object of empirical research. It has been suggested that when perceived as informational, gamification elements, such as points, levels and leaderboards, may afford feelings of competence and hence enhance intrinsic motivation and promote performance gains. We conducted a 2 × 4 online experiment that systematically examined how points, leaderboards and levels, as well as participants' goal causality orientation influence intrinsic motivation, competence and performance (tag quantity and quality) in an image annotation task. Compared to a control condition, game elements did not significantly affect competence or intrinsic motivation, irrespective of participants' causality orientation. However, participants' performance did not mirror their intrinsic motivation, as points, and especially levels and leaderboard led to a significantly higher amount of tags generated compared to the control group. These findings suggest that in this particular study context, points, levels and leaderboards functioned as extrinsic incentives, effective only for promoting performance quantity.","container-title":"Computers in Human Behavior","DOI":"10.1016/j.chb.2015.08.048","ISSN":"0747-5632","language":"eng","page":"525–534","source":"soeg.kb.dk","title":"Towards understanding the effects of individual gamification elements on intrinsic motivation and performance","volume":"71","author":[{"family":"Mekler","given":"Elisa D."},{"family":"Brühlmann","given":"Florian"},{"family":"Tuch","given":"Alexandre N."},{"family":"Opwis","given":"Klaus"}],"issued":{"date-parts":[["2017"]]}}},{"id":568,"uris":["http://zotero.org/users/5985484/items/4TVKZQUY"],"uri":["http://zotero.org/users/5985484/items/4TVKZQUY"],"itemData":{"id":568,"type":"article-journal","abstract":"Points, badges, and leaderboards are some of the most often used game elements, and they are typically the first elements that people use from the gamification toolbox. Very few studies have tried to investigate the effects of the individual elements and even fewer have examined how these elements work together.","language":"en","page":"8","source":"Zotero","title":"Leaderboard Effects on Player Performance in a Citizen Science Game","author":[{"family":"Pedersen","given":"Mads Kock"},{"family":"Rasmussen","given":"Nanna Ravn"},{"family":"Sherson","given":"Jacob F"},{"family":"Basaiawmoit","given":"Rajiv Vaid"}],"issued":{"date-parts":[["2017"]]}}}],"schema":"https://github.com/citation-style-language/schema/raw/master/csl-citation.json"} </w:instrText>
        </w:r>
      </w:ins>
      <w:r w:rsidR="00C96E3A">
        <w:rPr>
          <w:lang w:val="en-GB"/>
        </w:rPr>
        <w:fldChar w:fldCharType="separate"/>
      </w:r>
      <w:ins w:id="977" w:author="Esben Kran Christensen [2]" w:date="2020-04-28T10:45:00Z">
        <w:r w:rsidR="00E567F1" w:rsidRPr="00E567F1">
          <w:rPr>
            <w:lang w:val="en-GB"/>
            <w:rPrChange w:id="978" w:author="Esben Kran Christensen" w:date="2020-04-28T10:49:00Z">
              <w:rPr/>
            </w:rPrChange>
          </w:rPr>
          <w:t>(Alsawaier, 2018; Mekler et al., 2017; Pedersen et al., 2017)</w:t>
        </w:r>
      </w:ins>
      <w:ins w:id="979" w:author="Esben Kran Christensen [2]" w:date="2020-04-28T10:44:00Z">
        <w:r w:rsidR="00C96E3A">
          <w:rPr>
            <w:lang w:val="en-GB"/>
          </w:rPr>
          <w:fldChar w:fldCharType="end"/>
        </w:r>
      </w:ins>
      <w:ins w:id="980" w:author="Esben Kran Christensen" w:date="2020-04-25T17:20:00Z">
        <w:del w:id="981" w:author="Esben Kran Christensen [2]" w:date="2020-04-28T10:44:00Z">
          <w:r w:rsidR="4FF3C5E3" w:rsidRPr="00BB7C0A" w:rsidDel="00C96E3A">
            <w:rPr>
              <w:lang w:val="en-GB"/>
            </w:rPr>
            <w:delText>(REF</w:delText>
          </w:r>
        </w:del>
      </w:ins>
      <w:ins w:id="982" w:author="Esben Kran Christensen" w:date="2020-04-25T17:21:00Z">
        <w:del w:id="983" w:author="Esben Kran Christensen [2]" w:date="2020-04-28T10:44:00Z">
          <w:r w:rsidR="61494092" w:rsidRPr="00BB7C0A" w:rsidDel="00C96E3A">
            <w:rPr>
              <w:lang w:val="en-GB"/>
            </w:rPr>
            <w:delText>, REF</w:delText>
          </w:r>
        </w:del>
      </w:ins>
      <w:ins w:id="984" w:author="Esben Kran Christensen" w:date="2020-04-25T17:20:00Z">
        <w:del w:id="985" w:author="Esben Kran Christensen [2]" w:date="2020-04-28T10:44:00Z">
          <w:r w:rsidR="4FF3C5E3" w:rsidRPr="00BB7C0A" w:rsidDel="00C96E3A">
            <w:rPr>
              <w:lang w:val="en-GB"/>
            </w:rPr>
            <w:delText>)</w:delText>
          </w:r>
        </w:del>
        <w:r w:rsidR="4FF3C5E3" w:rsidRPr="00BB7C0A">
          <w:rPr>
            <w:lang w:val="en-GB"/>
          </w:rPr>
          <w:t>.</w:t>
        </w:r>
      </w:ins>
      <w:ins w:id="986" w:author="Esben Kran Christensen" w:date="2020-04-25T17:21:00Z">
        <w:r w:rsidR="4BCEF7A5" w:rsidRPr="00BB7C0A">
          <w:rPr>
            <w:lang w:val="en-GB"/>
          </w:rPr>
          <w:t xml:space="preserve"> </w:t>
        </w:r>
      </w:ins>
    </w:p>
    <w:p w14:paraId="31984DAA" w14:textId="5A81D687" w:rsidR="000D7278" w:rsidRPr="00BB7C0A" w:rsidRDefault="00101143" w:rsidP="00A968DF">
      <w:pPr>
        <w:rPr>
          <w:lang w:val="en-GB"/>
        </w:rPr>
      </w:pPr>
      <w:r w:rsidRPr="77A20037">
        <w:rPr>
          <w:lang w:val="en-GB"/>
        </w:rPr>
        <w:t xml:space="preserve">After the </w:t>
      </w:r>
      <w:ins w:id="987" w:author="Esben Kran Christensen" w:date="2020-04-25T17:21:00Z">
        <w:r w:rsidR="031D9CD8" w:rsidRPr="77A20037">
          <w:rPr>
            <w:lang w:val="en-GB"/>
          </w:rPr>
          <w:t xml:space="preserve">coding </w:t>
        </w:r>
      </w:ins>
      <w:del w:id="988" w:author="Esben Kran Christensen" w:date="2020-04-25T17:21:00Z">
        <w:r w:rsidRPr="77A20037" w:rsidDel="00101143">
          <w:rPr>
            <w:lang w:val="en-GB"/>
          </w:rPr>
          <w:delText xml:space="preserve">encoding </w:delText>
        </w:r>
      </w:del>
      <w:r w:rsidRPr="77A20037">
        <w:rPr>
          <w:lang w:val="en-GB"/>
        </w:rPr>
        <w:t xml:space="preserve">process, the respondents are asked to provide information about their demographic such as </w:t>
      </w:r>
      <w:ins w:id="989" w:author="Esben Kran Christensen" w:date="2020-04-25T17:25:00Z">
        <w:r w:rsidR="5AA6D9C3" w:rsidRPr="77A20037">
          <w:rPr>
            <w:lang w:val="en-GB"/>
          </w:rPr>
          <w:t>a username</w:t>
        </w:r>
      </w:ins>
      <w:commentRangeStart w:id="990"/>
      <w:del w:id="991" w:author="Esben Kran Christensen" w:date="2020-04-25T17:25:00Z">
        <w:r w:rsidRPr="77A20037" w:rsidDel="00101143">
          <w:rPr>
            <w:lang w:val="en-GB"/>
          </w:rPr>
          <w:delText>ID</w:delText>
        </w:r>
      </w:del>
      <w:commentRangeEnd w:id="990"/>
      <w:r>
        <w:rPr>
          <w:rStyle w:val="CommentReference"/>
        </w:rPr>
        <w:commentReference w:id="990"/>
      </w:r>
      <w:r w:rsidRPr="77A20037">
        <w:rPr>
          <w:lang w:val="en-GB"/>
        </w:rPr>
        <w:t xml:space="preserve">, region, age, educational level, and occupation. If the </w:t>
      </w:r>
      <w:del w:id="992" w:author="Esben Kran Christensen" w:date="2020-04-25T17:25:00Z">
        <w:r w:rsidRPr="77A20037" w:rsidDel="00101143">
          <w:rPr>
            <w:lang w:val="en-GB"/>
          </w:rPr>
          <w:delText xml:space="preserve">ID </w:delText>
        </w:r>
      </w:del>
      <w:ins w:id="993" w:author="Esben Kran Christensen" w:date="2020-04-25T17:25:00Z">
        <w:r w:rsidR="1ECAC9C2" w:rsidRPr="77A20037">
          <w:rPr>
            <w:lang w:val="en-GB"/>
          </w:rPr>
          <w:t xml:space="preserve">username </w:t>
        </w:r>
      </w:ins>
      <w:r w:rsidRPr="77A20037">
        <w:rPr>
          <w:lang w:val="en-GB"/>
        </w:rPr>
        <w:t xml:space="preserve">has been used before, </w:t>
      </w:r>
      <w:ins w:id="994" w:author="Esben Kran Christensen" w:date="2020-04-25T17:25:00Z">
        <w:r w:rsidR="3EE6D781" w:rsidRPr="77A20037">
          <w:rPr>
            <w:lang w:val="en-GB"/>
          </w:rPr>
          <w:t xml:space="preserve">we assume that it’s the same person and add </w:t>
        </w:r>
      </w:ins>
      <w:r w:rsidRPr="77A20037">
        <w:rPr>
          <w:lang w:val="en-GB"/>
        </w:rPr>
        <w:t xml:space="preserve">the points for </w:t>
      </w:r>
      <w:del w:id="995" w:author="Esben Kran Christensen" w:date="2020-04-25T17:25:00Z">
        <w:r w:rsidRPr="77A20037" w:rsidDel="00101143">
          <w:rPr>
            <w:lang w:val="en-GB"/>
          </w:rPr>
          <w:delText xml:space="preserve">that ID </w:delText>
        </w:r>
      </w:del>
      <w:ins w:id="996" w:author="Esben Kran Christensen" w:date="2020-04-25T17:25:00Z">
        <w:r w:rsidR="35B1E8CA" w:rsidRPr="77A20037">
          <w:rPr>
            <w:lang w:val="en-GB"/>
          </w:rPr>
          <w:t xml:space="preserve">this session to the previous session </w:t>
        </w:r>
      </w:ins>
      <w:del w:id="997" w:author="Esben Kran Christensen" w:date="2020-04-25T17:25:00Z">
        <w:r w:rsidRPr="77A20037" w:rsidDel="00101143">
          <w:rPr>
            <w:lang w:val="en-GB"/>
          </w:rPr>
          <w:delText xml:space="preserve">are updated after submission of the form to </w:delText>
        </w:r>
      </w:del>
      <w:r w:rsidRPr="77A20037">
        <w:rPr>
          <w:lang w:val="en-GB"/>
        </w:rPr>
        <w:t>reflect their position on the leader</w:t>
      </w:r>
      <w:ins w:id="998" w:author="Esben Kran Christensen" w:date="2020-04-25T17:25:00Z">
        <w:r w:rsidR="21FC41A3" w:rsidRPr="77A20037">
          <w:rPr>
            <w:lang w:val="en-GB"/>
          </w:rPr>
          <w:t xml:space="preserve"> </w:t>
        </w:r>
      </w:ins>
      <w:r w:rsidRPr="77A20037">
        <w:rPr>
          <w:lang w:val="en-GB"/>
        </w:rPr>
        <w:t xml:space="preserve">board. </w:t>
      </w:r>
    </w:p>
    <w:p w14:paraId="3AE841E2" w14:textId="77777777" w:rsidR="000D7278" w:rsidRDefault="000D7278" w:rsidP="00766528">
      <w:pPr>
        <w:pStyle w:val="Heading2"/>
        <w:tabs>
          <w:tab w:val="left" w:pos="851"/>
        </w:tabs>
        <w:ind w:left="567" w:right="-214" w:hanging="567"/>
      </w:pPr>
      <w:bookmarkStart w:id="999" w:name="_Toc33298932"/>
      <w:bookmarkStart w:id="1000" w:name="_Toc34300590"/>
      <w:r>
        <w:t>Coders</w:t>
      </w:r>
      <w:bookmarkEnd w:id="999"/>
      <w:bookmarkEnd w:id="1000"/>
    </w:p>
    <w:p w14:paraId="7B345C21" w14:textId="0BD15A4E" w:rsidR="000D7278" w:rsidRPr="00BB7C0A" w:rsidRDefault="000D7278" w:rsidP="00A968DF">
      <w:pPr>
        <w:pStyle w:val="NormalSectionStart"/>
        <w:rPr>
          <w:lang w:val="en-GB"/>
        </w:rPr>
      </w:pPr>
      <w:commentRangeStart w:id="1001"/>
      <w:r w:rsidRPr="77A20037">
        <w:rPr>
          <w:lang w:val="en-GB"/>
        </w:rPr>
        <w:t>To ensure a</w:t>
      </w:r>
      <w:ins w:id="1002" w:author="Esben Kran Christensen" w:date="2020-04-25T17:26:00Z">
        <w:r w:rsidR="6A255410" w:rsidRPr="77A20037">
          <w:rPr>
            <w:lang w:val="en-GB"/>
          </w:rPr>
          <w:t xml:space="preserve">s wide of a </w:t>
        </w:r>
      </w:ins>
      <w:del w:id="1003" w:author="Esben Kran Christensen" w:date="2020-04-25T17:26:00Z">
        <w:r w:rsidRPr="77A20037" w:rsidDel="000D7278">
          <w:rPr>
            <w:lang w:val="en-GB"/>
          </w:rPr>
          <w:delText xml:space="preserve"> wide </w:delText>
        </w:r>
      </w:del>
      <w:r w:rsidRPr="77A20037">
        <w:rPr>
          <w:lang w:val="en-GB"/>
        </w:rPr>
        <w:t xml:space="preserve">demographic </w:t>
      </w:r>
      <w:commentRangeEnd w:id="1001"/>
      <w:r>
        <w:rPr>
          <w:rStyle w:val="CommentReference"/>
        </w:rPr>
        <w:commentReference w:id="1001"/>
      </w:r>
      <w:r w:rsidRPr="77A20037">
        <w:rPr>
          <w:lang w:val="en-GB"/>
        </w:rPr>
        <w:t xml:space="preserve">representation </w:t>
      </w:r>
      <w:ins w:id="1004" w:author="Esben Kran Christensen" w:date="2020-04-25T17:26:00Z">
        <w:r w:rsidR="0E8FF7D4" w:rsidRPr="77A20037">
          <w:rPr>
            <w:lang w:val="en-GB"/>
          </w:rPr>
          <w:t xml:space="preserve">as possible </w:t>
        </w:r>
      </w:ins>
      <w:r w:rsidRPr="77A20037">
        <w:rPr>
          <w:lang w:val="en-GB"/>
        </w:rPr>
        <w:t>in the text annotation process, the annotation software was distributed in social networks consisting of a wide range of Danish citizens from different regions, education</w:t>
      </w:r>
      <w:r w:rsidR="004B06EF" w:rsidRPr="77A20037">
        <w:rPr>
          <w:lang w:val="en-GB"/>
        </w:rPr>
        <w:t>al</w:t>
      </w:r>
      <w:r w:rsidRPr="77A20037">
        <w:rPr>
          <w:lang w:val="en-GB"/>
        </w:rPr>
        <w:t xml:space="preserve"> levels, occupations, and ages. This was done in response to the fact that available SA tools do not have a large representation of demographic variety </w:t>
      </w:r>
      <w:r>
        <w:fldChar w:fldCharType="begin"/>
      </w:r>
      <w:r w:rsidRPr="77A20037">
        <w:rPr>
          <w:lang w:val="en-GB"/>
        </w:rPr>
        <w:instrText xml:space="preserve"> ADDIN ZOTERO_ITEM CSL_CITATION {"citationID":"gg49bQMQ","properties":{"formattedCitation":"(Lauridsen et al., 2019; Nielsen, 2017)","plainCitation":"(Lauridsen et al., 2019; Nielsen, 2017)","noteIndex":0},"citationItems":[{"id":197,"uris":["http://zotero.org/users/5985484/items/T4L6HCEC"],"uri":["http://zotero.org/users/5985484/items/T4L6HCEC"],"itemData":{"id":197,"type":"article-journal","abstract":"In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Bacher"}],"issued":{"date-parts":[["2019",9,2]]}}},{"id":350,"uris":["http://zotero.org/users/5985484/items/PFJH5484"],"uri":["http://zotero.org/users/5985484/items/PFJH5484"],"itemData":{"id":350,"type":"webpage","container-title":"AFINN","note":"DTU Compute\nTechnical University of Denmark","title":"AFINN","URL":"http://www2.compute.dtu.dk/pubdb/views/edoc_download.php/6975/pdf/imm6975.pdf","author":[{"family":"Nielsen","given":"Finn Årup"}],"accessed":{"date-parts":[["2019",11,24]]},"issued":{"date-parts":[["2017",4,28]]}}}],"schema":"https://github.com/citation-style-language/schema/raw/master/csl-citation.json"} </w:instrText>
      </w:r>
      <w:r>
        <w:fldChar w:fldCharType="separate"/>
      </w:r>
      <w:r w:rsidRPr="77A20037">
        <w:rPr>
          <w:lang w:val="en-GB"/>
        </w:rPr>
        <w:t>(Lauridsen et al., 2019; Nielsen, 2017)</w:t>
      </w:r>
      <w:r>
        <w:fldChar w:fldCharType="end"/>
      </w:r>
      <w:ins w:id="1005" w:author="Esben Kran Christensen" w:date="2020-04-25T17:26:00Z">
        <w:r w:rsidR="5F5C8837" w:rsidRPr="77A20037">
          <w:rPr>
            <w:lang w:val="en-GB"/>
          </w:rPr>
          <w:t xml:space="preserve"> which might lead to a skew </w:t>
        </w:r>
      </w:ins>
      <w:ins w:id="1006" w:author="Esben Kran Christensen" w:date="2020-04-25T17:27:00Z">
        <w:r w:rsidR="5F5C8837" w:rsidRPr="77A20037">
          <w:rPr>
            <w:lang w:val="en-GB"/>
          </w:rPr>
          <w:t>in the emotions associated to different sentences caused by the differences in up</w:t>
        </w:r>
        <w:r w:rsidR="08B1A8D2" w:rsidRPr="77A20037">
          <w:rPr>
            <w:lang w:val="en-GB"/>
          </w:rPr>
          <w:t xml:space="preserve">bringing </w:t>
        </w:r>
        <w:r w:rsidR="5F5C8837" w:rsidRPr="77A20037">
          <w:rPr>
            <w:lang w:val="en-GB"/>
          </w:rPr>
          <w:t>and cultural expectations</w:t>
        </w:r>
        <w:r w:rsidR="10E1C307" w:rsidRPr="77A20037">
          <w:rPr>
            <w:lang w:val="en-GB"/>
          </w:rPr>
          <w:t>.</w:t>
        </w:r>
      </w:ins>
      <w:del w:id="1007" w:author="Esben Kran Christensen" w:date="2020-04-25T17:27:00Z">
        <w:r w:rsidRPr="77A20037" w:rsidDel="000D7278">
          <w:rPr>
            <w:lang w:val="en-GB"/>
          </w:rPr>
          <w:delText>.</w:delText>
        </w:r>
      </w:del>
    </w:p>
    <w:p w14:paraId="22BF66CF" w14:textId="57AA4FD3" w:rsidR="000D7278" w:rsidRPr="00BB7C0A" w:rsidRDefault="000D7278" w:rsidP="00A968DF">
      <w:pPr>
        <w:rPr>
          <w:lang w:val="en-GB"/>
        </w:rPr>
      </w:pPr>
      <w:r w:rsidRPr="77A20037">
        <w:rPr>
          <w:lang w:val="en-GB"/>
        </w:rPr>
        <w:t xml:space="preserve">The demographic variety of our 30 coders spans </w:t>
      </w:r>
      <w:r w:rsidR="00D6717F" w:rsidRPr="77A20037">
        <w:rPr>
          <w:lang w:val="en-GB"/>
        </w:rPr>
        <w:t xml:space="preserve">all </w:t>
      </w:r>
      <w:r w:rsidRPr="77A20037">
        <w:rPr>
          <w:lang w:val="en-GB"/>
        </w:rPr>
        <w:t xml:space="preserve">levels of society representing different occupational situations </w:t>
      </w:r>
      <w:r w:rsidR="008C5A79" w:rsidRPr="77A20037">
        <w:rPr>
          <w:lang w:val="en-GB"/>
        </w:rPr>
        <w:t>(jobless</w:t>
      </w:r>
      <w:r w:rsidR="00046681" w:rsidRPr="77A20037">
        <w:rPr>
          <w:lang w:val="en-GB"/>
        </w:rPr>
        <w:t xml:space="preserve"> to </w:t>
      </w:r>
      <w:ins w:id="1008" w:author="Esben Kran Christensen" w:date="2020-04-25T17:28:00Z">
        <w:r w:rsidR="3AB60A9F" w:rsidRPr="77A20037">
          <w:rPr>
            <w:lang w:val="en-GB"/>
          </w:rPr>
          <w:t xml:space="preserve">student to </w:t>
        </w:r>
      </w:ins>
      <w:r w:rsidR="00046681" w:rsidRPr="77A20037">
        <w:rPr>
          <w:lang w:val="en-GB"/>
        </w:rPr>
        <w:t>employers</w:t>
      </w:r>
      <w:r w:rsidR="008C5A79" w:rsidRPr="77A20037">
        <w:rPr>
          <w:lang w:val="en-GB"/>
        </w:rPr>
        <w:t xml:space="preserve">) </w:t>
      </w:r>
      <w:r w:rsidRPr="77A20037">
        <w:rPr>
          <w:lang w:val="en-GB"/>
        </w:rPr>
        <w:t>and job titles, educational backgrounds (middle school to Ph.D.), age ranges (17-65 years), and location (all five Danish regions are represented).</w:t>
      </w:r>
    </w:p>
    <w:p w14:paraId="23D7E0C1" w14:textId="152EDD41" w:rsidR="000D7278" w:rsidRDefault="000D7278" w:rsidP="00766528">
      <w:pPr>
        <w:pStyle w:val="Heading2"/>
        <w:ind w:left="567" w:hanging="567"/>
      </w:pPr>
      <w:bookmarkStart w:id="1009" w:name="_Toc33298933"/>
      <w:bookmarkStart w:id="1010" w:name="_Toc34300591"/>
      <w:r>
        <w:t>Intercoder agreement</w:t>
      </w:r>
      <w:bookmarkEnd w:id="1009"/>
      <w:bookmarkEnd w:id="1010"/>
    </w:p>
    <w:p w14:paraId="582D7083" w14:textId="51D723C3" w:rsidR="1D297B3B" w:rsidRDefault="1D297B3B" w:rsidP="77A20037">
      <w:pPr>
        <w:rPr>
          <w:ins w:id="1011" w:author="Esben Kran Christensen" w:date="2020-04-25T17:32:00Z"/>
          <w:lang w:val="en-GB"/>
        </w:rPr>
      </w:pPr>
      <w:ins w:id="1012" w:author="Esben Kran Christensen" w:date="2020-04-25T17:34:00Z">
        <w:r w:rsidRPr="77A20037">
          <w:rPr>
            <w:lang w:val="en-GB"/>
          </w:rPr>
          <w:t>An interesting aspect of the ratings is the important metric of intercoder agreement or reliability. This signifies how much the different CS coders agreed with each other in their ratings</w:t>
        </w:r>
      </w:ins>
      <w:ins w:id="1013" w:author="Esben Kran Christensen" w:date="2020-04-25T17:35:00Z">
        <w:r w:rsidRPr="77A20037">
          <w:rPr>
            <w:lang w:val="en-GB"/>
          </w:rPr>
          <w:t xml:space="preserve">. </w:t>
        </w:r>
        <w:r w:rsidR="775B008E" w:rsidRPr="77A20037">
          <w:rPr>
            <w:lang w:val="en-GB"/>
          </w:rPr>
          <w:t>A</w:t>
        </w:r>
      </w:ins>
      <w:ins w:id="1014" w:author="Esben Kran Christensen" w:date="2020-04-25T17:37:00Z">
        <w:r w:rsidR="381AEF04" w:rsidRPr="77A20037">
          <w:rPr>
            <w:lang w:val="en-GB"/>
          </w:rPr>
          <w:t xml:space="preserve">n </w:t>
        </w:r>
      </w:ins>
      <w:ins w:id="1015" w:author="Esben Kran Christensen" w:date="2020-04-25T17:35:00Z">
        <w:r w:rsidR="775B008E" w:rsidRPr="77A20037">
          <w:rPr>
            <w:lang w:val="en-GB"/>
          </w:rPr>
          <w:t xml:space="preserve">intercoder agreement </w:t>
        </w:r>
      </w:ins>
      <w:ins w:id="1016" w:author="Esben Kran Christensen" w:date="2020-04-25T17:37:00Z">
        <w:r w:rsidR="0FF5502E" w:rsidRPr="77A20037">
          <w:rPr>
            <w:lang w:val="en-GB"/>
          </w:rPr>
          <w:t xml:space="preserve">towards 0 </w:t>
        </w:r>
      </w:ins>
      <w:ins w:id="1017" w:author="Esben Kran Christensen" w:date="2020-04-25T17:35:00Z">
        <w:r w:rsidR="775B008E" w:rsidRPr="77A20037">
          <w:rPr>
            <w:lang w:val="en-GB"/>
          </w:rPr>
          <w:t xml:space="preserve">signifies that </w:t>
        </w:r>
      </w:ins>
      <w:ins w:id="1018" w:author="Esben Kran Christensen" w:date="2020-04-25T17:37:00Z">
        <w:r w:rsidR="7D9127A3" w:rsidRPr="77A20037">
          <w:rPr>
            <w:lang w:val="en-GB"/>
          </w:rPr>
          <w:t xml:space="preserve">the </w:t>
        </w:r>
      </w:ins>
      <w:ins w:id="1019" w:author="Esben Kran Christensen" w:date="2020-04-25T17:36:00Z">
        <w:r w:rsidR="775B008E" w:rsidRPr="77A20037">
          <w:rPr>
            <w:lang w:val="en-GB"/>
          </w:rPr>
          <w:t xml:space="preserve">coders with different </w:t>
        </w:r>
      </w:ins>
      <w:ins w:id="1020" w:author="Esben Kran Christensen" w:date="2020-04-25T17:35:00Z">
        <w:r w:rsidR="775B008E" w:rsidRPr="77A20037">
          <w:rPr>
            <w:lang w:val="en-GB"/>
          </w:rPr>
          <w:t>social, geographical, political,</w:t>
        </w:r>
      </w:ins>
      <w:ins w:id="1021" w:author="Esben Kran Christensen" w:date="2020-04-25T17:36:00Z">
        <w:r w:rsidR="775B008E" w:rsidRPr="77A20037">
          <w:rPr>
            <w:lang w:val="en-GB"/>
          </w:rPr>
          <w:t xml:space="preserve"> and </w:t>
        </w:r>
        <w:r w:rsidR="373A69A2" w:rsidRPr="77A20037">
          <w:rPr>
            <w:lang w:val="en-GB"/>
          </w:rPr>
          <w:t xml:space="preserve">age backgrounds </w:t>
        </w:r>
      </w:ins>
      <w:ins w:id="1022" w:author="Esben Kran Christensen" w:date="2020-04-25T17:37:00Z">
        <w:r w:rsidR="373A69A2" w:rsidRPr="77A20037">
          <w:rPr>
            <w:lang w:val="en-GB"/>
          </w:rPr>
          <w:t>do not agree with each other while one cl</w:t>
        </w:r>
        <w:r w:rsidR="7A564DCD" w:rsidRPr="77A20037">
          <w:rPr>
            <w:lang w:val="en-GB"/>
          </w:rPr>
          <w:t>oser to 1 signifies</w:t>
        </w:r>
        <w:r w:rsidR="07781D84" w:rsidRPr="77A20037">
          <w:rPr>
            <w:lang w:val="en-GB"/>
          </w:rPr>
          <w:t xml:space="preserve"> </w:t>
        </w:r>
      </w:ins>
      <w:ins w:id="1023" w:author="Esben Kran Christensen" w:date="2020-04-25T17:38:00Z">
        <w:r w:rsidR="07781D84" w:rsidRPr="77A20037">
          <w:rPr>
            <w:lang w:val="en-GB"/>
          </w:rPr>
          <w:t xml:space="preserve">that they </w:t>
        </w:r>
        <w:r w:rsidR="07781D84" w:rsidRPr="77A20037">
          <w:rPr>
            <w:i/>
            <w:iCs/>
            <w:lang w:val="en-GB"/>
          </w:rPr>
          <w:t>do</w:t>
        </w:r>
        <w:r w:rsidR="07781D84" w:rsidRPr="77A20037">
          <w:rPr>
            <w:lang w:val="en-GB"/>
          </w:rPr>
          <w:t xml:space="preserve"> agree with each other on the emotional association to the sentences.</w:t>
        </w:r>
      </w:ins>
      <w:ins w:id="1024" w:author="Esben Kran Christensen" w:date="2020-04-25T17:40:00Z">
        <w:r w:rsidR="0CC4B884" w:rsidRPr="77A20037">
          <w:rPr>
            <w:lang w:val="en-GB"/>
          </w:rPr>
          <w:t xml:space="preserve"> </w:t>
        </w:r>
      </w:ins>
      <w:ins w:id="1025" w:author="Esben Kran Christensen" w:date="2020-04-25T17:41:00Z">
        <w:r w:rsidR="0CC4B884" w:rsidRPr="77A20037">
          <w:rPr>
            <w:lang w:val="en-GB"/>
          </w:rPr>
          <w:t>A limitation to t</w:t>
        </w:r>
        <w:r w:rsidR="09917CEA" w:rsidRPr="77A20037">
          <w:rPr>
            <w:lang w:val="en-GB"/>
          </w:rPr>
          <w:t>he metric calculated below is that t</w:t>
        </w:r>
      </w:ins>
      <w:ins w:id="1026" w:author="Esben Kran Christensen" w:date="2020-04-25T17:40:00Z">
        <w:r w:rsidR="0CC4B884" w:rsidRPr="77A20037">
          <w:rPr>
            <w:lang w:val="en-GB"/>
          </w:rPr>
          <w:t xml:space="preserve">he coders with too few overlaps </w:t>
        </w:r>
      </w:ins>
      <w:ins w:id="1027" w:author="Esben Kran Christensen" w:date="2020-04-25T17:41:00Z">
        <w:r w:rsidR="0CC4B884" w:rsidRPr="77A20037">
          <w:rPr>
            <w:lang w:val="en-GB"/>
          </w:rPr>
          <w:t xml:space="preserve">with the other coders on which sentences they coded </w:t>
        </w:r>
      </w:ins>
      <w:ins w:id="1028" w:author="Esben Kran Christensen" w:date="2020-04-25T17:40:00Z">
        <w:r w:rsidR="0CC4B884" w:rsidRPr="77A20037">
          <w:rPr>
            <w:lang w:val="en-GB"/>
          </w:rPr>
          <w:t>were not included in the intercoder reliability test</w:t>
        </w:r>
      </w:ins>
      <w:ins w:id="1029" w:author="Esben Kran Christensen" w:date="2020-04-25T17:41:00Z">
        <w:r w:rsidR="0CC4B884" w:rsidRPr="77A20037">
          <w:rPr>
            <w:lang w:val="en-GB"/>
          </w:rPr>
          <w:t>.</w:t>
        </w:r>
      </w:ins>
    </w:p>
    <w:p w14:paraId="2BD5FF84" w14:textId="21231676" w:rsidR="000D7278" w:rsidRPr="00BB7C0A" w:rsidRDefault="000D7278" w:rsidP="00A968DF">
      <w:pPr>
        <w:rPr>
          <w:ins w:id="1030" w:author="Esben Kran Christensen" w:date="2020-04-25T17:38:00Z"/>
          <w:lang w:val="en-GB"/>
        </w:rPr>
      </w:pPr>
      <w:commentRangeStart w:id="1031"/>
      <w:r w:rsidRPr="77A20037">
        <w:rPr>
          <w:lang w:val="en-GB"/>
        </w:rPr>
        <w:t xml:space="preserve">Measurement of the intercoder reliability was performed </w:t>
      </w:r>
      <w:commentRangeEnd w:id="1031"/>
      <w:r>
        <w:rPr>
          <w:rStyle w:val="CommentReference"/>
        </w:rPr>
        <w:commentReference w:id="1031"/>
      </w:r>
      <w:r w:rsidRPr="77A20037">
        <w:rPr>
          <w:lang w:val="en-GB"/>
        </w:rPr>
        <w:t xml:space="preserve">using a one-way pairwise interclass correlation coefficient (ICC) test average </w:t>
      </w:r>
      <w:r>
        <w:fldChar w:fldCharType="begin"/>
      </w:r>
      <w:r w:rsidRPr="77A20037">
        <w:rPr>
          <w:lang w:val="en-GB"/>
        </w:rPr>
        <w:instrText xml:space="preserve"> ADDIN ZOTERO_ITEM CSL_CITATION {"citationID":"qA00QY5p","properties":{"formattedCitation":"(Fleiss &amp; Cohen, 1973; Weir, 2005)","plainCitation":"(Fleiss &amp; Cohen, 1973; Weir, 2005)","noteIndex":0},"citationItems":[{"id":563,"uris":["http://zotero.org/users/5985484/items/XJ4FXA5E"],"uri":["http://zotero.org/users/5985484/items/XJ4FXA5E"],"itemData":{"id":563,"type":"article-journal","container-title":"Educational and Psychological Measurement","DOI":"10.1177/001316447303300309","ISSN":"0013-1644","issue":"3","journalAbbreviation":"Educational and Psychological Measurement","page":"613-619","source":"SAGE Journals","title":"The Equivalence of Weighted Kappa and the Intraclass Correlation Coefficient as Measures of Reliability","volume":"33","author":[{"family":"Fleiss","given":"Joseph L."},{"family":"Cohen","given":"Jacob"}],"issued":{"date-parts":[["1973",10,1]]}}},{"id":565,"uris":["http://zotero.org/users/5985484/items/A8G6U8MC"],"uri":["http://zotero.org/users/5985484/items/A8G6U8MC"],"itemData":{"id":565,"type":"article-journal","abstract":"Reliability, the consistency of a test or measurement, is frequently quantified in the movement sciences literature. A common metric is the intraclass correlation coefficient (ICC). In addition, the SEM, which can be calculated from the ICC, is also frequently reported in reliability studies. However, there are several versions of the ICC, and confusion exists in the movement sciences regarding which ICC to use. Further, the utility of the SEM is not fully appreciated. In this review, the basics of classic reliability theory are addressed in the context of choosing and interpreting an ICC. The primary distinction between ICC equations is argued to be one concerning the inclusion (equations 2,1 and 2,k) or exclusion (equations 3,1 and 3,k) of systematic error in the denominator of the ICC equation. Inferential tests of mean differences, which are performed in the process of deriving the necessary variance components for the calculation of ICC values, are useful to determine if systematic error is present. If so, the measurement schedule should be modified (removing trials where learning and/or fatigue effects are present) to remove systematic error, and ICC equations that only consider random error may be safely used. The use of ICC values is discussed in the context of estimating the effects of measurement error on sample size, statistical power, and correlation attenuation. Finally, calculation and application of the SEM are discussed. It is shown how the SEM and its variants can be used to construct confidence intervals for individual scores and to determine the minimal difference needed to be exhibited for one to be confident that a true change in performance of an individual has occurred.","container-title":"Journal of strength and conditioning research","DOI":"10.1519/15184.1","issue":"1","page":"231-240","source":"Semantic Scholar","title":"Quantifying test-retest reliability using the intraclass correlation coefficient and the SEM.","volume":"19","author":[{"family":"Weir","given":"Joseph P."}],"issued":{"date-parts":[["2005"]]}}}],"schema":"https://github.com/citation-style-language/schema/raw/master/csl-citation.json"} </w:instrText>
      </w:r>
      <w:r>
        <w:fldChar w:fldCharType="separate"/>
      </w:r>
      <w:r w:rsidRPr="77A20037">
        <w:rPr>
          <w:lang w:val="en-GB"/>
        </w:rPr>
        <w:t>(Fleiss &amp; Cohen, 1973; Weir, 2005)</w:t>
      </w:r>
      <w:r>
        <w:fldChar w:fldCharType="end"/>
      </w:r>
      <w:r w:rsidRPr="77A20037">
        <w:rPr>
          <w:lang w:val="en-GB"/>
        </w:rPr>
        <w:t xml:space="preserve"> with the </w:t>
      </w:r>
      <w:r w:rsidR="00BE3467" w:rsidRPr="77A20037">
        <w:rPr>
          <w:lang w:val="en-GB"/>
        </w:rPr>
        <w:t>IRR</w:t>
      </w:r>
      <w:r w:rsidRPr="77A20037">
        <w:rPr>
          <w:lang w:val="en-GB"/>
        </w:rPr>
        <w:t xml:space="preserve"> package </w:t>
      </w:r>
      <w:r>
        <w:fldChar w:fldCharType="begin"/>
      </w:r>
      <w:r w:rsidRPr="77A20037">
        <w:rPr>
          <w:lang w:val="en-GB"/>
        </w:rPr>
        <w:instrText xml:space="preserve"> ADDIN ZOTERO_ITEM CSL_CITATION {"citationID":"J2BddEdl","properties":{"formattedCitation":"(Gamer et al., 2019)","plainCitation":"(Gamer et al., 2019)","noteIndex":0},"citationItems":[{"id":622,"uris":["http://zotero.org/users/5985484/items/YXUG5BFZ"],"uri":["http://zotero.org/users/5985484/items/YXUG5BFZ"],"itemData":{"id":622,"type":"book","abstract":"Coefficients of Interrater Reliability and Agreement for quantitative, ordinal and nominal data: ICC, Finn-Coefficient, Robinson's A, Kendall's W, Cohen's Kappa, ...","source":"R-Packages","title":"irr: Various Coefficients of Interrater Reliability and Agreement","title-short":"irr","URL":"https://CRAN.R-project.org/package=irr","version":"0.84.1","author":[{"family":"Gamer","given":"Matthias"},{"family":"Lemon","given":"Jim"},{"family":"Singh","given":"Ian Fellows Puspendra"}],"accessed":{"date-parts":[["2020",2,22]]},"issued":{"date-parts":[["2019",1,26]]}}}],"schema":"https://github.com/citation-style-language/schema/raw/master/csl-citation.json"} </w:instrText>
      </w:r>
      <w:r>
        <w:fldChar w:fldCharType="separate"/>
      </w:r>
      <w:r w:rsidR="00CB2751" w:rsidRPr="77A20037">
        <w:rPr>
          <w:lang w:val="en-GB"/>
        </w:rPr>
        <w:t>(Gamer et al., 2019)</w:t>
      </w:r>
      <w:r>
        <w:fldChar w:fldCharType="end"/>
      </w:r>
      <w:r w:rsidRPr="77A20037">
        <w:rPr>
          <w:lang w:val="en-GB"/>
        </w:rPr>
        <w:t xml:space="preserve"> in R </w:t>
      </w:r>
      <w:r>
        <w:fldChar w:fldCharType="begin"/>
      </w:r>
      <w:r w:rsidRPr="77A20037">
        <w:rPr>
          <w:lang w:val="en-GB"/>
        </w:rPr>
        <w:instrText xml:space="preserve"> ADDIN ZOTERO_ITEM CSL_CITATION {"citationID":"Z3I2fAm0","properties":{"formattedCitation":"(R Core Team, 2013)","plainCitation":"(R Core Team, 2013)","noteIndex":0},"citationItems":[{"id":492,"uris":["http://zotero.org/users/5985484/items/SWIJKL6W"],"uri":["http://zotero.org/users/5985484/items/SWIJKL6W"],"itemData":{"id":492,"type":"book","abstract":"R Core Team (2013). R: A language and environment for statistical\n  computing. R Foundation for Statistical Computing, Vienna, Austria.\n  URL http://www.R-project.org/.","event-place":"Vienna, Austria","genre":"R","publisher":"R Foundation for Statistical Computing","publisher-place":"Vienna, Austria","title":"R: A language and environment for statistical computing","title-short":"R","URL":"http://www.R-project.org/","author":[{"family":"R Core Team","given":""}],"issued":{"date-parts":[["2013"]]}}}],"schema":"https://github.com/citation-style-language/schema/raw/master/csl-citation.json"} </w:instrText>
      </w:r>
      <w:r>
        <w:fldChar w:fldCharType="separate"/>
      </w:r>
      <w:r w:rsidR="006C21BF" w:rsidRPr="77A20037">
        <w:rPr>
          <w:lang w:val="en-GB"/>
        </w:rPr>
        <w:t>(R Core Team, 2013)</w:t>
      </w:r>
      <w:r>
        <w:fldChar w:fldCharType="end"/>
      </w:r>
      <w:r w:rsidRPr="77A20037">
        <w:rPr>
          <w:lang w:val="en-GB"/>
        </w:rPr>
        <w:t xml:space="preserve">. The test assumes random intercepts for each rater, as different raters vary in their baseline subjective standards for text ratings. The ICC of the raters in Emma was 0.743, which is defined as </w:t>
      </w:r>
      <w:r w:rsidRPr="77A20037">
        <w:rPr>
          <w:i/>
          <w:iCs/>
          <w:lang w:val="en-GB"/>
        </w:rPr>
        <w:t>good</w:t>
      </w:r>
      <w:r w:rsidRPr="77A20037">
        <w:rPr>
          <w:lang w:val="en-GB"/>
        </w:rPr>
        <w:t xml:space="preserve"> by </w:t>
      </w:r>
      <w:r>
        <w:fldChar w:fldCharType="begin"/>
      </w:r>
      <w:r w:rsidRPr="77A20037">
        <w:rPr>
          <w:lang w:val="en-GB"/>
        </w:rPr>
        <w:instrText xml:space="preserve"> ADDIN ZOTERO_ITEM CSL_CITATION {"citationID":"NerjcHgt","properties":{"formattedCitation":"(Cicchetti, 1994)","plainCitation":"(Cicchetti, 1994)","dontUpdate":true,"noteIndex":0},"citationItems":[{"id":557,"uris":["http://zotero.org/users/5985484/items/466BJFRN"],"uri":["http://zotero.org/users/5985484/items/466BJFRN"],"itemData":{"id":557,"type":"article-journal","container-title":"Psychological assessment","issue":"4","page":"284","title":"Guidelines, criteria, and rules of thumb for evaluating normed and standardized assessment instruments in psychology.","volume":"6","author":[{"family":"Cicchetti","given":"Domenic V."}],"issued":{"date-parts":[["1994"]]}}}],"schema":"https://github.com/citation-style-language/schema/raw/master/csl-citation.json"} </w:instrText>
      </w:r>
      <w:r>
        <w:fldChar w:fldCharType="separate"/>
      </w:r>
      <w:r w:rsidRPr="77A20037">
        <w:rPr>
          <w:lang w:val="en-GB"/>
        </w:rPr>
        <w:t>Cicchetti (1994</w:t>
      </w:r>
      <w:r>
        <w:fldChar w:fldCharType="end"/>
      </w:r>
      <w:r w:rsidRPr="77A20037">
        <w:rPr>
          <w:lang w:val="en-GB"/>
        </w:rPr>
        <w:t xml:space="preserve">) and as </w:t>
      </w:r>
      <w:r w:rsidRPr="77A20037">
        <w:rPr>
          <w:i/>
          <w:iCs/>
          <w:lang w:val="en-GB"/>
        </w:rPr>
        <w:t>moderate</w:t>
      </w:r>
      <w:r w:rsidRPr="77A20037">
        <w:rPr>
          <w:lang w:val="en-GB"/>
        </w:rPr>
        <w:t xml:space="preserve"> by </w:t>
      </w:r>
      <w:r>
        <w:fldChar w:fldCharType="begin"/>
      </w:r>
      <w:r w:rsidRPr="77A20037">
        <w:rPr>
          <w:lang w:val="en-GB"/>
        </w:rPr>
        <w:instrText xml:space="preserve"> ADDIN ZOTERO_ITEM CSL_CITATION {"citationID":"1S0WbH1U","properties":{"formattedCitation":"(Koo &amp; Li, 2016)","plainCitation":"(Koo &amp; Li, 2016)","dontUpdate":true,"noteIndex":0},"citationItems":[{"id":560,"uris":["http://zotero.org/users/5985484/items/SIG27RMM"],"uri":["http://zotero.org/users/5985484/items/SIG27RMM"],"itemData":{"id":560,"type":"article-journal","abstract":"Objective\nIntraclass correlation coefficient (ICC) is a widely used reliability index in test-retest, intrarater, and interrater reliability analyses. This article introduces the basic concept of ICC in the content of reliability analysis.\nDiscussi</w:instrText>
      </w:r>
      <w:r>
        <w:instrText>on for Researchers\nThere are 10 forms of ICCs. Because each form involves distinct assumptions in their calculation and will lead to different interpretations, researchers should explicitly specify the ICC form they used in their calculation. A thorough review of the research design is needed in</w:instrText>
      </w:r>
      <w:r w:rsidRPr="77A20037">
        <w:rPr>
          <w:lang w:val="en-GB"/>
        </w:rPr>
        <w:instrText xml:space="preserve"> selecting the appropriate form of ICC to evaluate reliability. The best practice of reporting ICC should include software information, “model,” “type,” and “definition” selections.\nDiscussion for Readers\nWhen coming across an article that includes ICC, readers should first check whether information about the ICC form has been reported and if an appropriate ICC form was used. Based on the 95% confident interval of the ICC estimate, values less than 0.5, between 0.5 and 0.75, between 0.75 and 0.9, and greater than 0.90 are indicative of poor, moderate, good, and excellent reliability, respectively.\nConclusion\nThis article provides a practical guideline for clinical researchers to choose the correct form of ICC and suggests the best practice of reporting ICC parameters in scientific publications. This article also gives readers an appreciation for what to look for when coming across ICC while reading an article.","container-title":"Journal of Chiropractic Medicine","DOI":"10.1016/j.jcm.2016.02.012","ISSN":"1556-3707","issue":"2","journalAbbreviation":"Journal of Chiropractic Medicine","language":"en","page":"155-163","source":"ScienceDirect","title":"A Guideline of Selecting and Reporting Intraclass Correlation Coefficients for Reliability Research","volume":"15","author":[{"family":"Koo","given":"Terry K."},{"family":"Li","given":"Mae Y."}],"issued":{"date-parts":[["2016",6,1]]}}}],"schema":"https://github.com/citation-style-language/schema/raw/master/csl-citation.json"} </w:instrText>
      </w:r>
      <w:r>
        <w:fldChar w:fldCharType="separate"/>
      </w:r>
      <w:r w:rsidRPr="77A20037">
        <w:rPr>
          <w:lang w:val="en-GB"/>
        </w:rPr>
        <w:t>Koo &amp; Li (2016)</w:t>
      </w:r>
      <w:r>
        <w:fldChar w:fldCharType="end"/>
      </w:r>
      <w:r w:rsidRPr="77A20037">
        <w:rPr>
          <w:lang w:val="en-GB"/>
        </w:rPr>
        <w:t xml:space="preserve">. For comparison, the interrater reliability of the </w:t>
      </w:r>
      <w:del w:id="1032" w:author="Esben Kran Christensen" w:date="2020-04-25T17:34:00Z">
        <w:r w:rsidRPr="77A20037" w:rsidDel="000D7278">
          <w:rPr>
            <w:lang w:val="en-GB"/>
          </w:rPr>
          <w:delText xml:space="preserve">SENTIDA </w:delText>
        </w:r>
      </w:del>
      <w:ins w:id="1033" w:author="Esben Kran Christensen" w:date="2020-04-25T17:34:00Z">
        <w:r w:rsidR="600A00A8" w:rsidRPr="77A20037">
          <w:rPr>
            <w:lang w:val="en-GB"/>
          </w:rPr>
          <w:t xml:space="preserve">Sentida </w:t>
        </w:r>
      </w:ins>
      <w:r w:rsidRPr="77A20037">
        <w:rPr>
          <w:lang w:val="en-GB"/>
        </w:rPr>
        <w:t xml:space="preserve">dataset </w:t>
      </w:r>
      <w:r w:rsidR="00427433" w:rsidRPr="77A20037">
        <w:rPr>
          <w:lang w:val="en-GB"/>
        </w:rPr>
        <w:t>has</w:t>
      </w:r>
      <w:r w:rsidRPr="77A20037">
        <w:rPr>
          <w:lang w:val="en-GB"/>
        </w:rPr>
        <w:t xml:space="preserve"> a Krippendorff’s alpha value of 0.667 </w:t>
      </w:r>
      <w:r>
        <w:fldChar w:fldCharType="begin"/>
      </w:r>
      <w:r w:rsidRPr="77A20037">
        <w:rPr>
          <w:lang w:val="en-GB"/>
        </w:rPr>
        <w:instrText xml:space="preserve"> ADDIN ZOTERO_ITEM CSL_CITATION {"citationID":"HuPzsijk","properties":{"formattedCitation":"(Lauridsen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fldChar w:fldCharType="separate"/>
      </w:r>
      <w:r w:rsidRPr="77A20037">
        <w:rPr>
          <w:lang w:val="en-GB"/>
        </w:rPr>
        <w:t>(Lauridsen et al., 2019)</w:t>
      </w:r>
      <w:r>
        <w:fldChar w:fldCharType="end"/>
      </w:r>
      <w:r w:rsidRPr="77A20037">
        <w:rPr>
          <w:lang w:val="en-GB"/>
        </w:rPr>
        <w:t xml:space="preserve">, which is </w:t>
      </w:r>
      <w:r w:rsidR="0073705B" w:rsidRPr="77A20037">
        <w:rPr>
          <w:lang w:val="en-GB"/>
        </w:rPr>
        <w:t xml:space="preserve">an </w:t>
      </w:r>
      <w:r w:rsidRPr="77A20037">
        <w:rPr>
          <w:lang w:val="en-GB"/>
        </w:rPr>
        <w:t xml:space="preserve">acceptable value, with </w:t>
      </w:r>
      <w:del w:id="1034" w:author="Esben Kran Christensen" w:date="2020-04-25T17:34:00Z">
        <w:r w:rsidRPr="77A20037" w:rsidDel="000D7278">
          <w:rPr>
            <w:lang w:val="en-GB"/>
          </w:rPr>
          <w:delText>&gt;</w:delText>
        </w:r>
      </w:del>
      <w:r w:rsidRPr="77A20037">
        <w:rPr>
          <w:lang w:val="en-GB"/>
        </w:rPr>
        <w:t>0.8</w:t>
      </w:r>
      <w:ins w:id="1035" w:author="Esben Kran Christensen" w:date="2020-04-25T17:34:00Z">
        <w:r w:rsidR="042D4DED" w:rsidRPr="77A20037">
          <w:rPr>
            <w:lang w:val="en-GB"/>
          </w:rPr>
          <w:t>&lt;</w:t>
        </w:r>
      </w:ins>
      <w:r w:rsidRPr="77A20037">
        <w:rPr>
          <w:lang w:val="en-GB"/>
        </w:rPr>
        <w:t xml:space="preserve"> defined as a good measure </w:t>
      </w:r>
      <w:r>
        <w:fldChar w:fldCharType="begin"/>
      </w:r>
      <w:r w:rsidRPr="77A20037">
        <w:rPr>
          <w:lang w:val="en-GB"/>
        </w:rPr>
        <w:instrText xml:space="preserve"> ADDIN ZOTERO_ITEM CSL_CITATION {"citationID":"3aD1xsoV","properties":{"formattedCitation":"(Krippendorff, 2004)","plainCitation":"(Krippendorff, 2004)","noteIndex":0},"citationItems":[{"id":484,"uris":["http://zotero.org/users/5985484/items/GBI3PX3G"],"uri":["http://zotero.org/users/5985484/items/GBI3PX3G"],"itemData":{"id":484,"type":"article-journal","container-title":"Calif.: Sage","title":"Content analysis: An introduction to its methodology Thousand Oaks","author":[{"family":"Krippendorff","given":"Klaus"}],"issued":{"date-parts":[["2004"]]}}}],"schema":"https://github.com/citation-style-language/schema/raw/master/csl-citation.json"} </w:instrText>
      </w:r>
      <w:r>
        <w:fldChar w:fldCharType="separate"/>
      </w:r>
      <w:r w:rsidRPr="77A20037">
        <w:rPr>
          <w:lang w:val="en-GB"/>
        </w:rPr>
        <w:t>(Krippendorff, 2004)</w:t>
      </w:r>
      <w:r>
        <w:fldChar w:fldCharType="end"/>
      </w:r>
      <w:r w:rsidRPr="77A20037">
        <w:rPr>
          <w:lang w:val="en-GB"/>
        </w:rPr>
        <w:t>.</w:t>
      </w:r>
    </w:p>
    <w:p w14:paraId="5BF02E82" w14:textId="3D16BF16" w:rsidR="5C9C6CEA" w:rsidRDefault="5C9C6CEA" w:rsidP="77A20037">
      <w:pPr>
        <w:rPr>
          <w:lang w:val="en-GB"/>
        </w:rPr>
      </w:pPr>
      <w:ins w:id="1036" w:author="Esben Kran Christensen" w:date="2020-04-25T17:38:00Z">
        <w:r w:rsidRPr="77A20037">
          <w:rPr>
            <w:lang w:val="en-GB"/>
          </w:rPr>
          <w:t xml:space="preserve">The intercoder agreement in Emma is therefore not very large but respectable enough for us to be able to use the mean values of the four </w:t>
        </w:r>
      </w:ins>
      <w:ins w:id="1037" w:author="Esben Kran Christensen" w:date="2020-04-25T17:39:00Z">
        <w:r w:rsidRPr="77A20037">
          <w:rPr>
            <w:lang w:val="en-GB"/>
          </w:rPr>
          <w:t xml:space="preserve">aspects of each sentence </w:t>
        </w:r>
      </w:ins>
      <w:ins w:id="1038" w:author="Esben Kran Christensen" w:date="2020-04-25T17:38:00Z">
        <w:r w:rsidRPr="77A20037">
          <w:rPr>
            <w:lang w:val="en-GB"/>
          </w:rPr>
          <w:t>as optimal codings</w:t>
        </w:r>
      </w:ins>
      <w:ins w:id="1039" w:author="Esben Kran Christensen" w:date="2020-04-25T17:39:00Z">
        <w:r w:rsidRPr="77A20037">
          <w:rPr>
            <w:lang w:val="en-GB"/>
          </w:rPr>
          <w:t xml:space="preserve">. </w:t>
        </w:r>
        <w:r w:rsidR="4908DA16" w:rsidRPr="77A20037">
          <w:rPr>
            <w:lang w:val="en-GB"/>
          </w:rPr>
          <w:t xml:space="preserve">It also signifies that there is not a large </w:t>
        </w:r>
      </w:ins>
      <w:ins w:id="1040" w:author="Esben Kran Christensen" w:date="2020-04-25T17:40:00Z">
        <w:r w:rsidR="4908DA16" w:rsidRPr="77A20037">
          <w:rPr>
            <w:lang w:val="en-GB"/>
          </w:rPr>
          <w:t>discrepancy in how different groups in Denmark view the emotional aspects of sentences.</w:t>
        </w:r>
      </w:ins>
    </w:p>
    <w:p w14:paraId="4BB835A8" w14:textId="77777777" w:rsidR="000D7278" w:rsidRDefault="000D7278" w:rsidP="00766528">
      <w:pPr>
        <w:pStyle w:val="Heading2"/>
        <w:ind w:left="567" w:hanging="567"/>
      </w:pPr>
      <w:bookmarkStart w:id="1041" w:name="_Toc33298934"/>
      <w:bookmarkStart w:id="1042" w:name="_Toc34300592"/>
      <w:r>
        <w:t>Ratings</w:t>
      </w:r>
      <w:bookmarkEnd w:id="1041"/>
      <w:bookmarkEnd w:id="1042"/>
    </w:p>
    <w:p w14:paraId="102D0FB2" w14:textId="5EECDF4F" w:rsidR="000D7278" w:rsidRPr="00C96E3A" w:rsidRDefault="000D7278">
      <w:pPr>
        <w:rPr>
          <w:ins w:id="1043" w:author="Esben Kran Christensen" w:date="2020-04-25T18:14:00Z"/>
          <w:noProof/>
          <w:lang w:val="en-GB"/>
          <w:rPrChange w:id="1044" w:author="Esben Kran Christensen" w:date="2020-04-28T10:32:00Z">
            <w:rPr>
              <w:ins w:id="1045" w:author="Esben Kran Christensen" w:date="2020-04-25T18:14:00Z"/>
              <w:noProof/>
            </w:rPr>
          </w:rPrChange>
        </w:rPr>
        <w:pPrChange w:id="1046" w:author="Esben Kran Christensen" w:date="2020-04-25T18:14:00Z">
          <w:pPr>
            <w:pStyle w:val="NormalSectionStart"/>
          </w:pPr>
        </w:pPrChange>
      </w:pPr>
      <w:commentRangeStart w:id="1047"/>
      <w:r w:rsidRPr="77A20037">
        <w:rPr>
          <w:lang w:val="en-GB"/>
        </w:rPr>
        <w:t xml:space="preserve">The ratings returned from the validation dataset Emma defines each sentence as a dot in the four-dimensional space representing the hypercubic definition of emotional space </w:t>
      </w:r>
      <w:r>
        <w:fldChar w:fldCharType="begin"/>
      </w:r>
      <w:r w:rsidRPr="77A20037">
        <w:rPr>
          <w:lang w:val="en-GB"/>
        </w:rPr>
        <w:instrText xml:space="preserve"> ADDIN ZOTERO_ITEM CSL_CITATION {"citationID":"szGG5UMb","properties":{"formattedCitation":"(Trnka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fldChar w:fldCharType="separate"/>
      </w:r>
      <w:r w:rsidRPr="77A20037">
        <w:rPr>
          <w:lang w:val="en-GB"/>
        </w:rPr>
        <w:t>(Trnka et al., 2016)</w:t>
      </w:r>
      <w:r>
        <w:fldChar w:fldCharType="end"/>
      </w:r>
      <w:r w:rsidRPr="77A20037">
        <w:rPr>
          <w:lang w:val="en-GB"/>
        </w:rPr>
        <w:t xml:space="preserve"> (</w:t>
      </w:r>
      <w:r>
        <w:fldChar w:fldCharType="begin"/>
      </w:r>
      <w:r w:rsidRPr="77A20037">
        <w:rPr>
          <w:lang w:val="en-GB"/>
        </w:rPr>
        <w:instrText xml:space="preserve"> REF _Ref28431371 \h  \* MERGEFORMAT </w:instrText>
      </w:r>
      <w:r>
        <w:fldChar w:fldCharType="separate"/>
      </w:r>
      <w:r w:rsidR="00D21748" w:rsidRPr="77A20037">
        <w:rPr>
          <w:lang w:val="en-GB"/>
        </w:rPr>
        <w:t xml:space="preserve">Figure </w:t>
      </w:r>
      <w:r w:rsidR="00D21748" w:rsidRPr="77A20037">
        <w:rPr>
          <w:noProof/>
          <w:lang w:val="en-GB"/>
        </w:rPr>
        <w:t>1</w:t>
      </w:r>
      <w:r>
        <w:fldChar w:fldCharType="end"/>
      </w:r>
      <w:r w:rsidRPr="77A20037">
        <w:rPr>
          <w:lang w:val="en-GB"/>
        </w:rPr>
        <w:t>). The coordinates for each sentence correspond to the mean values of ratings for that sentence given by the coders</w:t>
      </w:r>
      <w:ins w:id="1048" w:author="Esben Kran Christensen" w:date="2020-04-25T18:13:00Z">
        <w:r w:rsidR="2A5DCFD8" w:rsidRPr="77A20037">
          <w:rPr>
            <w:lang w:val="en-GB"/>
          </w:rPr>
          <w:t>.</w:t>
        </w:r>
      </w:ins>
      <w:del w:id="1049" w:author="Esben Kran Christensen" w:date="2020-04-25T17:49:00Z">
        <w:r w:rsidRPr="77A20037" w:rsidDel="000D7278">
          <w:rPr>
            <w:lang w:val="en-GB"/>
          </w:rPr>
          <w:delText xml:space="preserve">. </w:delText>
        </w:r>
      </w:del>
    </w:p>
    <w:p w14:paraId="32E21447" w14:textId="696B1A30" w:rsidR="0141B6BE" w:rsidRDefault="0141B6BE" w:rsidP="77A20037">
      <w:pPr>
        <w:rPr>
          <w:ins w:id="1050" w:author="Esben Kran Christensen" w:date="2020-04-25T18:14:00Z"/>
        </w:rPr>
      </w:pPr>
      <w:ins w:id="1051" w:author="Esben Kran Christensen" w:date="2020-04-25T18:14:00Z">
        <w:r>
          <w:rPr>
            <w:noProof/>
          </w:rPr>
          <w:drawing>
            <wp:inline distT="0" distB="0" distL="0" distR="0" wp14:anchorId="2CB066A4" wp14:editId="459FB9BB">
              <wp:extent cx="3133725" cy="2438400"/>
              <wp:effectExtent l="0" t="0" r="0" b="0"/>
              <wp:docPr id="356928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rcRect l="21286" t="7771" r="4863" b="18315"/>
                      <a:stretch>
                        <a:fillRect/>
                      </a:stretch>
                    </pic:blipFill>
                    <pic:spPr bwMode="auto">
                      <a:xfrm>
                        <a:off x="0" y="0"/>
                        <a:ext cx="3133725" cy="2438400"/>
                      </a:xfrm>
                      <a:prstGeom prst="rect">
                        <a:avLst/>
                      </a:prstGeom>
                      <a:noFill/>
                      <a:ln>
                        <a:noFill/>
                      </a:ln>
                    </pic:spPr>
                  </pic:pic>
                </a:graphicData>
              </a:graphic>
            </wp:inline>
          </w:drawing>
        </w:r>
      </w:ins>
    </w:p>
    <w:p w14:paraId="14E00536" w14:textId="17146912" w:rsidR="0141B6BE" w:rsidRDefault="0141B6BE" w:rsidP="77A20037">
      <w:pPr>
        <w:rPr>
          <w:lang w:val="en-GB"/>
        </w:rPr>
      </w:pPr>
      <w:ins w:id="1052" w:author="Esben Kran Christensen" w:date="2020-04-25T18:14:00Z">
        <w:r w:rsidRPr="77A20037">
          <w:rPr>
            <w:lang w:val="en-GB"/>
          </w:rPr>
          <w:t xml:space="preserve">Figure </w:t>
        </w:r>
        <w:r w:rsidRPr="77A20037">
          <w:rPr>
            <w:noProof/>
            <w:lang w:val="en-GB"/>
          </w:rPr>
          <w:t>1</w:t>
        </w:r>
        <w:r w:rsidRPr="77A20037">
          <w:rPr>
            <w:lang w:val="en-GB"/>
          </w:rPr>
          <w:t xml:space="preserve"> - Sentences and their ratings in the four dimensions (color: utility)</w:t>
        </w:r>
      </w:ins>
      <w:commentRangeStart w:id="1053"/>
      <w:commentRangeEnd w:id="1053"/>
      <w:r>
        <w:rPr>
          <w:rStyle w:val="CommentReference"/>
        </w:rPr>
        <w:commentReference w:id="1053"/>
      </w:r>
      <w:commentRangeStart w:id="1054"/>
      <w:commentRangeEnd w:id="1054"/>
      <w:r>
        <w:rPr>
          <w:rStyle w:val="CommentReference"/>
        </w:rPr>
        <w:commentReference w:id="1054"/>
      </w:r>
    </w:p>
    <w:p w14:paraId="1D803FDA" w14:textId="4FED59EA" w:rsidR="18FB0682" w:rsidRPr="00C96E3A" w:rsidRDefault="18FB0682" w:rsidP="77A20037">
      <w:pPr>
        <w:rPr>
          <w:lang w:val="en-GB"/>
          <w:rPrChange w:id="1055" w:author="Esben Kran Christensen" w:date="2020-04-28T10:32:00Z">
            <w:rPr/>
          </w:rPrChange>
        </w:rPr>
      </w:pPr>
      <w:r w:rsidRPr="00C96E3A">
        <w:rPr>
          <w:lang w:val="en-GB"/>
          <w:rPrChange w:id="1056" w:author="Esben Kran Christensen" w:date="2020-04-28T10:32:00Z">
            <w:rPr/>
          </w:rPrChange>
        </w:rPr>
        <w:t xml:space="preserve">Looking at the graph, we see that there might be correlations in </w:t>
      </w:r>
      <w:r w:rsidR="04A92CAB" w:rsidRPr="00C96E3A">
        <w:rPr>
          <w:lang w:val="en-GB"/>
          <w:rPrChange w:id="1057" w:author="Esben Kran Christensen" w:date="2020-04-28T10:32:00Z">
            <w:rPr/>
          </w:rPrChange>
        </w:rPr>
        <w:t>the different dimensions</w:t>
      </w:r>
      <w:r w:rsidRPr="00C96E3A">
        <w:rPr>
          <w:lang w:val="en-GB"/>
          <w:rPrChange w:id="1058" w:author="Esben Kran Christensen" w:date="2020-04-28T10:32:00Z">
            <w:rPr/>
          </w:rPrChange>
        </w:rPr>
        <w:t xml:space="preserve">. </w:t>
      </w:r>
      <w:r w:rsidR="437D3136" w:rsidRPr="00C96E3A">
        <w:rPr>
          <w:lang w:val="en-GB"/>
          <w:rPrChange w:id="1059" w:author="Esben Kran Christensen" w:date="2020-04-28T10:32:00Z">
            <w:rPr/>
          </w:rPrChange>
        </w:rPr>
        <w:t xml:space="preserve">In </w:t>
      </w:r>
      <w:ins w:id="1060" w:author="Esben Kran Christensen [2]" w:date="2020-04-28T10:49:00Z">
        <w:r w:rsidR="00E567F1">
          <w:rPr>
            <w:lang w:val="en-GB"/>
          </w:rPr>
          <w:fldChar w:fldCharType="begin"/>
        </w:r>
        <w:r w:rsidR="00E567F1">
          <w:rPr>
            <w:lang w:val="en-GB"/>
          </w:rPr>
          <w:instrText xml:space="preserve"> REF _Ref38963406 \h </w:instrText>
        </w:r>
      </w:ins>
      <w:r w:rsidR="00E567F1">
        <w:rPr>
          <w:lang w:val="en-GB"/>
        </w:rPr>
      </w:r>
      <w:r w:rsidR="00E567F1">
        <w:rPr>
          <w:lang w:val="en-GB"/>
        </w:rPr>
        <w:fldChar w:fldCharType="separate"/>
      </w:r>
      <w:ins w:id="1061" w:author="Esben Kran Christensen [2]" w:date="2020-04-28T10:49:00Z">
        <w:r w:rsidR="00E567F1" w:rsidRPr="00E567F1">
          <w:rPr>
            <w:lang w:val="en-GB"/>
            <w:rPrChange w:id="1062" w:author="Esben Kran Christensen" w:date="2020-04-28T10:49:00Z">
              <w:rPr/>
            </w:rPrChange>
          </w:rPr>
          <w:t xml:space="preserve">Table </w:t>
        </w:r>
        <w:r w:rsidR="00E567F1" w:rsidRPr="00E567F1">
          <w:rPr>
            <w:noProof/>
            <w:lang w:val="en-GB"/>
            <w:rPrChange w:id="1063" w:author="Esben Kran Christensen" w:date="2020-04-28T10:49:00Z">
              <w:rPr>
                <w:noProof/>
              </w:rPr>
            </w:rPrChange>
          </w:rPr>
          <w:t>4</w:t>
        </w:r>
        <w:r w:rsidR="00E567F1">
          <w:rPr>
            <w:lang w:val="en-GB"/>
          </w:rPr>
          <w:fldChar w:fldCharType="end"/>
        </w:r>
      </w:ins>
      <w:del w:id="1064" w:author="Esben Kran Christensen [2]" w:date="2020-04-28T10:49:00Z">
        <w:r w:rsidR="437D3136" w:rsidRPr="00C96E3A" w:rsidDel="00E567F1">
          <w:rPr>
            <w:lang w:val="en-GB"/>
            <w:rPrChange w:id="1065" w:author="Esben Kran Christensen" w:date="2020-04-28T10:32:00Z">
              <w:rPr/>
            </w:rPrChange>
          </w:rPr>
          <w:delText>REF</w:delText>
        </w:r>
      </w:del>
      <w:r w:rsidR="437D3136" w:rsidRPr="00C96E3A">
        <w:rPr>
          <w:lang w:val="en-GB"/>
          <w:rPrChange w:id="1066" w:author="Esben Kran Christensen" w:date="2020-04-28T10:32:00Z">
            <w:rPr/>
          </w:rPrChange>
        </w:rPr>
        <w:t xml:space="preserve">, the correlation between the different scores is plotted. We see that every single emotional dimension is correlated with every other emotional dimension. </w:t>
      </w:r>
      <w:r w:rsidR="6F81A03B" w:rsidRPr="00C96E3A">
        <w:rPr>
          <w:lang w:val="en-GB"/>
          <w:rPrChange w:id="1067" w:author="Esben Kran Christensen" w:date="2020-04-28T10:32:00Z">
            <w:rPr/>
          </w:rPrChange>
        </w:rPr>
        <w:t xml:space="preserve">This is in contrast with the HSES paper that notes a limited amount of colinearity between the four dimensions </w:t>
      </w:r>
      <w:del w:id="1068" w:author="Esben Kran Christensen [2]" w:date="2020-04-28T10:48:00Z">
        <w:r w:rsidR="6F81A03B" w:rsidRPr="00C96E3A" w:rsidDel="00E567F1">
          <w:rPr>
            <w:lang w:val="en-GB"/>
            <w:rPrChange w:id="1069" w:author="Esben Kran Christensen" w:date="2020-04-28T10:32:00Z">
              <w:rPr/>
            </w:rPrChange>
          </w:rPr>
          <w:delText>(REF)</w:delText>
        </w:r>
      </w:del>
      <w:r w:rsidR="6F81A03B" w:rsidRPr="00C96E3A">
        <w:rPr>
          <w:lang w:val="en-GB"/>
          <w:rPrChange w:id="1070" w:author="Esben Kran Christensen" w:date="2020-04-28T10:32:00Z">
            <w:rPr/>
          </w:rPrChange>
        </w:rPr>
        <w:t xml:space="preserve"> which is the reason that the different dimensions are valid to include in describing emotio</w:t>
      </w:r>
      <w:r w:rsidR="4F87A9FF" w:rsidRPr="00C96E3A">
        <w:rPr>
          <w:lang w:val="en-GB"/>
          <w:rPrChange w:id="1071" w:author="Esben Kran Christensen" w:date="2020-04-28T10:32:00Z">
            <w:rPr/>
          </w:rPrChange>
        </w:rPr>
        <w:t xml:space="preserve">n </w:t>
      </w:r>
      <w:ins w:id="1072" w:author="Esben Kran Christensen [2]" w:date="2020-04-28T10:49:00Z">
        <w:r w:rsidR="00E567F1">
          <w:rPr>
            <w:lang w:val="en-GB"/>
          </w:rPr>
          <w:fldChar w:fldCharType="begin"/>
        </w:r>
        <w:r w:rsidR="00E567F1">
          <w:rPr>
            <w:lang w:val="en-GB"/>
          </w:rPr>
          <w:instrText xml:space="preserve"> ADDIN ZOTERO_ITEM CSL_CITATION {"citationID":"yP1F8J9k","properties":{"formattedCitation":"(Trnka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ins>
      <w:r w:rsidR="00E567F1">
        <w:rPr>
          <w:lang w:val="en-GB"/>
        </w:rPr>
        <w:fldChar w:fldCharType="separate"/>
      </w:r>
      <w:ins w:id="1073" w:author="Esben Kran Christensen [2]" w:date="2020-04-28T10:49:00Z">
        <w:r w:rsidR="00E567F1" w:rsidRPr="0096435D">
          <w:rPr>
            <w:lang w:val="en-GB"/>
          </w:rPr>
          <w:t>(Trnka et al., 2016)</w:t>
        </w:r>
        <w:r w:rsidR="00E567F1">
          <w:rPr>
            <w:lang w:val="en-GB"/>
          </w:rPr>
          <w:fldChar w:fldCharType="end"/>
        </w:r>
      </w:ins>
      <w:del w:id="1074" w:author="Esben Kran Christensen [2]" w:date="2020-04-28T10:49:00Z">
        <w:r w:rsidR="4F87A9FF" w:rsidRPr="00C96E3A" w:rsidDel="00E567F1">
          <w:rPr>
            <w:lang w:val="en-GB"/>
            <w:rPrChange w:id="1075" w:author="Esben Kran Christensen" w:date="2020-04-28T10:32:00Z">
              <w:rPr/>
            </w:rPrChange>
          </w:rPr>
          <w:delText>(REF)</w:delText>
        </w:r>
      </w:del>
      <w:r w:rsidR="6F81A03B" w:rsidRPr="00C96E3A">
        <w:rPr>
          <w:lang w:val="en-GB"/>
          <w:rPrChange w:id="1076" w:author="Esben Kran Christensen" w:date="2020-04-28T10:32:00Z">
            <w:rPr/>
          </w:rPrChange>
        </w:rPr>
        <w:t>.</w:t>
      </w:r>
    </w:p>
    <w:p w14:paraId="10566BA9" w14:textId="39C719A5" w:rsidR="07D0A9EF" w:rsidRPr="00C96E3A" w:rsidRDefault="07D0A9EF" w:rsidP="77A20037">
      <w:pPr>
        <w:rPr>
          <w:lang w:val="en-GB"/>
          <w:rPrChange w:id="1077" w:author="Esben Kran Christensen" w:date="2020-04-28T10:32:00Z">
            <w:rPr/>
          </w:rPrChange>
        </w:rPr>
      </w:pPr>
      <w:r w:rsidRPr="00C96E3A">
        <w:rPr>
          <w:lang w:val="en-GB"/>
          <w:rPrChange w:id="1078" w:author="Esben Kran Christensen" w:date="2020-04-28T10:32:00Z">
            <w:rPr/>
          </w:rPrChange>
        </w:rPr>
        <w:t xml:space="preserve">There is a </w:t>
      </w:r>
      <w:r w:rsidR="5E43E2A8" w:rsidRPr="00C96E3A">
        <w:rPr>
          <w:lang w:val="en-GB"/>
          <w:rPrChange w:id="1079" w:author="Esben Kran Christensen" w:date="2020-04-28T10:32:00Z">
            <w:rPr/>
          </w:rPrChange>
        </w:rPr>
        <w:t>high colinearity between different parameters</w:t>
      </w:r>
      <w:r w:rsidR="075B6031" w:rsidRPr="00C96E3A">
        <w:rPr>
          <w:lang w:val="en-GB"/>
          <w:rPrChange w:id="1080" w:author="Esben Kran Christensen" w:date="2020-04-28T10:32:00Z">
            <w:rPr/>
          </w:rPrChange>
        </w:rPr>
        <w:t xml:space="preserve">. This indicates an undermining of the HSES model’s two last parameters by a high correlation between the last two dimensions (controllability and utility) and the first two (valence and intensity). When there is such a colinearity, the first two parameters can be used to describe the other two which limits the utility of having them. However, it </w:t>
      </w:r>
      <w:r w:rsidR="5E43E2A8" w:rsidRPr="00C96E3A">
        <w:rPr>
          <w:lang w:val="en-GB"/>
          <w:rPrChange w:id="1081" w:author="Esben Kran Christensen" w:date="2020-04-28T10:32:00Z">
            <w:rPr/>
          </w:rPrChange>
        </w:rPr>
        <w:t>is still interesting to look at because the 16 emotions are uniquely describable in the HSES</w:t>
      </w:r>
      <w:r w:rsidR="70F7A863" w:rsidRPr="00C96E3A">
        <w:rPr>
          <w:lang w:val="en-GB"/>
          <w:rPrChange w:id="1082" w:author="Esben Kran Christensen" w:date="2020-04-28T10:32:00Z">
            <w:rPr/>
          </w:rPrChange>
        </w:rPr>
        <w:t xml:space="preserve"> </w:t>
      </w:r>
      <w:r w:rsidR="5E43E2A8" w:rsidRPr="00C96E3A">
        <w:rPr>
          <w:lang w:val="en-GB"/>
          <w:rPrChange w:id="1083" w:author="Esben Kran Christensen" w:date="2020-04-28T10:32:00Z">
            <w:rPr/>
          </w:rPrChange>
        </w:rPr>
        <w:t xml:space="preserve">model using these dimensions </w:t>
      </w:r>
      <w:ins w:id="1084" w:author="Esben Kran Christensen [2]" w:date="2020-04-28T10:49:00Z">
        <w:r w:rsidR="00E567F1">
          <w:rPr>
            <w:lang w:val="en-GB"/>
          </w:rPr>
          <w:fldChar w:fldCharType="begin"/>
        </w:r>
        <w:r w:rsidR="00E567F1">
          <w:rPr>
            <w:lang w:val="en-GB"/>
          </w:rPr>
          <w:instrText xml:space="preserve"> ADDIN ZOTERO_ITEM CSL_CITATION {"citationID":"mjKqATPg","properties":{"formattedCitation":"(Trnka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ins>
      <w:r w:rsidR="00E567F1">
        <w:rPr>
          <w:lang w:val="en-GB"/>
        </w:rPr>
        <w:fldChar w:fldCharType="separate"/>
      </w:r>
      <w:ins w:id="1085" w:author="Esben Kran Christensen [2]" w:date="2020-04-28T10:49:00Z">
        <w:r w:rsidR="00E567F1" w:rsidRPr="0096435D">
          <w:rPr>
            <w:lang w:val="en-GB"/>
          </w:rPr>
          <w:t>(Trnka et al., 2016)</w:t>
        </w:r>
        <w:r w:rsidR="00E567F1">
          <w:rPr>
            <w:lang w:val="en-GB"/>
          </w:rPr>
          <w:fldChar w:fldCharType="end"/>
        </w:r>
      </w:ins>
      <w:del w:id="1086" w:author="Esben Kran Christensen [2]" w:date="2020-04-28T10:49:00Z">
        <w:r w:rsidR="5E43E2A8" w:rsidRPr="00C96E3A" w:rsidDel="00E567F1">
          <w:rPr>
            <w:lang w:val="en-GB"/>
            <w:rPrChange w:id="1087" w:author="Esben Kran Christensen" w:date="2020-04-28T10:32:00Z">
              <w:rPr/>
            </w:rPrChange>
          </w:rPr>
          <w:delText>(REF)</w:delText>
        </w:r>
      </w:del>
      <w:r w:rsidR="5E43E2A8" w:rsidRPr="00C96E3A">
        <w:rPr>
          <w:lang w:val="en-GB"/>
          <w:rPrChange w:id="1088" w:author="Esben Kran Christensen" w:date="2020-04-28T10:32:00Z">
            <w:rPr/>
          </w:rPrChange>
        </w:rPr>
        <w:t xml:space="preserve">. </w:t>
      </w:r>
    </w:p>
    <w:p w14:paraId="31156B7A" w14:textId="47F82C7A" w:rsidR="7FE113B0" w:rsidRPr="00C96E3A" w:rsidRDefault="7FE113B0" w:rsidP="77A20037">
      <w:pPr>
        <w:rPr>
          <w:lang w:val="en-GB"/>
          <w:rPrChange w:id="1089" w:author="Esben Kran Christensen" w:date="2020-04-28T10:32:00Z">
            <w:rPr/>
          </w:rPrChange>
        </w:rPr>
      </w:pPr>
      <w:r w:rsidRPr="00C96E3A">
        <w:rPr>
          <w:lang w:val="en-GB"/>
          <w:rPrChange w:id="1090" w:author="Esben Kran Christensen" w:date="2020-04-28T10:32:00Z">
            <w:rPr/>
          </w:rPrChange>
        </w:rPr>
        <w:t>O</w:t>
      </w:r>
      <w:r w:rsidR="213513E9" w:rsidRPr="00C96E3A">
        <w:rPr>
          <w:lang w:val="en-GB"/>
          <w:rPrChange w:id="1091" w:author="Esben Kran Christensen" w:date="2020-04-28T10:32:00Z">
            <w:rPr/>
          </w:rPrChange>
        </w:rPr>
        <w:t xml:space="preserve">ther interesting aspects arise from </w:t>
      </w:r>
      <w:r w:rsidR="06BDA0EA" w:rsidRPr="00C96E3A">
        <w:rPr>
          <w:lang w:val="en-GB"/>
          <w:rPrChange w:id="1092" w:author="Esben Kran Christensen" w:date="2020-04-28T10:32:00Z">
            <w:rPr/>
          </w:rPrChange>
        </w:rPr>
        <w:t>the correlations themselves</w:t>
      </w:r>
      <w:r w:rsidR="213513E9" w:rsidRPr="00C96E3A">
        <w:rPr>
          <w:lang w:val="en-GB"/>
          <w:rPrChange w:id="1093" w:author="Esben Kran Christensen" w:date="2020-04-28T10:32:00Z">
            <w:rPr/>
          </w:rPrChange>
        </w:rPr>
        <w:t xml:space="preserve">. </w:t>
      </w:r>
      <w:r w:rsidR="437D3136" w:rsidRPr="00C96E3A">
        <w:rPr>
          <w:lang w:val="en-GB"/>
          <w:rPrChange w:id="1094" w:author="Esben Kran Christensen" w:date="2020-04-28T10:32:00Z">
            <w:rPr/>
          </w:rPrChange>
        </w:rPr>
        <w:t xml:space="preserve">For example, </w:t>
      </w:r>
      <w:r w:rsidR="200335DB" w:rsidRPr="00C96E3A">
        <w:rPr>
          <w:lang w:val="en-GB"/>
          <w:rPrChange w:id="1095" w:author="Esben Kran Christensen" w:date="2020-04-28T10:32:00Z">
            <w:rPr/>
          </w:rPrChange>
        </w:rPr>
        <w:t xml:space="preserve">high </w:t>
      </w:r>
      <w:r w:rsidR="5EBA563D" w:rsidRPr="00C96E3A">
        <w:rPr>
          <w:lang w:val="en-GB"/>
          <w:rPrChange w:id="1096" w:author="Esben Kran Christensen" w:date="2020-04-28T10:32:00Z">
            <w:rPr/>
          </w:rPrChange>
        </w:rPr>
        <w:t xml:space="preserve">positive emotion indicates that people rate it </w:t>
      </w:r>
      <w:r w:rsidR="200335DB" w:rsidRPr="00C96E3A">
        <w:rPr>
          <w:lang w:val="en-GB"/>
          <w:rPrChange w:id="1097" w:author="Esben Kran Christensen" w:date="2020-04-28T10:32:00Z">
            <w:rPr/>
          </w:rPrChange>
        </w:rPr>
        <w:t>a</w:t>
      </w:r>
      <w:r w:rsidR="14F6E36C" w:rsidRPr="00C96E3A">
        <w:rPr>
          <w:lang w:val="en-GB"/>
          <w:rPrChange w:id="1098" w:author="Esben Kran Christensen" w:date="2020-04-28T10:32:00Z">
            <w:rPr/>
          </w:rPrChange>
        </w:rPr>
        <w:t>s</w:t>
      </w:r>
      <w:r w:rsidR="200335DB" w:rsidRPr="00C96E3A">
        <w:rPr>
          <w:lang w:val="en-GB"/>
          <w:rPrChange w:id="1099" w:author="Esben Kran Christensen" w:date="2020-04-28T10:32:00Z">
            <w:rPr/>
          </w:rPrChange>
        </w:rPr>
        <w:t xml:space="preserve"> low intensity, high controllability, and a reliably high utility. In the same vein, high intensity then indicates </w:t>
      </w:r>
      <w:r w:rsidR="1B66CFF7" w:rsidRPr="00C96E3A">
        <w:rPr>
          <w:lang w:val="en-GB"/>
          <w:rPrChange w:id="1100" w:author="Esben Kran Christensen" w:date="2020-04-28T10:32:00Z">
            <w:rPr/>
          </w:rPrChange>
        </w:rPr>
        <w:t>low controllability and utility.</w:t>
      </w:r>
    </w:p>
    <w:p w14:paraId="74FA5610" w14:textId="63F806A6" w:rsidR="00E567F1" w:rsidRDefault="00E567F1">
      <w:pPr>
        <w:pStyle w:val="Caption"/>
        <w:keepNext/>
        <w:framePr w:wrap="around"/>
        <w:rPr>
          <w:ins w:id="1101" w:author="Esben Kran Christensen [2]" w:date="2020-04-28T10:48:00Z"/>
        </w:rPr>
        <w:pPrChange w:id="1102" w:author="Esben Kran Christensen" w:date="2020-04-28T10:48:00Z">
          <w:pPr/>
        </w:pPrChange>
      </w:pPr>
      <w:bookmarkStart w:id="1103" w:name="_Ref38963406"/>
      <w:ins w:id="1104" w:author="Esben Kran Christensen [2]" w:date="2020-04-28T10:48:00Z">
        <w:r>
          <w:t xml:space="preserve">Table </w:t>
        </w:r>
        <w:r>
          <w:fldChar w:fldCharType="begin"/>
        </w:r>
        <w:r>
          <w:instrText xml:space="preserve"> SEQ Table \* ARABIC </w:instrText>
        </w:r>
      </w:ins>
      <w:r>
        <w:fldChar w:fldCharType="separate"/>
      </w:r>
      <w:ins w:id="1105" w:author="Esben Kran Christensen [2]" w:date="2020-04-28T10:58:00Z">
        <w:r w:rsidR="002764A9">
          <w:rPr>
            <w:noProof/>
          </w:rPr>
          <w:t>4</w:t>
        </w:r>
      </w:ins>
      <w:ins w:id="1106" w:author="Esben Kran Christensen [2]" w:date="2020-04-28T10:48:00Z">
        <w:r>
          <w:fldChar w:fldCharType="end"/>
        </w:r>
        <w:bookmarkEnd w:id="1103"/>
        <w:r>
          <w:t xml:space="preserve"> - Pairwise correlation table</w:t>
        </w:r>
      </w:ins>
    </w:p>
    <w:tbl>
      <w:tblPr>
        <w:tblW w:w="0" w:type="auto"/>
        <w:tblInd w:w="835" w:type="dxa"/>
        <w:tblLayout w:type="fixed"/>
        <w:tblLook w:val="04A0" w:firstRow="1" w:lastRow="0" w:firstColumn="1" w:lastColumn="0" w:noHBand="0" w:noVBand="1"/>
        <w:tblPrChange w:id="1107" w:author="Esben Kran Christensen" w:date="2020-04-28T10:48:00Z">
          <w:tblPr>
            <w:tblW w:w="0" w:type="nil"/>
            <w:tblLayout w:type="fixed"/>
            <w:tblLook w:val="04A0" w:firstRow="1" w:lastRow="0" w:firstColumn="1" w:lastColumn="0" w:noHBand="0" w:noVBand="1"/>
          </w:tblPr>
        </w:tblPrChange>
      </w:tblPr>
      <w:tblGrid>
        <w:gridCol w:w="1650"/>
        <w:gridCol w:w="236"/>
        <w:gridCol w:w="236"/>
        <w:gridCol w:w="236"/>
        <w:gridCol w:w="1740"/>
        <w:gridCol w:w="236"/>
        <w:gridCol w:w="1185"/>
        <w:gridCol w:w="600"/>
        <w:gridCol w:w="1095"/>
        <w:tblGridChange w:id="1108">
          <w:tblGrid>
            <w:gridCol w:w="903"/>
            <w:gridCol w:w="903"/>
            <w:gridCol w:w="903"/>
            <w:gridCol w:w="903"/>
            <w:gridCol w:w="903"/>
            <w:gridCol w:w="903"/>
            <w:gridCol w:w="903"/>
            <w:gridCol w:w="903"/>
            <w:gridCol w:w="903"/>
          </w:tblGrid>
        </w:tblGridChange>
      </w:tblGrid>
      <w:tr w:rsidR="77A20037" w14:paraId="1A3A20A5" w14:textId="77777777" w:rsidTr="003C2F09">
        <w:trPr>
          <w:trPrChange w:id="1109" w:author="Esben Kran Christensen" w:date="2020-04-28T10:48:00Z">
            <w:trPr>
              <w:gridAfter w:val="0"/>
            </w:trPr>
          </w:trPrChange>
        </w:trPr>
        <w:tc>
          <w:tcPr>
            <w:tcW w:w="7214" w:type="dxa"/>
            <w:gridSpan w:val="9"/>
            <w:tcBorders>
              <w:top w:val="single" w:sz="4" w:space="0" w:color="auto"/>
              <w:left w:val="single" w:sz="4" w:space="0" w:color="auto"/>
              <w:bottom w:val="single" w:sz="4" w:space="0" w:color="auto"/>
              <w:right w:val="single" w:sz="4" w:space="0" w:color="auto"/>
            </w:tcBorders>
            <w:tcPrChange w:id="1110" w:author="Esben Kran Christensen" w:date="2020-04-28T10:48:00Z">
              <w:tcPr>
                <w:tcW w:w="903" w:type="dxa"/>
              </w:tcPr>
            </w:tcPrChange>
          </w:tcPr>
          <w:p w14:paraId="36B19972" w14:textId="44E90681" w:rsidR="77A20037" w:rsidRDefault="77A20037">
            <w:pPr>
              <w:jc w:val="center"/>
              <w:rPr>
                <w:rFonts w:eastAsia="Times New Roman"/>
                <w:b/>
                <w:bCs/>
                <w:sz w:val="24"/>
                <w:szCs w:val="24"/>
              </w:rPr>
              <w:pPrChange w:id="1111" w:author="Esben Kran Christensen" w:date="2020-04-25T18:14:00Z">
                <w:pPr/>
              </w:pPrChange>
            </w:pPr>
            <w:r w:rsidRPr="77A20037">
              <w:rPr>
                <w:rFonts w:eastAsia="Times New Roman"/>
                <w:b/>
                <w:bCs/>
                <w:sz w:val="24"/>
                <w:szCs w:val="24"/>
              </w:rPr>
              <w:t xml:space="preserve">Spearman Correlations </w:t>
            </w:r>
          </w:p>
        </w:tc>
      </w:tr>
      <w:tr w:rsidR="77A20037" w14:paraId="4AF72103" w14:textId="77777777" w:rsidTr="003C2F09">
        <w:trPr>
          <w:trPrChange w:id="1112" w:author="Esben Kran Christensen" w:date="2020-04-28T10:48:00Z">
            <w:trPr>
              <w:gridAfter w:val="0"/>
            </w:trPr>
          </w:trPrChange>
        </w:trPr>
        <w:tc>
          <w:tcPr>
            <w:tcW w:w="1650" w:type="dxa"/>
            <w:tcBorders>
              <w:top w:val="single" w:sz="4" w:space="0" w:color="auto"/>
              <w:left w:val="single" w:sz="4" w:space="0" w:color="auto"/>
              <w:bottom w:val="single" w:sz="4" w:space="0" w:color="auto"/>
            </w:tcBorders>
            <w:tcPrChange w:id="1113" w:author="Esben Kran Christensen" w:date="2020-04-28T10:48:00Z">
              <w:tcPr>
                <w:tcW w:w="903" w:type="dxa"/>
              </w:tcPr>
            </w:tcPrChange>
          </w:tcPr>
          <w:p w14:paraId="343F66B9" w14:textId="09D86893" w:rsidR="77A20037" w:rsidRDefault="77A20037">
            <w:pPr>
              <w:jc w:val="center"/>
              <w:rPr>
                <w:rFonts w:eastAsia="Times New Roman"/>
                <w:b/>
                <w:bCs/>
                <w:sz w:val="24"/>
                <w:szCs w:val="24"/>
              </w:rPr>
              <w:pPrChange w:id="1114" w:author="Esben Kran Christensen" w:date="2020-04-25T18:10:00Z">
                <w:pPr/>
              </w:pPrChange>
            </w:pPr>
            <w:r w:rsidRPr="77A20037">
              <w:rPr>
                <w:rFonts w:eastAsia="Times New Roman"/>
                <w:b/>
                <w:bCs/>
                <w:sz w:val="24"/>
                <w:szCs w:val="24"/>
              </w:rPr>
              <w:t xml:space="preserve">  </w:t>
            </w:r>
          </w:p>
        </w:tc>
        <w:tc>
          <w:tcPr>
            <w:tcW w:w="236" w:type="dxa"/>
            <w:tcBorders>
              <w:top w:val="single" w:sz="4" w:space="0" w:color="auto"/>
              <w:bottom w:val="single" w:sz="4" w:space="0" w:color="auto"/>
            </w:tcBorders>
            <w:tcPrChange w:id="1115" w:author="Esben Kran Christensen" w:date="2020-04-28T10:48:00Z">
              <w:tcPr>
                <w:tcW w:w="903" w:type="dxa"/>
              </w:tcPr>
            </w:tcPrChange>
          </w:tcPr>
          <w:p w14:paraId="14701692" w14:textId="65318B97" w:rsidR="77A20037" w:rsidRDefault="77A20037"/>
        </w:tc>
        <w:tc>
          <w:tcPr>
            <w:tcW w:w="236" w:type="dxa"/>
            <w:tcBorders>
              <w:top w:val="single" w:sz="4" w:space="0" w:color="auto"/>
              <w:bottom w:val="single" w:sz="4" w:space="0" w:color="auto"/>
            </w:tcBorders>
            <w:tcPrChange w:id="1116" w:author="Esben Kran Christensen" w:date="2020-04-28T10:48:00Z">
              <w:tcPr>
                <w:tcW w:w="903" w:type="dxa"/>
              </w:tcPr>
            </w:tcPrChange>
          </w:tcPr>
          <w:p w14:paraId="19249B99" w14:textId="5643DA11" w:rsidR="77A20037" w:rsidRDefault="77A20037">
            <w:pPr>
              <w:jc w:val="center"/>
              <w:rPr>
                <w:rFonts w:eastAsia="Times New Roman"/>
                <w:b/>
                <w:bCs/>
                <w:sz w:val="24"/>
                <w:szCs w:val="24"/>
              </w:rPr>
              <w:pPrChange w:id="1117" w:author="Esben Kran Christensen" w:date="2020-04-25T18:10:00Z">
                <w:pPr/>
              </w:pPrChange>
            </w:pPr>
            <w:r w:rsidRPr="77A20037">
              <w:rPr>
                <w:rFonts w:eastAsia="Times New Roman"/>
                <w:b/>
                <w:bCs/>
                <w:sz w:val="24"/>
                <w:szCs w:val="24"/>
              </w:rPr>
              <w:t xml:space="preserve">  </w:t>
            </w:r>
          </w:p>
        </w:tc>
        <w:tc>
          <w:tcPr>
            <w:tcW w:w="236" w:type="dxa"/>
            <w:tcBorders>
              <w:top w:val="single" w:sz="4" w:space="0" w:color="auto"/>
              <w:bottom w:val="single" w:sz="4" w:space="0" w:color="auto"/>
            </w:tcBorders>
            <w:tcPrChange w:id="1118" w:author="Esben Kran Christensen" w:date="2020-04-28T10:48:00Z">
              <w:tcPr>
                <w:tcW w:w="903" w:type="dxa"/>
              </w:tcPr>
            </w:tcPrChange>
          </w:tcPr>
          <w:p w14:paraId="397FB8EE" w14:textId="6FA22E39" w:rsidR="77A20037" w:rsidRDefault="77A20037"/>
        </w:tc>
        <w:tc>
          <w:tcPr>
            <w:tcW w:w="1740" w:type="dxa"/>
            <w:tcBorders>
              <w:top w:val="single" w:sz="4" w:space="0" w:color="auto"/>
              <w:bottom w:val="single" w:sz="4" w:space="0" w:color="auto"/>
            </w:tcBorders>
            <w:tcPrChange w:id="1119" w:author="Esben Kran Christensen" w:date="2020-04-28T10:48:00Z">
              <w:tcPr>
                <w:tcW w:w="903" w:type="dxa"/>
              </w:tcPr>
            </w:tcPrChange>
          </w:tcPr>
          <w:p w14:paraId="4D517A8D" w14:textId="4E4BB145" w:rsidR="77A20037" w:rsidRDefault="77A20037">
            <w:pPr>
              <w:jc w:val="center"/>
              <w:rPr>
                <w:rFonts w:eastAsia="Times New Roman"/>
                <w:b/>
                <w:bCs/>
                <w:sz w:val="24"/>
                <w:szCs w:val="24"/>
              </w:rPr>
              <w:pPrChange w:id="1120" w:author="Esben Kran Christensen" w:date="2020-04-25T18:10:00Z">
                <w:pPr/>
              </w:pPrChange>
            </w:pPr>
            <w:r w:rsidRPr="77A20037">
              <w:rPr>
                <w:rFonts w:eastAsia="Times New Roman"/>
                <w:b/>
                <w:bCs/>
                <w:sz w:val="24"/>
                <w:szCs w:val="24"/>
              </w:rPr>
              <w:t xml:space="preserve">  </w:t>
            </w:r>
          </w:p>
        </w:tc>
        <w:tc>
          <w:tcPr>
            <w:tcW w:w="236" w:type="dxa"/>
            <w:tcBorders>
              <w:top w:val="single" w:sz="4" w:space="0" w:color="auto"/>
              <w:bottom w:val="single" w:sz="4" w:space="0" w:color="auto"/>
            </w:tcBorders>
            <w:tcPrChange w:id="1121" w:author="Esben Kran Christensen" w:date="2020-04-28T10:48:00Z">
              <w:tcPr>
                <w:tcW w:w="903" w:type="dxa"/>
              </w:tcPr>
            </w:tcPrChange>
          </w:tcPr>
          <w:p w14:paraId="335FB4B7" w14:textId="7344C66C" w:rsidR="77A20037" w:rsidRDefault="77A20037"/>
        </w:tc>
        <w:tc>
          <w:tcPr>
            <w:tcW w:w="1785" w:type="dxa"/>
            <w:gridSpan w:val="2"/>
            <w:tcBorders>
              <w:top w:val="single" w:sz="4" w:space="0" w:color="auto"/>
              <w:bottom w:val="single" w:sz="4" w:space="0" w:color="auto"/>
            </w:tcBorders>
            <w:tcPrChange w:id="1122" w:author="Esben Kran Christensen" w:date="2020-04-28T10:48:00Z">
              <w:tcPr>
                <w:tcW w:w="903" w:type="dxa"/>
              </w:tcPr>
            </w:tcPrChange>
          </w:tcPr>
          <w:p w14:paraId="2DFFC4DF" w14:textId="288B2101" w:rsidR="77A20037" w:rsidRDefault="77A20037">
            <w:pPr>
              <w:jc w:val="center"/>
              <w:rPr>
                <w:rFonts w:eastAsia="Times New Roman"/>
                <w:b/>
                <w:bCs/>
                <w:sz w:val="24"/>
                <w:szCs w:val="24"/>
              </w:rPr>
              <w:pPrChange w:id="1123" w:author="Esben Kran Christensen" w:date="2020-04-25T18:10:00Z">
                <w:pPr/>
              </w:pPrChange>
            </w:pPr>
            <w:r w:rsidRPr="77A20037">
              <w:rPr>
                <w:rFonts w:eastAsia="Times New Roman"/>
                <w:b/>
                <w:bCs/>
                <w:sz w:val="24"/>
                <w:szCs w:val="24"/>
              </w:rPr>
              <w:t xml:space="preserve">Spearman's rho </w:t>
            </w:r>
          </w:p>
        </w:tc>
        <w:tc>
          <w:tcPr>
            <w:tcW w:w="1095" w:type="dxa"/>
            <w:tcBorders>
              <w:top w:val="single" w:sz="4" w:space="0" w:color="auto"/>
              <w:bottom w:val="single" w:sz="4" w:space="0" w:color="auto"/>
              <w:right w:val="single" w:sz="4" w:space="0" w:color="auto"/>
            </w:tcBorders>
            <w:tcPrChange w:id="1124" w:author="Esben Kran Christensen" w:date="2020-04-28T10:48:00Z">
              <w:tcPr>
                <w:tcW w:w="903" w:type="dxa"/>
              </w:tcPr>
            </w:tcPrChange>
          </w:tcPr>
          <w:p w14:paraId="3D0533D9" w14:textId="30AFFD20" w:rsidR="77A20037" w:rsidRDefault="77A20037">
            <w:pPr>
              <w:jc w:val="center"/>
              <w:rPr>
                <w:rFonts w:eastAsia="Times New Roman"/>
                <w:b/>
                <w:bCs/>
                <w:sz w:val="24"/>
                <w:szCs w:val="24"/>
              </w:rPr>
              <w:pPrChange w:id="1125" w:author="Esben Kran Christensen" w:date="2020-04-25T18:10:00Z">
                <w:pPr/>
              </w:pPrChange>
            </w:pPr>
            <w:r w:rsidRPr="77A20037">
              <w:rPr>
                <w:rFonts w:eastAsia="Times New Roman"/>
                <w:b/>
                <w:bCs/>
                <w:sz w:val="24"/>
                <w:szCs w:val="24"/>
              </w:rPr>
              <w:t xml:space="preserve">p </w:t>
            </w:r>
          </w:p>
        </w:tc>
      </w:tr>
      <w:tr w:rsidR="77A20037" w14:paraId="3CC0F4D8" w14:textId="77777777" w:rsidTr="003C2F09">
        <w:tc>
          <w:tcPr>
            <w:tcW w:w="1650" w:type="dxa"/>
            <w:tcBorders>
              <w:top w:val="single" w:sz="4" w:space="0" w:color="auto"/>
              <w:left w:val="single" w:sz="4" w:space="0" w:color="auto"/>
              <w:bottom w:val="single" w:sz="4" w:space="0" w:color="auto"/>
            </w:tcBorders>
            <w:tcPrChange w:id="1126" w:author="Esben Kran Christensen" w:date="2020-04-28T10:48:00Z">
              <w:tcPr>
                <w:tcW w:w="903" w:type="dxa"/>
              </w:tcPr>
            </w:tcPrChange>
          </w:tcPr>
          <w:p w14:paraId="0C013605" w14:textId="74B943FA" w:rsidR="77A20037" w:rsidRDefault="77A20037">
            <w:pPr>
              <w:rPr>
                <w:rFonts w:eastAsia="Times New Roman"/>
                <w:sz w:val="24"/>
                <w:szCs w:val="24"/>
              </w:rPr>
            </w:pPr>
            <w:r w:rsidRPr="77A20037">
              <w:rPr>
                <w:rFonts w:eastAsia="Times New Roman"/>
                <w:sz w:val="24"/>
                <w:szCs w:val="24"/>
              </w:rPr>
              <w:t xml:space="preserve">Valence </w:t>
            </w:r>
          </w:p>
        </w:tc>
        <w:tc>
          <w:tcPr>
            <w:tcW w:w="236" w:type="dxa"/>
            <w:tcBorders>
              <w:top w:val="single" w:sz="4" w:space="0" w:color="auto"/>
              <w:bottom w:val="single" w:sz="4" w:space="0" w:color="auto"/>
            </w:tcBorders>
            <w:tcPrChange w:id="1127" w:author="Esben Kran Christensen" w:date="2020-04-28T10:48:00Z">
              <w:tcPr>
                <w:tcW w:w="903" w:type="dxa"/>
              </w:tcPr>
            </w:tcPrChange>
          </w:tcPr>
          <w:p w14:paraId="4AA98BB4" w14:textId="0A931D46" w:rsidR="77A20037" w:rsidRDefault="77A20037"/>
        </w:tc>
        <w:tc>
          <w:tcPr>
            <w:tcW w:w="236" w:type="dxa"/>
            <w:tcBorders>
              <w:top w:val="single" w:sz="4" w:space="0" w:color="auto"/>
              <w:bottom w:val="single" w:sz="4" w:space="0" w:color="auto"/>
            </w:tcBorders>
            <w:tcPrChange w:id="1128" w:author="Esben Kran Christensen" w:date="2020-04-28T10:48:00Z">
              <w:tcPr>
                <w:tcW w:w="903" w:type="dxa"/>
              </w:tcPr>
            </w:tcPrChange>
          </w:tcPr>
          <w:p w14:paraId="6DE8C6B5" w14:textId="4A46D7B9" w:rsidR="77A20037" w:rsidRDefault="77A20037">
            <w:pPr>
              <w:jc w:val="right"/>
              <w:rPr>
                <w:rFonts w:eastAsia="Times New Roman"/>
                <w:sz w:val="24"/>
                <w:szCs w:val="24"/>
              </w:rPr>
              <w:pPrChange w:id="1129" w:author="Esben Kran Christensen" w:date="2020-04-25T18:10:00Z">
                <w:pPr/>
              </w:pPrChange>
            </w:pPr>
            <w:r w:rsidRPr="77A20037">
              <w:rPr>
                <w:rFonts w:eastAsia="Times New Roman"/>
                <w:sz w:val="24"/>
                <w:szCs w:val="24"/>
              </w:rPr>
              <w:t xml:space="preserve">- </w:t>
            </w:r>
          </w:p>
        </w:tc>
        <w:tc>
          <w:tcPr>
            <w:tcW w:w="236" w:type="dxa"/>
            <w:tcBorders>
              <w:top w:val="single" w:sz="4" w:space="0" w:color="auto"/>
              <w:bottom w:val="single" w:sz="4" w:space="0" w:color="auto"/>
            </w:tcBorders>
            <w:tcPrChange w:id="1130" w:author="Esben Kran Christensen" w:date="2020-04-28T10:48:00Z">
              <w:tcPr>
                <w:tcW w:w="903" w:type="dxa"/>
              </w:tcPr>
            </w:tcPrChange>
          </w:tcPr>
          <w:p w14:paraId="12896575" w14:textId="59DDA54D" w:rsidR="77A20037" w:rsidRDefault="77A20037"/>
        </w:tc>
        <w:tc>
          <w:tcPr>
            <w:tcW w:w="1740" w:type="dxa"/>
            <w:tcBorders>
              <w:top w:val="single" w:sz="4" w:space="0" w:color="auto"/>
              <w:bottom w:val="single" w:sz="4" w:space="0" w:color="auto"/>
            </w:tcBorders>
            <w:tcPrChange w:id="1131" w:author="Esben Kran Christensen" w:date="2020-04-28T10:48:00Z">
              <w:tcPr>
                <w:tcW w:w="903" w:type="dxa"/>
              </w:tcPr>
            </w:tcPrChange>
          </w:tcPr>
          <w:p w14:paraId="07E66DBD" w14:textId="3F434DC7" w:rsidR="77A20037" w:rsidRDefault="77A20037">
            <w:pPr>
              <w:rPr>
                <w:rFonts w:eastAsia="Times New Roman"/>
                <w:sz w:val="24"/>
                <w:szCs w:val="24"/>
              </w:rPr>
            </w:pPr>
            <w:r w:rsidRPr="77A20037">
              <w:rPr>
                <w:rFonts w:eastAsia="Times New Roman"/>
                <w:sz w:val="24"/>
                <w:szCs w:val="24"/>
              </w:rPr>
              <w:t xml:space="preserve">Intensity </w:t>
            </w:r>
          </w:p>
        </w:tc>
        <w:tc>
          <w:tcPr>
            <w:tcW w:w="236" w:type="dxa"/>
            <w:tcBorders>
              <w:top w:val="single" w:sz="4" w:space="0" w:color="auto"/>
              <w:bottom w:val="single" w:sz="4" w:space="0" w:color="auto"/>
            </w:tcBorders>
            <w:tcPrChange w:id="1132" w:author="Esben Kran Christensen" w:date="2020-04-28T10:48:00Z">
              <w:tcPr>
                <w:tcW w:w="903" w:type="dxa"/>
              </w:tcPr>
            </w:tcPrChange>
          </w:tcPr>
          <w:p w14:paraId="7EE86EC8" w14:textId="34B9495F" w:rsidR="77A20037" w:rsidRDefault="77A20037"/>
        </w:tc>
        <w:tc>
          <w:tcPr>
            <w:tcW w:w="1185" w:type="dxa"/>
            <w:tcBorders>
              <w:top w:val="single" w:sz="4" w:space="0" w:color="auto"/>
              <w:bottom w:val="single" w:sz="4" w:space="0" w:color="auto"/>
            </w:tcBorders>
            <w:tcPrChange w:id="1133" w:author="Esben Kran Christensen" w:date="2020-04-28T10:48:00Z">
              <w:tcPr>
                <w:tcW w:w="903" w:type="dxa"/>
              </w:tcPr>
            </w:tcPrChange>
          </w:tcPr>
          <w:p w14:paraId="7538EEFA" w14:textId="7420AA16" w:rsidR="77A20037" w:rsidRDefault="77A20037">
            <w:pPr>
              <w:jc w:val="right"/>
              <w:rPr>
                <w:rFonts w:eastAsia="Times New Roman"/>
                <w:sz w:val="24"/>
                <w:szCs w:val="24"/>
              </w:rPr>
              <w:pPrChange w:id="1134" w:author="Esben Kran Christensen" w:date="2020-04-25T18:10:00Z">
                <w:pPr/>
              </w:pPrChange>
            </w:pPr>
            <w:r w:rsidRPr="77A20037">
              <w:rPr>
                <w:rFonts w:eastAsia="Times New Roman"/>
                <w:sz w:val="24"/>
                <w:szCs w:val="24"/>
              </w:rPr>
              <w:t xml:space="preserve">-0.447 </w:t>
            </w:r>
          </w:p>
        </w:tc>
        <w:tc>
          <w:tcPr>
            <w:tcW w:w="600" w:type="dxa"/>
            <w:tcBorders>
              <w:top w:val="single" w:sz="4" w:space="0" w:color="auto"/>
              <w:bottom w:val="single" w:sz="4" w:space="0" w:color="auto"/>
            </w:tcBorders>
            <w:tcPrChange w:id="1135" w:author="Esben Kran Christensen" w:date="2020-04-28T10:48:00Z">
              <w:tcPr>
                <w:tcW w:w="903" w:type="dxa"/>
              </w:tcPr>
            </w:tcPrChange>
          </w:tcPr>
          <w:p w14:paraId="40A5778F" w14:textId="244AD7A1" w:rsidR="77A20037" w:rsidRDefault="77A20037">
            <w:pPr>
              <w:rPr>
                <w:rFonts w:eastAsia="Times New Roman"/>
                <w:sz w:val="24"/>
                <w:szCs w:val="24"/>
              </w:rPr>
            </w:pPr>
            <w:r w:rsidRPr="77A20037">
              <w:rPr>
                <w:rFonts w:eastAsia="Times New Roman"/>
                <w:sz w:val="24"/>
                <w:szCs w:val="24"/>
              </w:rPr>
              <w:t xml:space="preserve">*** </w:t>
            </w:r>
          </w:p>
        </w:tc>
        <w:tc>
          <w:tcPr>
            <w:tcW w:w="1095" w:type="dxa"/>
            <w:tcBorders>
              <w:top w:val="single" w:sz="4" w:space="0" w:color="auto"/>
              <w:bottom w:val="single" w:sz="4" w:space="0" w:color="auto"/>
              <w:right w:val="single" w:sz="4" w:space="0" w:color="auto"/>
            </w:tcBorders>
            <w:tcPrChange w:id="1136" w:author="Esben Kran Christensen" w:date="2020-04-28T10:48:00Z">
              <w:tcPr>
                <w:tcW w:w="903" w:type="dxa"/>
              </w:tcPr>
            </w:tcPrChange>
          </w:tcPr>
          <w:p w14:paraId="295081AB" w14:textId="058054DF" w:rsidR="77A20037" w:rsidRDefault="77A20037">
            <w:pPr>
              <w:jc w:val="center"/>
              <w:rPr>
                <w:rFonts w:eastAsia="Times New Roman"/>
                <w:sz w:val="24"/>
                <w:szCs w:val="24"/>
              </w:rPr>
              <w:pPrChange w:id="1137" w:author="Esben Kran Christensen" w:date="2020-04-25T18:12:00Z">
                <w:pPr/>
              </w:pPrChange>
            </w:pPr>
            <w:r w:rsidRPr="77A20037">
              <w:rPr>
                <w:rFonts w:eastAsia="Times New Roman"/>
                <w:sz w:val="24"/>
                <w:szCs w:val="24"/>
              </w:rPr>
              <w:t xml:space="preserve">&lt; .001 </w:t>
            </w:r>
          </w:p>
        </w:tc>
      </w:tr>
      <w:tr w:rsidR="77A20037" w14:paraId="68D7863D" w14:textId="77777777" w:rsidTr="003C2F09">
        <w:tc>
          <w:tcPr>
            <w:tcW w:w="1650" w:type="dxa"/>
            <w:tcBorders>
              <w:top w:val="single" w:sz="4" w:space="0" w:color="auto"/>
              <w:left w:val="single" w:sz="4" w:space="0" w:color="auto"/>
              <w:bottom w:val="single" w:sz="4" w:space="0" w:color="auto"/>
            </w:tcBorders>
            <w:tcPrChange w:id="1138" w:author="Esben Kran Christensen" w:date="2020-04-28T10:48:00Z">
              <w:tcPr>
                <w:tcW w:w="903" w:type="dxa"/>
              </w:tcPr>
            </w:tcPrChange>
          </w:tcPr>
          <w:p w14:paraId="5F54B714" w14:textId="156C20BF" w:rsidR="77A20037" w:rsidRDefault="77A20037">
            <w:pPr>
              <w:rPr>
                <w:rFonts w:eastAsia="Times New Roman"/>
                <w:sz w:val="24"/>
                <w:szCs w:val="24"/>
              </w:rPr>
            </w:pPr>
            <w:r w:rsidRPr="77A20037">
              <w:rPr>
                <w:rFonts w:eastAsia="Times New Roman"/>
                <w:sz w:val="24"/>
                <w:szCs w:val="24"/>
              </w:rPr>
              <w:t xml:space="preserve">Valence </w:t>
            </w:r>
          </w:p>
        </w:tc>
        <w:tc>
          <w:tcPr>
            <w:tcW w:w="236" w:type="dxa"/>
            <w:tcBorders>
              <w:top w:val="single" w:sz="4" w:space="0" w:color="auto"/>
              <w:bottom w:val="single" w:sz="4" w:space="0" w:color="auto"/>
            </w:tcBorders>
            <w:tcPrChange w:id="1139" w:author="Esben Kran Christensen" w:date="2020-04-28T10:48:00Z">
              <w:tcPr>
                <w:tcW w:w="903" w:type="dxa"/>
              </w:tcPr>
            </w:tcPrChange>
          </w:tcPr>
          <w:p w14:paraId="4ACF4877" w14:textId="02519C8B" w:rsidR="77A20037" w:rsidRDefault="77A20037"/>
        </w:tc>
        <w:tc>
          <w:tcPr>
            <w:tcW w:w="236" w:type="dxa"/>
            <w:tcBorders>
              <w:top w:val="single" w:sz="4" w:space="0" w:color="auto"/>
              <w:bottom w:val="single" w:sz="4" w:space="0" w:color="auto"/>
            </w:tcBorders>
            <w:tcPrChange w:id="1140" w:author="Esben Kran Christensen" w:date="2020-04-28T10:48:00Z">
              <w:tcPr>
                <w:tcW w:w="903" w:type="dxa"/>
              </w:tcPr>
            </w:tcPrChange>
          </w:tcPr>
          <w:p w14:paraId="24029C80" w14:textId="649246BC" w:rsidR="77A20037" w:rsidRDefault="77A20037">
            <w:pPr>
              <w:jc w:val="right"/>
              <w:rPr>
                <w:rFonts w:eastAsia="Times New Roman"/>
                <w:sz w:val="24"/>
                <w:szCs w:val="24"/>
              </w:rPr>
              <w:pPrChange w:id="1141" w:author="Esben Kran Christensen" w:date="2020-04-25T18:10:00Z">
                <w:pPr/>
              </w:pPrChange>
            </w:pPr>
            <w:r w:rsidRPr="77A20037">
              <w:rPr>
                <w:rFonts w:eastAsia="Times New Roman"/>
                <w:sz w:val="24"/>
                <w:szCs w:val="24"/>
              </w:rPr>
              <w:t xml:space="preserve">- </w:t>
            </w:r>
          </w:p>
        </w:tc>
        <w:tc>
          <w:tcPr>
            <w:tcW w:w="236" w:type="dxa"/>
            <w:tcBorders>
              <w:top w:val="single" w:sz="4" w:space="0" w:color="auto"/>
              <w:bottom w:val="single" w:sz="4" w:space="0" w:color="auto"/>
            </w:tcBorders>
            <w:tcPrChange w:id="1142" w:author="Esben Kran Christensen" w:date="2020-04-28T10:48:00Z">
              <w:tcPr>
                <w:tcW w:w="903" w:type="dxa"/>
              </w:tcPr>
            </w:tcPrChange>
          </w:tcPr>
          <w:p w14:paraId="58987415" w14:textId="3555095B" w:rsidR="77A20037" w:rsidRDefault="77A20037"/>
        </w:tc>
        <w:tc>
          <w:tcPr>
            <w:tcW w:w="1740" w:type="dxa"/>
            <w:tcBorders>
              <w:top w:val="single" w:sz="4" w:space="0" w:color="auto"/>
              <w:bottom w:val="single" w:sz="4" w:space="0" w:color="auto"/>
            </w:tcBorders>
            <w:tcPrChange w:id="1143" w:author="Esben Kran Christensen" w:date="2020-04-28T10:48:00Z">
              <w:tcPr>
                <w:tcW w:w="903" w:type="dxa"/>
              </w:tcPr>
            </w:tcPrChange>
          </w:tcPr>
          <w:p w14:paraId="6B9C9B98" w14:textId="123023EA" w:rsidR="77A20037" w:rsidRDefault="77A20037">
            <w:pPr>
              <w:rPr>
                <w:rFonts w:eastAsia="Times New Roman"/>
                <w:sz w:val="24"/>
                <w:szCs w:val="24"/>
              </w:rPr>
            </w:pPr>
            <w:r w:rsidRPr="77A20037">
              <w:rPr>
                <w:rFonts w:eastAsia="Times New Roman"/>
                <w:sz w:val="24"/>
                <w:szCs w:val="24"/>
              </w:rPr>
              <w:t xml:space="preserve">Controllability </w:t>
            </w:r>
          </w:p>
        </w:tc>
        <w:tc>
          <w:tcPr>
            <w:tcW w:w="236" w:type="dxa"/>
            <w:tcBorders>
              <w:top w:val="single" w:sz="4" w:space="0" w:color="auto"/>
              <w:bottom w:val="single" w:sz="4" w:space="0" w:color="auto"/>
            </w:tcBorders>
            <w:tcPrChange w:id="1144" w:author="Esben Kran Christensen" w:date="2020-04-28T10:48:00Z">
              <w:tcPr>
                <w:tcW w:w="903" w:type="dxa"/>
              </w:tcPr>
            </w:tcPrChange>
          </w:tcPr>
          <w:p w14:paraId="7DB7936A" w14:textId="2863A3A5" w:rsidR="77A20037" w:rsidRDefault="77A20037"/>
        </w:tc>
        <w:tc>
          <w:tcPr>
            <w:tcW w:w="1185" w:type="dxa"/>
            <w:tcBorders>
              <w:top w:val="single" w:sz="4" w:space="0" w:color="auto"/>
              <w:bottom w:val="single" w:sz="4" w:space="0" w:color="auto"/>
            </w:tcBorders>
            <w:tcPrChange w:id="1145" w:author="Esben Kran Christensen" w:date="2020-04-28T10:48:00Z">
              <w:tcPr>
                <w:tcW w:w="903" w:type="dxa"/>
              </w:tcPr>
            </w:tcPrChange>
          </w:tcPr>
          <w:p w14:paraId="5F92A465" w14:textId="4ADC5B50" w:rsidR="77A20037" w:rsidRDefault="77A20037">
            <w:pPr>
              <w:jc w:val="right"/>
              <w:rPr>
                <w:rFonts w:eastAsia="Times New Roman"/>
                <w:sz w:val="24"/>
                <w:szCs w:val="24"/>
              </w:rPr>
              <w:pPrChange w:id="1146" w:author="Esben Kran Christensen" w:date="2020-04-25T18:10:00Z">
                <w:pPr/>
              </w:pPrChange>
            </w:pPr>
            <w:r w:rsidRPr="77A20037">
              <w:rPr>
                <w:rFonts w:eastAsia="Times New Roman"/>
                <w:sz w:val="24"/>
                <w:szCs w:val="24"/>
              </w:rPr>
              <w:t xml:space="preserve">0.719 </w:t>
            </w:r>
          </w:p>
        </w:tc>
        <w:tc>
          <w:tcPr>
            <w:tcW w:w="600" w:type="dxa"/>
            <w:tcBorders>
              <w:top w:val="single" w:sz="4" w:space="0" w:color="auto"/>
              <w:bottom w:val="single" w:sz="4" w:space="0" w:color="auto"/>
            </w:tcBorders>
            <w:tcPrChange w:id="1147" w:author="Esben Kran Christensen" w:date="2020-04-28T10:48:00Z">
              <w:tcPr>
                <w:tcW w:w="903" w:type="dxa"/>
              </w:tcPr>
            </w:tcPrChange>
          </w:tcPr>
          <w:p w14:paraId="6917FAF1" w14:textId="14D41201" w:rsidR="77A20037" w:rsidRDefault="77A20037">
            <w:pPr>
              <w:rPr>
                <w:rFonts w:eastAsia="Times New Roman"/>
                <w:sz w:val="24"/>
                <w:szCs w:val="24"/>
              </w:rPr>
            </w:pPr>
            <w:r w:rsidRPr="77A20037">
              <w:rPr>
                <w:rFonts w:eastAsia="Times New Roman"/>
                <w:sz w:val="24"/>
                <w:szCs w:val="24"/>
              </w:rPr>
              <w:t xml:space="preserve">*** </w:t>
            </w:r>
          </w:p>
        </w:tc>
        <w:tc>
          <w:tcPr>
            <w:tcW w:w="1095" w:type="dxa"/>
            <w:tcBorders>
              <w:top w:val="single" w:sz="4" w:space="0" w:color="auto"/>
              <w:bottom w:val="single" w:sz="4" w:space="0" w:color="auto"/>
              <w:right w:val="single" w:sz="4" w:space="0" w:color="auto"/>
            </w:tcBorders>
            <w:tcPrChange w:id="1148" w:author="Esben Kran Christensen" w:date="2020-04-28T10:48:00Z">
              <w:tcPr>
                <w:tcW w:w="903" w:type="dxa"/>
              </w:tcPr>
            </w:tcPrChange>
          </w:tcPr>
          <w:p w14:paraId="0A0A684D" w14:textId="03B9CB2F" w:rsidR="77A20037" w:rsidRDefault="77A20037">
            <w:pPr>
              <w:jc w:val="center"/>
              <w:rPr>
                <w:rFonts w:eastAsia="Times New Roman"/>
                <w:sz w:val="24"/>
                <w:szCs w:val="24"/>
              </w:rPr>
              <w:pPrChange w:id="1149" w:author="Esben Kran Christensen" w:date="2020-04-25T18:12:00Z">
                <w:pPr/>
              </w:pPrChange>
            </w:pPr>
            <w:r w:rsidRPr="77A20037">
              <w:rPr>
                <w:rFonts w:eastAsia="Times New Roman"/>
                <w:sz w:val="24"/>
                <w:szCs w:val="24"/>
              </w:rPr>
              <w:t xml:space="preserve">&lt; .001 </w:t>
            </w:r>
          </w:p>
        </w:tc>
      </w:tr>
      <w:tr w:rsidR="77A20037" w14:paraId="394D20DB" w14:textId="77777777" w:rsidTr="003C2F09">
        <w:tc>
          <w:tcPr>
            <w:tcW w:w="1650" w:type="dxa"/>
            <w:tcBorders>
              <w:top w:val="single" w:sz="4" w:space="0" w:color="auto"/>
              <w:left w:val="single" w:sz="4" w:space="0" w:color="auto"/>
              <w:bottom w:val="single" w:sz="4" w:space="0" w:color="auto"/>
            </w:tcBorders>
            <w:tcPrChange w:id="1150" w:author="Esben Kran Christensen" w:date="2020-04-28T10:48:00Z">
              <w:tcPr>
                <w:tcW w:w="903" w:type="dxa"/>
              </w:tcPr>
            </w:tcPrChange>
          </w:tcPr>
          <w:p w14:paraId="60ED21A3" w14:textId="754AA719" w:rsidR="77A20037" w:rsidRDefault="77A20037">
            <w:pPr>
              <w:rPr>
                <w:rFonts w:eastAsia="Times New Roman"/>
                <w:sz w:val="24"/>
                <w:szCs w:val="24"/>
              </w:rPr>
            </w:pPr>
            <w:r w:rsidRPr="77A20037">
              <w:rPr>
                <w:rFonts w:eastAsia="Times New Roman"/>
                <w:sz w:val="24"/>
                <w:szCs w:val="24"/>
              </w:rPr>
              <w:t xml:space="preserve">Valence </w:t>
            </w:r>
          </w:p>
        </w:tc>
        <w:tc>
          <w:tcPr>
            <w:tcW w:w="236" w:type="dxa"/>
            <w:tcBorders>
              <w:top w:val="single" w:sz="4" w:space="0" w:color="auto"/>
              <w:bottom w:val="single" w:sz="4" w:space="0" w:color="auto"/>
            </w:tcBorders>
            <w:tcPrChange w:id="1151" w:author="Esben Kran Christensen" w:date="2020-04-28T10:48:00Z">
              <w:tcPr>
                <w:tcW w:w="903" w:type="dxa"/>
              </w:tcPr>
            </w:tcPrChange>
          </w:tcPr>
          <w:p w14:paraId="21643256" w14:textId="00CB84FD" w:rsidR="77A20037" w:rsidRDefault="77A20037"/>
        </w:tc>
        <w:tc>
          <w:tcPr>
            <w:tcW w:w="236" w:type="dxa"/>
            <w:tcBorders>
              <w:top w:val="single" w:sz="4" w:space="0" w:color="auto"/>
              <w:bottom w:val="single" w:sz="4" w:space="0" w:color="auto"/>
            </w:tcBorders>
            <w:tcPrChange w:id="1152" w:author="Esben Kran Christensen" w:date="2020-04-28T10:48:00Z">
              <w:tcPr>
                <w:tcW w:w="903" w:type="dxa"/>
              </w:tcPr>
            </w:tcPrChange>
          </w:tcPr>
          <w:p w14:paraId="2677EA7A" w14:textId="23EE58EC" w:rsidR="77A20037" w:rsidRDefault="77A20037">
            <w:pPr>
              <w:jc w:val="right"/>
              <w:rPr>
                <w:rFonts w:eastAsia="Times New Roman"/>
                <w:sz w:val="24"/>
                <w:szCs w:val="24"/>
              </w:rPr>
              <w:pPrChange w:id="1153" w:author="Esben Kran Christensen" w:date="2020-04-25T18:10:00Z">
                <w:pPr/>
              </w:pPrChange>
            </w:pPr>
            <w:r w:rsidRPr="77A20037">
              <w:rPr>
                <w:rFonts w:eastAsia="Times New Roman"/>
                <w:sz w:val="24"/>
                <w:szCs w:val="24"/>
              </w:rPr>
              <w:t xml:space="preserve">- </w:t>
            </w:r>
          </w:p>
        </w:tc>
        <w:tc>
          <w:tcPr>
            <w:tcW w:w="236" w:type="dxa"/>
            <w:tcBorders>
              <w:top w:val="single" w:sz="4" w:space="0" w:color="auto"/>
              <w:bottom w:val="single" w:sz="4" w:space="0" w:color="auto"/>
            </w:tcBorders>
            <w:tcPrChange w:id="1154" w:author="Esben Kran Christensen" w:date="2020-04-28T10:48:00Z">
              <w:tcPr>
                <w:tcW w:w="903" w:type="dxa"/>
              </w:tcPr>
            </w:tcPrChange>
          </w:tcPr>
          <w:p w14:paraId="7F10EB68" w14:textId="2A73794E" w:rsidR="77A20037" w:rsidRDefault="77A20037"/>
        </w:tc>
        <w:tc>
          <w:tcPr>
            <w:tcW w:w="1740" w:type="dxa"/>
            <w:tcBorders>
              <w:top w:val="single" w:sz="4" w:space="0" w:color="auto"/>
              <w:bottom w:val="single" w:sz="4" w:space="0" w:color="auto"/>
            </w:tcBorders>
            <w:tcPrChange w:id="1155" w:author="Esben Kran Christensen" w:date="2020-04-28T10:48:00Z">
              <w:tcPr>
                <w:tcW w:w="903" w:type="dxa"/>
              </w:tcPr>
            </w:tcPrChange>
          </w:tcPr>
          <w:p w14:paraId="6C85A8EB" w14:textId="037794BB" w:rsidR="77A20037" w:rsidRDefault="77A20037">
            <w:pPr>
              <w:rPr>
                <w:rFonts w:eastAsia="Times New Roman"/>
                <w:sz w:val="24"/>
                <w:szCs w:val="24"/>
              </w:rPr>
            </w:pPr>
            <w:r w:rsidRPr="00E567F1">
              <w:rPr>
                <w:rPrChange w:id="1156" w:author="Esben Kran Christensen" w:date="2020-04-28T10:48:00Z">
                  <w:rPr>
                    <w:rFonts w:eastAsia="Times New Roman"/>
                    <w:sz w:val="24"/>
                    <w:szCs w:val="24"/>
                  </w:rPr>
                </w:rPrChange>
              </w:rPr>
              <w:t>Utility</w:t>
            </w:r>
            <w:r w:rsidRPr="77A20037">
              <w:rPr>
                <w:rFonts w:eastAsia="Times New Roman"/>
                <w:sz w:val="24"/>
                <w:szCs w:val="24"/>
              </w:rPr>
              <w:t xml:space="preserve"> </w:t>
            </w:r>
          </w:p>
        </w:tc>
        <w:tc>
          <w:tcPr>
            <w:tcW w:w="236" w:type="dxa"/>
            <w:tcBorders>
              <w:top w:val="single" w:sz="4" w:space="0" w:color="auto"/>
              <w:bottom w:val="single" w:sz="4" w:space="0" w:color="auto"/>
            </w:tcBorders>
            <w:tcPrChange w:id="1157" w:author="Esben Kran Christensen" w:date="2020-04-28T10:48:00Z">
              <w:tcPr>
                <w:tcW w:w="903" w:type="dxa"/>
              </w:tcPr>
            </w:tcPrChange>
          </w:tcPr>
          <w:p w14:paraId="2FDD5BE4" w14:textId="306888AD" w:rsidR="77A20037" w:rsidRDefault="77A20037"/>
        </w:tc>
        <w:tc>
          <w:tcPr>
            <w:tcW w:w="1185" w:type="dxa"/>
            <w:tcBorders>
              <w:top w:val="single" w:sz="4" w:space="0" w:color="auto"/>
              <w:bottom w:val="single" w:sz="4" w:space="0" w:color="auto"/>
            </w:tcBorders>
            <w:tcPrChange w:id="1158" w:author="Esben Kran Christensen" w:date="2020-04-28T10:48:00Z">
              <w:tcPr>
                <w:tcW w:w="903" w:type="dxa"/>
              </w:tcPr>
            </w:tcPrChange>
          </w:tcPr>
          <w:p w14:paraId="5035BEA2" w14:textId="6E9EE04C" w:rsidR="77A20037" w:rsidRDefault="77A20037">
            <w:pPr>
              <w:jc w:val="right"/>
              <w:rPr>
                <w:rFonts w:eastAsia="Times New Roman"/>
                <w:sz w:val="24"/>
                <w:szCs w:val="24"/>
              </w:rPr>
              <w:pPrChange w:id="1159" w:author="Esben Kran Christensen" w:date="2020-04-25T18:10:00Z">
                <w:pPr/>
              </w:pPrChange>
            </w:pPr>
            <w:r w:rsidRPr="77A20037">
              <w:rPr>
                <w:rFonts w:eastAsia="Times New Roman"/>
                <w:sz w:val="24"/>
                <w:szCs w:val="24"/>
              </w:rPr>
              <w:t xml:space="preserve">0.892 </w:t>
            </w:r>
          </w:p>
        </w:tc>
        <w:tc>
          <w:tcPr>
            <w:tcW w:w="600" w:type="dxa"/>
            <w:tcBorders>
              <w:top w:val="single" w:sz="4" w:space="0" w:color="auto"/>
              <w:bottom w:val="single" w:sz="4" w:space="0" w:color="auto"/>
            </w:tcBorders>
            <w:tcPrChange w:id="1160" w:author="Esben Kran Christensen" w:date="2020-04-28T10:48:00Z">
              <w:tcPr>
                <w:tcW w:w="903" w:type="dxa"/>
              </w:tcPr>
            </w:tcPrChange>
          </w:tcPr>
          <w:p w14:paraId="5A209541" w14:textId="12A560A2" w:rsidR="77A20037" w:rsidRDefault="77A20037">
            <w:pPr>
              <w:rPr>
                <w:rFonts w:eastAsia="Times New Roman"/>
                <w:sz w:val="24"/>
                <w:szCs w:val="24"/>
              </w:rPr>
            </w:pPr>
            <w:r w:rsidRPr="77A20037">
              <w:rPr>
                <w:rFonts w:eastAsia="Times New Roman"/>
                <w:sz w:val="24"/>
                <w:szCs w:val="24"/>
              </w:rPr>
              <w:t xml:space="preserve">*** </w:t>
            </w:r>
          </w:p>
        </w:tc>
        <w:tc>
          <w:tcPr>
            <w:tcW w:w="1095" w:type="dxa"/>
            <w:tcBorders>
              <w:top w:val="single" w:sz="4" w:space="0" w:color="auto"/>
              <w:bottom w:val="single" w:sz="4" w:space="0" w:color="auto"/>
              <w:right w:val="single" w:sz="4" w:space="0" w:color="auto"/>
            </w:tcBorders>
            <w:tcPrChange w:id="1161" w:author="Esben Kran Christensen" w:date="2020-04-28T10:48:00Z">
              <w:tcPr>
                <w:tcW w:w="903" w:type="dxa"/>
              </w:tcPr>
            </w:tcPrChange>
          </w:tcPr>
          <w:p w14:paraId="612ACD97" w14:textId="1E01D9B0" w:rsidR="77A20037" w:rsidRDefault="77A20037">
            <w:pPr>
              <w:jc w:val="center"/>
              <w:rPr>
                <w:rFonts w:eastAsia="Times New Roman"/>
                <w:sz w:val="24"/>
                <w:szCs w:val="24"/>
              </w:rPr>
              <w:pPrChange w:id="1162" w:author="Esben Kran Christensen" w:date="2020-04-25T18:12:00Z">
                <w:pPr/>
              </w:pPrChange>
            </w:pPr>
            <w:r w:rsidRPr="77A20037">
              <w:rPr>
                <w:rFonts w:eastAsia="Times New Roman"/>
                <w:sz w:val="24"/>
                <w:szCs w:val="24"/>
              </w:rPr>
              <w:t xml:space="preserve">&lt; .001 </w:t>
            </w:r>
          </w:p>
        </w:tc>
      </w:tr>
      <w:tr w:rsidR="77A20037" w14:paraId="2C7F53FC" w14:textId="77777777" w:rsidTr="003C2F09">
        <w:tc>
          <w:tcPr>
            <w:tcW w:w="1650" w:type="dxa"/>
            <w:tcBorders>
              <w:top w:val="single" w:sz="4" w:space="0" w:color="auto"/>
              <w:left w:val="single" w:sz="4" w:space="0" w:color="auto"/>
              <w:bottom w:val="single" w:sz="4" w:space="0" w:color="auto"/>
            </w:tcBorders>
            <w:tcPrChange w:id="1163" w:author="Esben Kran Christensen" w:date="2020-04-28T10:48:00Z">
              <w:tcPr>
                <w:tcW w:w="903" w:type="dxa"/>
              </w:tcPr>
            </w:tcPrChange>
          </w:tcPr>
          <w:p w14:paraId="698EC0FA" w14:textId="6EEA48D2" w:rsidR="77A20037" w:rsidRDefault="77A20037">
            <w:pPr>
              <w:rPr>
                <w:rFonts w:eastAsia="Times New Roman"/>
                <w:sz w:val="24"/>
                <w:szCs w:val="24"/>
              </w:rPr>
            </w:pPr>
            <w:r w:rsidRPr="77A20037">
              <w:rPr>
                <w:rFonts w:eastAsia="Times New Roman"/>
                <w:sz w:val="24"/>
                <w:szCs w:val="24"/>
              </w:rPr>
              <w:t xml:space="preserve">Intensity </w:t>
            </w:r>
          </w:p>
        </w:tc>
        <w:tc>
          <w:tcPr>
            <w:tcW w:w="236" w:type="dxa"/>
            <w:tcBorders>
              <w:top w:val="single" w:sz="4" w:space="0" w:color="auto"/>
              <w:bottom w:val="single" w:sz="4" w:space="0" w:color="auto"/>
            </w:tcBorders>
            <w:tcPrChange w:id="1164" w:author="Esben Kran Christensen" w:date="2020-04-28T10:48:00Z">
              <w:tcPr>
                <w:tcW w:w="903" w:type="dxa"/>
              </w:tcPr>
            </w:tcPrChange>
          </w:tcPr>
          <w:p w14:paraId="024B6133" w14:textId="722E2E1C" w:rsidR="77A20037" w:rsidRDefault="77A20037"/>
        </w:tc>
        <w:tc>
          <w:tcPr>
            <w:tcW w:w="236" w:type="dxa"/>
            <w:tcBorders>
              <w:top w:val="single" w:sz="4" w:space="0" w:color="auto"/>
              <w:bottom w:val="single" w:sz="4" w:space="0" w:color="auto"/>
            </w:tcBorders>
            <w:tcPrChange w:id="1165" w:author="Esben Kran Christensen" w:date="2020-04-28T10:48:00Z">
              <w:tcPr>
                <w:tcW w:w="903" w:type="dxa"/>
              </w:tcPr>
            </w:tcPrChange>
          </w:tcPr>
          <w:p w14:paraId="47DE7C00" w14:textId="6D5C5762" w:rsidR="77A20037" w:rsidRDefault="77A20037">
            <w:pPr>
              <w:jc w:val="right"/>
              <w:rPr>
                <w:rFonts w:eastAsia="Times New Roman"/>
                <w:sz w:val="24"/>
                <w:szCs w:val="24"/>
              </w:rPr>
              <w:pPrChange w:id="1166" w:author="Esben Kran Christensen" w:date="2020-04-25T18:10:00Z">
                <w:pPr/>
              </w:pPrChange>
            </w:pPr>
            <w:r w:rsidRPr="77A20037">
              <w:rPr>
                <w:rFonts w:eastAsia="Times New Roman"/>
                <w:sz w:val="24"/>
                <w:szCs w:val="24"/>
              </w:rPr>
              <w:t xml:space="preserve">- </w:t>
            </w:r>
          </w:p>
        </w:tc>
        <w:tc>
          <w:tcPr>
            <w:tcW w:w="236" w:type="dxa"/>
            <w:tcBorders>
              <w:top w:val="single" w:sz="4" w:space="0" w:color="auto"/>
              <w:bottom w:val="single" w:sz="4" w:space="0" w:color="auto"/>
            </w:tcBorders>
            <w:tcPrChange w:id="1167" w:author="Esben Kran Christensen" w:date="2020-04-28T10:48:00Z">
              <w:tcPr>
                <w:tcW w:w="903" w:type="dxa"/>
              </w:tcPr>
            </w:tcPrChange>
          </w:tcPr>
          <w:p w14:paraId="242042C7" w14:textId="0F52A0A9" w:rsidR="77A20037" w:rsidRDefault="77A20037"/>
        </w:tc>
        <w:tc>
          <w:tcPr>
            <w:tcW w:w="1740" w:type="dxa"/>
            <w:tcBorders>
              <w:top w:val="single" w:sz="4" w:space="0" w:color="auto"/>
              <w:bottom w:val="single" w:sz="4" w:space="0" w:color="auto"/>
            </w:tcBorders>
            <w:tcPrChange w:id="1168" w:author="Esben Kran Christensen" w:date="2020-04-28T10:48:00Z">
              <w:tcPr>
                <w:tcW w:w="903" w:type="dxa"/>
              </w:tcPr>
            </w:tcPrChange>
          </w:tcPr>
          <w:p w14:paraId="403C52E9" w14:textId="73D7632E" w:rsidR="77A20037" w:rsidRDefault="77A20037">
            <w:pPr>
              <w:rPr>
                <w:rFonts w:eastAsia="Times New Roman"/>
                <w:sz w:val="24"/>
                <w:szCs w:val="24"/>
              </w:rPr>
            </w:pPr>
            <w:r w:rsidRPr="77A20037">
              <w:rPr>
                <w:rFonts w:eastAsia="Times New Roman"/>
                <w:sz w:val="24"/>
                <w:szCs w:val="24"/>
              </w:rPr>
              <w:t xml:space="preserve">Controllability </w:t>
            </w:r>
          </w:p>
        </w:tc>
        <w:tc>
          <w:tcPr>
            <w:tcW w:w="236" w:type="dxa"/>
            <w:tcBorders>
              <w:top w:val="single" w:sz="4" w:space="0" w:color="auto"/>
              <w:bottom w:val="single" w:sz="4" w:space="0" w:color="auto"/>
            </w:tcBorders>
            <w:tcPrChange w:id="1169" w:author="Esben Kran Christensen" w:date="2020-04-28T10:48:00Z">
              <w:tcPr>
                <w:tcW w:w="903" w:type="dxa"/>
              </w:tcPr>
            </w:tcPrChange>
          </w:tcPr>
          <w:p w14:paraId="703AB792" w14:textId="099C4076" w:rsidR="77A20037" w:rsidRDefault="77A20037"/>
        </w:tc>
        <w:tc>
          <w:tcPr>
            <w:tcW w:w="1185" w:type="dxa"/>
            <w:tcBorders>
              <w:top w:val="single" w:sz="4" w:space="0" w:color="auto"/>
              <w:bottom w:val="single" w:sz="4" w:space="0" w:color="auto"/>
            </w:tcBorders>
            <w:tcPrChange w:id="1170" w:author="Esben Kran Christensen" w:date="2020-04-28T10:48:00Z">
              <w:tcPr>
                <w:tcW w:w="903" w:type="dxa"/>
              </w:tcPr>
            </w:tcPrChange>
          </w:tcPr>
          <w:p w14:paraId="5DD978A2" w14:textId="30709D1B" w:rsidR="77A20037" w:rsidRDefault="77A20037">
            <w:pPr>
              <w:jc w:val="right"/>
              <w:rPr>
                <w:rFonts w:eastAsia="Times New Roman"/>
                <w:sz w:val="24"/>
                <w:szCs w:val="24"/>
              </w:rPr>
              <w:pPrChange w:id="1171" w:author="Esben Kran Christensen" w:date="2020-04-25T18:10:00Z">
                <w:pPr/>
              </w:pPrChange>
            </w:pPr>
            <w:r w:rsidRPr="77A20037">
              <w:rPr>
                <w:rFonts w:eastAsia="Times New Roman"/>
                <w:sz w:val="24"/>
                <w:szCs w:val="24"/>
              </w:rPr>
              <w:t xml:space="preserve">-0.395 </w:t>
            </w:r>
          </w:p>
        </w:tc>
        <w:tc>
          <w:tcPr>
            <w:tcW w:w="600" w:type="dxa"/>
            <w:tcBorders>
              <w:top w:val="single" w:sz="4" w:space="0" w:color="auto"/>
              <w:bottom w:val="single" w:sz="4" w:space="0" w:color="auto"/>
            </w:tcBorders>
            <w:tcPrChange w:id="1172" w:author="Esben Kran Christensen" w:date="2020-04-28T10:48:00Z">
              <w:tcPr>
                <w:tcW w:w="903" w:type="dxa"/>
              </w:tcPr>
            </w:tcPrChange>
          </w:tcPr>
          <w:p w14:paraId="1DBE7D21" w14:textId="520C61D8" w:rsidR="77A20037" w:rsidRDefault="77A20037">
            <w:pPr>
              <w:rPr>
                <w:rFonts w:eastAsia="Times New Roman"/>
                <w:sz w:val="24"/>
                <w:szCs w:val="24"/>
              </w:rPr>
            </w:pPr>
            <w:r w:rsidRPr="77A20037">
              <w:rPr>
                <w:rFonts w:eastAsia="Times New Roman"/>
                <w:sz w:val="24"/>
                <w:szCs w:val="24"/>
              </w:rPr>
              <w:t xml:space="preserve">*** </w:t>
            </w:r>
          </w:p>
        </w:tc>
        <w:tc>
          <w:tcPr>
            <w:tcW w:w="1095" w:type="dxa"/>
            <w:tcBorders>
              <w:top w:val="single" w:sz="4" w:space="0" w:color="auto"/>
              <w:bottom w:val="single" w:sz="4" w:space="0" w:color="auto"/>
              <w:right w:val="single" w:sz="4" w:space="0" w:color="auto"/>
            </w:tcBorders>
            <w:tcPrChange w:id="1173" w:author="Esben Kran Christensen" w:date="2020-04-28T10:48:00Z">
              <w:tcPr>
                <w:tcW w:w="903" w:type="dxa"/>
              </w:tcPr>
            </w:tcPrChange>
          </w:tcPr>
          <w:p w14:paraId="61CD1DA2" w14:textId="45BD8722" w:rsidR="77A20037" w:rsidRDefault="77A20037">
            <w:pPr>
              <w:jc w:val="center"/>
              <w:rPr>
                <w:rFonts w:eastAsia="Times New Roman"/>
                <w:sz w:val="24"/>
                <w:szCs w:val="24"/>
              </w:rPr>
              <w:pPrChange w:id="1174" w:author="Esben Kran Christensen" w:date="2020-04-25T18:12:00Z">
                <w:pPr/>
              </w:pPrChange>
            </w:pPr>
            <w:r w:rsidRPr="77A20037">
              <w:rPr>
                <w:rFonts w:eastAsia="Times New Roman"/>
                <w:sz w:val="24"/>
                <w:szCs w:val="24"/>
              </w:rPr>
              <w:t xml:space="preserve">&lt; .001 </w:t>
            </w:r>
          </w:p>
        </w:tc>
      </w:tr>
      <w:tr w:rsidR="77A20037" w14:paraId="6006DAEA" w14:textId="77777777" w:rsidTr="003C2F09">
        <w:tc>
          <w:tcPr>
            <w:tcW w:w="1650" w:type="dxa"/>
            <w:tcBorders>
              <w:top w:val="single" w:sz="4" w:space="0" w:color="auto"/>
              <w:left w:val="single" w:sz="4" w:space="0" w:color="auto"/>
              <w:bottom w:val="single" w:sz="4" w:space="0" w:color="auto"/>
            </w:tcBorders>
            <w:tcPrChange w:id="1175" w:author="Esben Kran Christensen" w:date="2020-04-28T10:48:00Z">
              <w:tcPr>
                <w:tcW w:w="903" w:type="dxa"/>
              </w:tcPr>
            </w:tcPrChange>
          </w:tcPr>
          <w:p w14:paraId="1D6C7BD5" w14:textId="372CFA93" w:rsidR="77A20037" w:rsidRDefault="77A20037">
            <w:pPr>
              <w:rPr>
                <w:rFonts w:eastAsia="Times New Roman"/>
                <w:sz w:val="24"/>
                <w:szCs w:val="24"/>
              </w:rPr>
            </w:pPr>
            <w:r w:rsidRPr="77A20037">
              <w:rPr>
                <w:rFonts w:eastAsia="Times New Roman"/>
                <w:sz w:val="24"/>
                <w:szCs w:val="24"/>
              </w:rPr>
              <w:t xml:space="preserve">Intensity </w:t>
            </w:r>
          </w:p>
        </w:tc>
        <w:tc>
          <w:tcPr>
            <w:tcW w:w="236" w:type="dxa"/>
            <w:tcBorders>
              <w:top w:val="single" w:sz="4" w:space="0" w:color="auto"/>
              <w:bottom w:val="single" w:sz="4" w:space="0" w:color="auto"/>
            </w:tcBorders>
            <w:tcPrChange w:id="1176" w:author="Esben Kran Christensen" w:date="2020-04-28T10:48:00Z">
              <w:tcPr>
                <w:tcW w:w="903" w:type="dxa"/>
              </w:tcPr>
            </w:tcPrChange>
          </w:tcPr>
          <w:p w14:paraId="15A21D8D" w14:textId="1C60EC9B" w:rsidR="77A20037" w:rsidRDefault="77A20037"/>
        </w:tc>
        <w:tc>
          <w:tcPr>
            <w:tcW w:w="236" w:type="dxa"/>
            <w:tcBorders>
              <w:top w:val="single" w:sz="4" w:space="0" w:color="auto"/>
              <w:bottom w:val="single" w:sz="4" w:space="0" w:color="auto"/>
            </w:tcBorders>
            <w:tcPrChange w:id="1177" w:author="Esben Kran Christensen" w:date="2020-04-28T10:48:00Z">
              <w:tcPr>
                <w:tcW w:w="903" w:type="dxa"/>
              </w:tcPr>
            </w:tcPrChange>
          </w:tcPr>
          <w:p w14:paraId="2F538879" w14:textId="4F580438" w:rsidR="77A20037" w:rsidRDefault="77A20037">
            <w:pPr>
              <w:jc w:val="right"/>
              <w:rPr>
                <w:rFonts w:eastAsia="Times New Roman"/>
                <w:sz w:val="24"/>
                <w:szCs w:val="24"/>
              </w:rPr>
              <w:pPrChange w:id="1178" w:author="Esben Kran Christensen" w:date="2020-04-25T18:10:00Z">
                <w:pPr/>
              </w:pPrChange>
            </w:pPr>
            <w:r w:rsidRPr="77A20037">
              <w:rPr>
                <w:rFonts w:eastAsia="Times New Roman"/>
                <w:sz w:val="24"/>
                <w:szCs w:val="24"/>
              </w:rPr>
              <w:t xml:space="preserve">- </w:t>
            </w:r>
          </w:p>
        </w:tc>
        <w:tc>
          <w:tcPr>
            <w:tcW w:w="236" w:type="dxa"/>
            <w:tcBorders>
              <w:top w:val="single" w:sz="4" w:space="0" w:color="auto"/>
              <w:bottom w:val="single" w:sz="4" w:space="0" w:color="auto"/>
            </w:tcBorders>
            <w:tcPrChange w:id="1179" w:author="Esben Kran Christensen" w:date="2020-04-28T10:48:00Z">
              <w:tcPr>
                <w:tcW w:w="903" w:type="dxa"/>
              </w:tcPr>
            </w:tcPrChange>
          </w:tcPr>
          <w:p w14:paraId="5CA9124C" w14:textId="1A6DF924" w:rsidR="77A20037" w:rsidRDefault="77A20037"/>
        </w:tc>
        <w:tc>
          <w:tcPr>
            <w:tcW w:w="1740" w:type="dxa"/>
            <w:tcBorders>
              <w:top w:val="single" w:sz="4" w:space="0" w:color="auto"/>
              <w:bottom w:val="single" w:sz="4" w:space="0" w:color="auto"/>
            </w:tcBorders>
            <w:tcPrChange w:id="1180" w:author="Esben Kran Christensen" w:date="2020-04-28T10:48:00Z">
              <w:tcPr>
                <w:tcW w:w="903" w:type="dxa"/>
              </w:tcPr>
            </w:tcPrChange>
          </w:tcPr>
          <w:p w14:paraId="46FEFC06" w14:textId="6F24152F" w:rsidR="77A20037" w:rsidRDefault="77A20037">
            <w:pPr>
              <w:rPr>
                <w:rFonts w:eastAsia="Times New Roman"/>
                <w:sz w:val="24"/>
                <w:szCs w:val="24"/>
              </w:rPr>
            </w:pPr>
            <w:r w:rsidRPr="77A20037">
              <w:rPr>
                <w:rFonts w:eastAsia="Times New Roman"/>
                <w:sz w:val="24"/>
                <w:szCs w:val="24"/>
              </w:rPr>
              <w:t xml:space="preserve">Utility </w:t>
            </w:r>
          </w:p>
        </w:tc>
        <w:tc>
          <w:tcPr>
            <w:tcW w:w="236" w:type="dxa"/>
            <w:tcBorders>
              <w:top w:val="single" w:sz="4" w:space="0" w:color="auto"/>
              <w:bottom w:val="single" w:sz="4" w:space="0" w:color="auto"/>
            </w:tcBorders>
            <w:tcPrChange w:id="1181" w:author="Esben Kran Christensen" w:date="2020-04-28T10:48:00Z">
              <w:tcPr>
                <w:tcW w:w="903" w:type="dxa"/>
              </w:tcPr>
            </w:tcPrChange>
          </w:tcPr>
          <w:p w14:paraId="34F62FEC" w14:textId="2A3E942A" w:rsidR="77A20037" w:rsidRDefault="77A20037"/>
        </w:tc>
        <w:tc>
          <w:tcPr>
            <w:tcW w:w="1185" w:type="dxa"/>
            <w:tcBorders>
              <w:top w:val="single" w:sz="4" w:space="0" w:color="auto"/>
              <w:bottom w:val="single" w:sz="4" w:space="0" w:color="auto"/>
            </w:tcBorders>
            <w:tcPrChange w:id="1182" w:author="Esben Kran Christensen" w:date="2020-04-28T10:48:00Z">
              <w:tcPr>
                <w:tcW w:w="903" w:type="dxa"/>
              </w:tcPr>
            </w:tcPrChange>
          </w:tcPr>
          <w:p w14:paraId="1DE0EF8D" w14:textId="0C4933F4" w:rsidR="77A20037" w:rsidRDefault="77A20037">
            <w:pPr>
              <w:jc w:val="right"/>
              <w:rPr>
                <w:rFonts w:eastAsia="Times New Roman"/>
                <w:sz w:val="24"/>
                <w:szCs w:val="24"/>
              </w:rPr>
              <w:pPrChange w:id="1183" w:author="Esben Kran Christensen" w:date="2020-04-25T18:10:00Z">
                <w:pPr/>
              </w:pPrChange>
            </w:pPr>
            <w:r w:rsidRPr="77A20037">
              <w:rPr>
                <w:rFonts w:eastAsia="Times New Roman"/>
                <w:sz w:val="24"/>
                <w:szCs w:val="24"/>
              </w:rPr>
              <w:t xml:space="preserve">-0.440 </w:t>
            </w:r>
          </w:p>
        </w:tc>
        <w:tc>
          <w:tcPr>
            <w:tcW w:w="600" w:type="dxa"/>
            <w:tcBorders>
              <w:top w:val="single" w:sz="4" w:space="0" w:color="auto"/>
              <w:bottom w:val="single" w:sz="4" w:space="0" w:color="auto"/>
            </w:tcBorders>
            <w:tcPrChange w:id="1184" w:author="Esben Kran Christensen" w:date="2020-04-28T10:48:00Z">
              <w:tcPr>
                <w:tcW w:w="903" w:type="dxa"/>
              </w:tcPr>
            </w:tcPrChange>
          </w:tcPr>
          <w:p w14:paraId="19329128" w14:textId="64C84936" w:rsidR="77A20037" w:rsidRDefault="77A20037">
            <w:pPr>
              <w:rPr>
                <w:rFonts w:eastAsia="Times New Roman"/>
                <w:sz w:val="24"/>
                <w:szCs w:val="24"/>
              </w:rPr>
            </w:pPr>
            <w:r w:rsidRPr="77A20037">
              <w:rPr>
                <w:rFonts w:eastAsia="Times New Roman"/>
                <w:sz w:val="24"/>
                <w:szCs w:val="24"/>
              </w:rPr>
              <w:t xml:space="preserve">*** </w:t>
            </w:r>
          </w:p>
        </w:tc>
        <w:tc>
          <w:tcPr>
            <w:tcW w:w="1095" w:type="dxa"/>
            <w:tcBorders>
              <w:top w:val="single" w:sz="4" w:space="0" w:color="auto"/>
              <w:bottom w:val="single" w:sz="4" w:space="0" w:color="auto"/>
              <w:right w:val="single" w:sz="4" w:space="0" w:color="auto"/>
            </w:tcBorders>
            <w:tcPrChange w:id="1185" w:author="Esben Kran Christensen" w:date="2020-04-28T10:48:00Z">
              <w:tcPr>
                <w:tcW w:w="903" w:type="dxa"/>
              </w:tcPr>
            </w:tcPrChange>
          </w:tcPr>
          <w:p w14:paraId="5D7DBA94" w14:textId="7461763A" w:rsidR="77A20037" w:rsidRDefault="77A20037">
            <w:pPr>
              <w:jc w:val="center"/>
              <w:rPr>
                <w:rFonts w:eastAsia="Times New Roman"/>
                <w:sz w:val="24"/>
                <w:szCs w:val="24"/>
              </w:rPr>
              <w:pPrChange w:id="1186" w:author="Esben Kran Christensen" w:date="2020-04-25T18:12:00Z">
                <w:pPr/>
              </w:pPrChange>
            </w:pPr>
            <w:r w:rsidRPr="77A20037">
              <w:rPr>
                <w:rFonts w:eastAsia="Times New Roman"/>
                <w:sz w:val="24"/>
                <w:szCs w:val="24"/>
              </w:rPr>
              <w:t xml:space="preserve">&lt; .001 </w:t>
            </w:r>
          </w:p>
        </w:tc>
      </w:tr>
      <w:tr w:rsidR="77A20037" w14:paraId="15B007B4" w14:textId="77777777" w:rsidTr="003C2F09">
        <w:tc>
          <w:tcPr>
            <w:tcW w:w="1650" w:type="dxa"/>
            <w:tcBorders>
              <w:top w:val="single" w:sz="4" w:space="0" w:color="auto"/>
              <w:left w:val="single" w:sz="4" w:space="0" w:color="auto"/>
              <w:bottom w:val="single" w:sz="4" w:space="0" w:color="auto"/>
            </w:tcBorders>
            <w:tcPrChange w:id="1187" w:author="Esben Kran Christensen" w:date="2020-04-28T10:48:00Z">
              <w:tcPr>
                <w:tcW w:w="903" w:type="dxa"/>
              </w:tcPr>
            </w:tcPrChange>
          </w:tcPr>
          <w:p w14:paraId="03DA2B68" w14:textId="3446065B" w:rsidR="77A20037" w:rsidRDefault="77A20037">
            <w:pPr>
              <w:rPr>
                <w:rFonts w:eastAsia="Times New Roman"/>
                <w:sz w:val="24"/>
                <w:szCs w:val="24"/>
              </w:rPr>
            </w:pPr>
            <w:r w:rsidRPr="77A20037">
              <w:rPr>
                <w:rFonts w:eastAsia="Times New Roman"/>
                <w:sz w:val="24"/>
                <w:szCs w:val="24"/>
              </w:rPr>
              <w:t>Controllability</w:t>
            </w:r>
          </w:p>
        </w:tc>
        <w:tc>
          <w:tcPr>
            <w:tcW w:w="236" w:type="dxa"/>
            <w:tcBorders>
              <w:top w:val="single" w:sz="4" w:space="0" w:color="auto"/>
              <w:bottom w:val="single" w:sz="4" w:space="0" w:color="auto"/>
            </w:tcBorders>
            <w:tcPrChange w:id="1188" w:author="Esben Kran Christensen" w:date="2020-04-28T10:48:00Z">
              <w:tcPr>
                <w:tcW w:w="903" w:type="dxa"/>
              </w:tcPr>
            </w:tcPrChange>
          </w:tcPr>
          <w:p w14:paraId="7E41F768" w14:textId="3E82576C" w:rsidR="77A20037" w:rsidRDefault="77A20037"/>
        </w:tc>
        <w:tc>
          <w:tcPr>
            <w:tcW w:w="236" w:type="dxa"/>
            <w:tcBorders>
              <w:top w:val="single" w:sz="4" w:space="0" w:color="auto"/>
              <w:bottom w:val="single" w:sz="4" w:space="0" w:color="auto"/>
            </w:tcBorders>
            <w:tcPrChange w:id="1189" w:author="Esben Kran Christensen" w:date="2020-04-28T10:48:00Z">
              <w:tcPr>
                <w:tcW w:w="903" w:type="dxa"/>
              </w:tcPr>
            </w:tcPrChange>
          </w:tcPr>
          <w:p w14:paraId="5168129E" w14:textId="08B24F61" w:rsidR="77A20037" w:rsidRDefault="77A20037">
            <w:pPr>
              <w:jc w:val="right"/>
              <w:rPr>
                <w:rFonts w:eastAsia="Times New Roman"/>
                <w:sz w:val="24"/>
                <w:szCs w:val="24"/>
              </w:rPr>
              <w:pPrChange w:id="1190" w:author="Esben Kran Christensen" w:date="2020-04-25T18:10:00Z">
                <w:pPr/>
              </w:pPrChange>
            </w:pPr>
            <w:r w:rsidRPr="77A20037">
              <w:rPr>
                <w:rFonts w:eastAsia="Times New Roman"/>
                <w:sz w:val="24"/>
                <w:szCs w:val="24"/>
              </w:rPr>
              <w:t xml:space="preserve">- </w:t>
            </w:r>
          </w:p>
        </w:tc>
        <w:tc>
          <w:tcPr>
            <w:tcW w:w="236" w:type="dxa"/>
            <w:tcBorders>
              <w:top w:val="single" w:sz="4" w:space="0" w:color="auto"/>
              <w:bottom w:val="single" w:sz="4" w:space="0" w:color="auto"/>
            </w:tcBorders>
            <w:tcPrChange w:id="1191" w:author="Esben Kran Christensen" w:date="2020-04-28T10:48:00Z">
              <w:tcPr>
                <w:tcW w:w="903" w:type="dxa"/>
              </w:tcPr>
            </w:tcPrChange>
          </w:tcPr>
          <w:p w14:paraId="583C44E1" w14:textId="5D83DBA1" w:rsidR="77A20037" w:rsidRDefault="77A20037"/>
        </w:tc>
        <w:tc>
          <w:tcPr>
            <w:tcW w:w="1740" w:type="dxa"/>
            <w:tcBorders>
              <w:top w:val="single" w:sz="4" w:space="0" w:color="auto"/>
              <w:bottom w:val="single" w:sz="4" w:space="0" w:color="auto"/>
            </w:tcBorders>
            <w:tcPrChange w:id="1192" w:author="Esben Kran Christensen" w:date="2020-04-28T10:48:00Z">
              <w:tcPr>
                <w:tcW w:w="903" w:type="dxa"/>
              </w:tcPr>
            </w:tcPrChange>
          </w:tcPr>
          <w:p w14:paraId="349D1909" w14:textId="540928DD" w:rsidR="77A20037" w:rsidRDefault="77A20037">
            <w:pPr>
              <w:rPr>
                <w:rFonts w:eastAsia="Times New Roman"/>
                <w:sz w:val="24"/>
                <w:szCs w:val="24"/>
              </w:rPr>
            </w:pPr>
            <w:r w:rsidRPr="77A20037">
              <w:rPr>
                <w:rFonts w:eastAsia="Times New Roman"/>
                <w:sz w:val="24"/>
                <w:szCs w:val="24"/>
              </w:rPr>
              <w:t xml:space="preserve">Utility </w:t>
            </w:r>
          </w:p>
        </w:tc>
        <w:tc>
          <w:tcPr>
            <w:tcW w:w="236" w:type="dxa"/>
            <w:tcBorders>
              <w:top w:val="single" w:sz="4" w:space="0" w:color="auto"/>
              <w:bottom w:val="single" w:sz="4" w:space="0" w:color="auto"/>
            </w:tcBorders>
            <w:tcPrChange w:id="1193" w:author="Esben Kran Christensen" w:date="2020-04-28T10:48:00Z">
              <w:tcPr>
                <w:tcW w:w="903" w:type="dxa"/>
              </w:tcPr>
            </w:tcPrChange>
          </w:tcPr>
          <w:p w14:paraId="56AE45A3" w14:textId="29768FD1" w:rsidR="77A20037" w:rsidRDefault="77A20037"/>
        </w:tc>
        <w:tc>
          <w:tcPr>
            <w:tcW w:w="1185" w:type="dxa"/>
            <w:tcBorders>
              <w:top w:val="single" w:sz="4" w:space="0" w:color="auto"/>
              <w:bottom w:val="single" w:sz="4" w:space="0" w:color="auto"/>
            </w:tcBorders>
            <w:tcPrChange w:id="1194" w:author="Esben Kran Christensen" w:date="2020-04-28T10:48:00Z">
              <w:tcPr>
                <w:tcW w:w="903" w:type="dxa"/>
              </w:tcPr>
            </w:tcPrChange>
          </w:tcPr>
          <w:p w14:paraId="2366B5CB" w14:textId="421E2FF1" w:rsidR="77A20037" w:rsidRDefault="77A20037">
            <w:pPr>
              <w:jc w:val="right"/>
              <w:rPr>
                <w:rFonts w:eastAsia="Times New Roman"/>
                <w:sz w:val="24"/>
                <w:szCs w:val="24"/>
              </w:rPr>
              <w:pPrChange w:id="1195" w:author="Esben Kran Christensen" w:date="2020-04-25T18:10:00Z">
                <w:pPr/>
              </w:pPrChange>
            </w:pPr>
            <w:r w:rsidRPr="77A20037">
              <w:rPr>
                <w:rFonts w:eastAsia="Times New Roman"/>
                <w:sz w:val="24"/>
                <w:szCs w:val="24"/>
              </w:rPr>
              <w:t xml:space="preserve">0.751 </w:t>
            </w:r>
          </w:p>
        </w:tc>
        <w:tc>
          <w:tcPr>
            <w:tcW w:w="600" w:type="dxa"/>
            <w:tcBorders>
              <w:top w:val="single" w:sz="4" w:space="0" w:color="auto"/>
              <w:bottom w:val="single" w:sz="4" w:space="0" w:color="auto"/>
            </w:tcBorders>
            <w:tcPrChange w:id="1196" w:author="Esben Kran Christensen" w:date="2020-04-28T10:48:00Z">
              <w:tcPr>
                <w:tcW w:w="903" w:type="dxa"/>
              </w:tcPr>
            </w:tcPrChange>
          </w:tcPr>
          <w:p w14:paraId="2888B3DA" w14:textId="12407695" w:rsidR="77A20037" w:rsidRDefault="77A20037">
            <w:pPr>
              <w:rPr>
                <w:rFonts w:eastAsia="Times New Roman"/>
                <w:sz w:val="24"/>
                <w:szCs w:val="24"/>
              </w:rPr>
            </w:pPr>
            <w:r w:rsidRPr="77A20037">
              <w:rPr>
                <w:rFonts w:eastAsia="Times New Roman"/>
                <w:sz w:val="24"/>
                <w:szCs w:val="24"/>
              </w:rPr>
              <w:t xml:space="preserve">*** </w:t>
            </w:r>
          </w:p>
        </w:tc>
        <w:tc>
          <w:tcPr>
            <w:tcW w:w="1095" w:type="dxa"/>
            <w:tcBorders>
              <w:top w:val="single" w:sz="4" w:space="0" w:color="auto"/>
              <w:bottom w:val="single" w:sz="4" w:space="0" w:color="auto"/>
              <w:right w:val="single" w:sz="4" w:space="0" w:color="auto"/>
            </w:tcBorders>
            <w:tcPrChange w:id="1197" w:author="Esben Kran Christensen" w:date="2020-04-28T10:48:00Z">
              <w:tcPr>
                <w:tcW w:w="903" w:type="dxa"/>
              </w:tcPr>
            </w:tcPrChange>
          </w:tcPr>
          <w:p w14:paraId="24CAD554" w14:textId="38790DE2" w:rsidR="77A20037" w:rsidRDefault="77A20037">
            <w:pPr>
              <w:jc w:val="center"/>
              <w:rPr>
                <w:rFonts w:eastAsia="Times New Roman"/>
                <w:sz w:val="24"/>
                <w:szCs w:val="24"/>
              </w:rPr>
              <w:pPrChange w:id="1198" w:author="Esben Kran Christensen" w:date="2020-04-25T18:12:00Z">
                <w:pPr/>
              </w:pPrChange>
            </w:pPr>
            <w:r w:rsidRPr="77A20037">
              <w:rPr>
                <w:rFonts w:eastAsia="Times New Roman"/>
                <w:sz w:val="24"/>
                <w:szCs w:val="24"/>
              </w:rPr>
              <w:t xml:space="preserve">&lt; .001 </w:t>
            </w:r>
          </w:p>
        </w:tc>
      </w:tr>
      <w:tr w:rsidR="77A20037" w14:paraId="5E2ECD57" w14:textId="77777777" w:rsidTr="003C2F09">
        <w:tc>
          <w:tcPr>
            <w:tcW w:w="1650" w:type="dxa"/>
            <w:tcBorders>
              <w:top w:val="single" w:sz="4" w:space="0" w:color="auto"/>
              <w:left w:val="single" w:sz="4" w:space="0" w:color="auto"/>
            </w:tcBorders>
            <w:tcPrChange w:id="1199" w:author="Esben Kran Christensen" w:date="2020-04-28T10:48:00Z">
              <w:tcPr>
                <w:tcW w:w="903" w:type="dxa"/>
              </w:tcPr>
            </w:tcPrChange>
          </w:tcPr>
          <w:p w14:paraId="62DF364F" w14:textId="4D33D2D0" w:rsidR="77A20037" w:rsidRDefault="77A20037"/>
        </w:tc>
        <w:tc>
          <w:tcPr>
            <w:tcW w:w="236" w:type="dxa"/>
            <w:tcBorders>
              <w:top w:val="single" w:sz="4" w:space="0" w:color="auto"/>
            </w:tcBorders>
            <w:tcPrChange w:id="1200" w:author="Esben Kran Christensen" w:date="2020-04-28T10:48:00Z">
              <w:tcPr>
                <w:tcW w:w="903" w:type="dxa"/>
              </w:tcPr>
            </w:tcPrChange>
          </w:tcPr>
          <w:p w14:paraId="0E923551" w14:textId="3FDC45B5" w:rsidR="77A20037" w:rsidRDefault="77A20037"/>
        </w:tc>
        <w:tc>
          <w:tcPr>
            <w:tcW w:w="236" w:type="dxa"/>
            <w:tcBorders>
              <w:top w:val="single" w:sz="4" w:space="0" w:color="auto"/>
            </w:tcBorders>
            <w:tcPrChange w:id="1201" w:author="Esben Kran Christensen" w:date="2020-04-28T10:48:00Z">
              <w:tcPr>
                <w:tcW w:w="903" w:type="dxa"/>
              </w:tcPr>
            </w:tcPrChange>
          </w:tcPr>
          <w:p w14:paraId="21B41D52" w14:textId="321E974A" w:rsidR="77A20037" w:rsidRDefault="77A20037"/>
        </w:tc>
        <w:tc>
          <w:tcPr>
            <w:tcW w:w="236" w:type="dxa"/>
            <w:tcBorders>
              <w:top w:val="single" w:sz="4" w:space="0" w:color="auto"/>
            </w:tcBorders>
            <w:tcPrChange w:id="1202" w:author="Esben Kran Christensen" w:date="2020-04-28T10:48:00Z">
              <w:tcPr>
                <w:tcW w:w="903" w:type="dxa"/>
              </w:tcPr>
            </w:tcPrChange>
          </w:tcPr>
          <w:p w14:paraId="15686B1D" w14:textId="7FFA6387" w:rsidR="77A20037" w:rsidRDefault="77A20037"/>
        </w:tc>
        <w:tc>
          <w:tcPr>
            <w:tcW w:w="1740" w:type="dxa"/>
            <w:tcBorders>
              <w:top w:val="single" w:sz="4" w:space="0" w:color="auto"/>
            </w:tcBorders>
            <w:tcPrChange w:id="1203" w:author="Esben Kran Christensen" w:date="2020-04-28T10:48:00Z">
              <w:tcPr>
                <w:tcW w:w="903" w:type="dxa"/>
              </w:tcPr>
            </w:tcPrChange>
          </w:tcPr>
          <w:p w14:paraId="2763B4EB" w14:textId="15C40C3F" w:rsidR="77A20037" w:rsidRDefault="77A20037"/>
        </w:tc>
        <w:tc>
          <w:tcPr>
            <w:tcW w:w="236" w:type="dxa"/>
            <w:tcBorders>
              <w:top w:val="single" w:sz="4" w:space="0" w:color="auto"/>
            </w:tcBorders>
            <w:tcPrChange w:id="1204" w:author="Esben Kran Christensen" w:date="2020-04-28T10:48:00Z">
              <w:tcPr>
                <w:tcW w:w="903" w:type="dxa"/>
              </w:tcPr>
            </w:tcPrChange>
          </w:tcPr>
          <w:p w14:paraId="518AE7A8" w14:textId="387BD4F3" w:rsidR="77A20037" w:rsidRDefault="77A20037"/>
        </w:tc>
        <w:tc>
          <w:tcPr>
            <w:tcW w:w="1185" w:type="dxa"/>
            <w:tcBorders>
              <w:top w:val="single" w:sz="4" w:space="0" w:color="auto"/>
            </w:tcBorders>
            <w:tcPrChange w:id="1205" w:author="Esben Kran Christensen" w:date="2020-04-28T10:48:00Z">
              <w:tcPr>
                <w:tcW w:w="903" w:type="dxa"/>
              </w:tcPr>
            </w:tcPrChange>
          </w:tcPr>
          <w:p w14:paraId="5E216DAF" w14:textId="2FAFA082" w:rsidR="77A20037" w:rsidRDefault="77A20037"/>
        </w:tc>
        <w:tc>
          <w:tcPr>
            <w:tcW w:w="600" w:type="dxa"/>
            <w:tcBorders>
              <w:top w:val="single" w:sz="4" w:space="0" w:color="auto"/>
            </w:tcBorders>
            <w:tcPrChange w:id="1206" w:author="Esben Kran Christensen" w:date="2020-04-28T10:48:00Z">
              <w:tcPr>
                <w:tcW w:w="903" w:type="dxa"/>
              </w:tcPr>
            </w:tcPrChange>
          </w:tcPr>
          <w:p w14:paraId="0B0D77D4" w14:textId="532C512A" w:rsidR="77A20037" w:rsidRDefault="77A20037"/>
        </w:tc>
        <w:tc>
          <w:tcPr>
            <w:tcW w:w="1095" w:type="dxa"/>
            <w:tcBorders>
              <w:top w:val="single" w:sz="4" w:space="0" w:color="auto"/>
              <w:right w:val="single" w:sz="4" w:space="0" w:color="auto"/>
            </w:tcBorders>
            <w:tcPrChange w:id="1207" w:author="Esben Kran Christensen" w:date="2020-04-28T10:48:00Z">
              <w:tcPr>
                <w:tcW w:w="903" w:type="dxa"/>
              </w:tcPr>
            </w:tcPrChange>
          </w:tcPr>
          <w:p w14:paraId="1DF7404D" w14:textId="7BC1EF1D" w:rsidR="77A20037" w:rsidRDefault="77A20037"/>
        </w:tc>
      </w:tr>
      <w:tr w:rsidR="77A20037" w14:paraId="203E5BD8" w14:textId="77777777" w:rsidTr="003C2F09">
        <w:trPr>
          <w:trPrChange w:id="1208" w:author="Esben Kran Christensen" w:date="2020-04-28T10:48:00Z">
            <w:trPr>
              <w:gridAfter w:val="0"/>
            </w:trPr>
          </w:trPrChange>
        </w:trPr>
        <w:tc>
          <w:tcPr>
            <w:tcW w:w="7214" w:type="dxa"/>
            <w:gridSpan w:val="9"/>
            <w:tcBorders>
              <w:left w:val="single" w:sz="4" w:space="0" w:color="auto"/>
              <w:bottom w:val="single" w:sz="4" w:space="0" w:color="auto"/>
              <w:right w:val="single" w:sz="4" w:space="0" w:color="auto"/>
            </w:tcBorders>
            <w:tcPrChange w:id="1209" w:author="Esben Kran Christensen" w:date="2020-04-28T10:48:00Z">
              <w:tcPr>
                <w:tcW w:w="903" w:type="dxa"/>
              </w:tcPr>
            </w:tcPrChange>
          </w:tcPr>
          <w:p w14:paraId="00449ACC" w14:textId="3F0CA47D" w:rsidR="77A20037" w:rsidRDefault="77A20037">
            <w:pPr>
              <w:rPr>
                <w:rFonts w:eastAsia="Times New Roman"/>
                <w:sz w:val="24"/>
                <w:szCs w:val="24"/>
              </w:rPr>
            </w:pPr>
            <w:r w:rsidRPr="77A20037">
              <w:rPr>
                <w:rFonts w:eastAsia="Times New Roman"/>
                <w:sz w:val="24"/>
                <w:szCs w:val="24"/>
              </w:rPr>
              <w:t xml:space="preserve">* p &lt; .05, ** p &lt; .01, *** p &lt; .001 </w:t>
            </w:r>
          </w:p>
        </w:tc>
      </w:tr>
    </w:tbl>
    <w:commentRangeEnd w:id="1047"/>
    <w:p w14:paraId="1B31E159" w14:textId="43B83F73" w:rsidR="000D7278" w:rsidRDefault="000D7278" w:rsidP="77A20037">
      <w:pPr>
        <w:pStyle w:val="NormalSectionStart"/>
        <w:rPr>
          <w:noProof/>
          <w:lang w:val="en-GB"/>
        </w:rPr>
      </w:pPr>
      <w:r>
        <w:rPr>
          <w:rStyle w:val="CommentReference"/>
        </w:rPr>
        <w:commentReference w:id="1047"/>
      </w:r>
    </w:p>
    <w:p w14:paraId="0EAC5C6E" w14:textId="44AB132D" w:rsidR="009A05F7" w:rsidRDefault="00561FC8" w:rsidP="00994B8A">
      <w:pPr>
        <w:pStyle w:val="Heading1"/>
      </w:pPr>
      <w:bookmarkStart w:id="1210" w:name="_Toc33298936"/>
      <w:bookmarkStart w:id="1211" w:name="_Toc34300594"/>
      <w:r>
        <w:t>Test results</w:t>
      </w:r>
      <w:bookmarkEnd w:id="1210"/>
      <w:bookmarkEnd w:id="1211"/>
    </w:p>
    <w:p w14:paraId="720B8122" w14:textId="3E65E2BF" w:rsidR="003F0DAE" w:rsidRPr="003F0DAE" w:rsidRDefault="003F0DAE" w:rsidP="003F0DAE">
      <w:pPr>
        <w:rPr>
          <w:lang w:val="en-GB"/>
        </w:rPr>
      </w:pPr>
      <w:r w:rsidRPr="77A20037">
        <w:rPr>
          <w:lang w:val="en-GB"/>
        </w:rPr>
        <w:t>The precision</w:t>
      </w:r>
      <w:ins w:id="1212" w:author="Esben Kran Christensen" w:date="2020-04-25T18:53:00Z">
        <w:r w:rsidRPr="77A20037">
          <w:rPr>
            <w:lang w:val="en-GB"/>
          </w:rPr>
          <w:t xml:space="preserve"> </w:t>
        </w:r>
      </w:ins>
      <w:r w:rsidRPr="77A20037">
        <w:rPr>
          <w:lang w:val="en-GB"/>
        </w:rPr>
        <w:t xml:space="preserve">of </w:t>
      </w:r>
      <w:ins w:id="1213" w:author="Esben Kran Christensen" w:date="2020-04-25T18:54:00Z">
        <w:r w:rsidRPr="77A20037">
          <w:rPr>
            <w:lang w:val="en-GB"/>
          </w:rPr>
          <w:t xml:space="preserve">our updated </w:t>
        </w:r>
      </w:ins>
      <w:r w:rsidRPr="77A20037">
        <w:rPr>
          <w:lang w:val="en-GB"/>
        </w:rPr>
        <w:t>Sentida</w:t>
      </w:r>
      <w:del w:id="1214" w:author="Søren Orm Hansen" w:date="2020-04-25T14:34:00Z">
        <w:r w:rsidRPr="77A20037" w:rsidDel="00BD69ED">
          <w:rPr>
            <w:lang w:val="en-GB"/>
          </w:rPr>
          <w:delText>V2</w:delText>
        </w:r>
      </w:del>
      <w:r w:rsidRPr="77A20037">
        <w:rPr>
          <w:lang w:val="en-GB"/>
        </w:rPr>
        <w:t xml:space="preserve"> was tested using three validation sets: </w:t>
      </w:r>
      <w:del w:id="1215" w:author="Esben Kran Christensen" w:date="2020-04-25T18:57:00Z">
        <w:r w:rsidRPr="77A20037" w:rsidDel="00BD69ED">
          <w:rPr>
            <w:lang w:val="en-GB"/>
          </w:rPr>
          <w:delText>a</w:delText>
        </w:r>
      </w:del>
      <w:ins w:id="1216" w:author="Esben Kran Christensen" w:date="2020-04-25T18:57:00Z">
        <w:r w:rsidRPr="77A20037">
          <w:rPr>
            <w:lang w:val="en-GB"/>
          </w:rPr>
          <w:t>A</w:t>
        </w:r>
      </w:ins>
      <w:r w:rsidRPr="77A20037">
        <w:rPr>
          <w:lang w:val="en-GB"/>
        </w:rPr>
        <w:t xml:space="preserve"> corpus of TrustPilot reviews previously used to validate </w:t>
      </w:r>
      <w:del w:id="1217" w:author="Esben Kran Christensen" w:date="2020-04-25T18:54:00Z">
        <w:r w:rsidRPr="77A20037" w:rsidDel="009A05F7">
          <w:rPr>
            <w:lang w:val="en-GB"/>
          </w:rPr>
          <w:delText xml:space="preserve">SENTIDA </w:delText>
        </w:r>
      </w:del>
      <w:ins w:id="1218" w:author="Esben Kran Christensen" w:date="2020-04-25T18:54:00Z">
        <w:r w:rsidRPr="77A20037">
          <w:rPr>
            <w:lang w:val="en-GB"/>
          </w:rPr>
          <w:t xml:space="preserve">Sentida </w:t>
        </w:r>
      </w:ins>
      <w:r>
        <w:fldChar w:fldCharType="begin"/>
      </w:r>
      <w:r w:rsidRPr="77A20037">
        <w:rPr>
          <w:lang w:val="en-GB"/>
        </w:rPr>
        <w:instrText xml:space="preserve"> ADDIN ZOTERO_ITEM CSL_CITATION {"citationID":"a1l4bgj7fdl","properties":{"formattedCitation":"(Lauridsen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fldChar w:fldCharType="separate"/>
      </w:r>
      <w:r w:rsidRPr="77A20037">
        <w:rPr>
          <w:lang w:val="en-GB"/>
        </w:rPr>
        <w:t>(Lauridsen et al., 2019)</w:t>
      </w:r>
      <w:r>
        <w:fldChar w:fldCharType="end"/>
      </w:r>
      <w:r w:rsidRPr="77A20037">
        <w:rPr>
          <w:lang w:val="en-GB"/>
        </w:rPr>
        <w:t xml:space="preserve"> </w:t>
      </w:r>
      <w:ins w:id="1219" w:author="Esben Kran Christensen" w:date="2020-04-25T18:58:00Z">
        <w:r w:rsidRPr="77A20037">
          <w:rPr>
            <w:lang w:val="en-GB"/>
          </w:rPr>
          <w:t xml:space="preserve">with only lowercase and no punctuation </w:t>
        </w:r>
      </w:ins>
      <w:r w:rsidRPr="77A20037">
        <w:rPr>
          <w:lang w:val="en-GB"/>
        </w:rPr>
        <w:t>(TP), a different set of TrustPilot reviews</w:t>
      </w:r>
      <w:ins w:id="1220" w:author="Esben Kran Christensen" w:date="2020-04-25T18:54:00Z">
        <w:r w:rsidRPr="77A20037">
          <w:rPr>
            <w:lang w:val="en-GB"/>
          </w:rPr>
          <w:t xml:space="preserve"> </w:t>
        </w:r>
      </w:ins>
      <w:ins w:id="1221" w:author="Esben Kran Christensen" w:date="2020-04-25T18:57:00Z">
        <w:r w:rsidRPr="77A20037">
          <w:rPr>
            <w:lang w:val="en-GB"/>
          </w:rPr>
          <w:t xml:space="preserve">with </w:t>
        </w:r>
      </w:ins>
      <w:del w:id="1222" w:author="Esben Kran Christensen" w:date="2020-04-25T18:57:00Z">
        <w:r w:rsidRPr="77A20037" w:rsidDel="00BD69ED">
          <w:rPr>
            <w:lang w:val="en-GB"/>
          </w:rPr>
          <w:delText xml:space="preserve"> </w:delText>
        </w:r>
      </w:del>
      <w:ins w:id="1223" w:author="Esben Kran Christensen" w:date="2020-04-25T18:58:00Z">
        <w:r w:rsidRPr="77A20037">
          <w:rPr>
            <w:lang w:val="en-GB"/>
          </w:rPr>
          <w:t>casing and punctuation</w:t>
        </w:r>
      </w:ins>
      <w:del w:id="1224" w:author="Esben Kran Christensen" w:date="2020-04-25T18:54:00Z">
        <w:r w:rsidRPr="77A20037" w:rsidDel="00BD69ED">
          <w:rPr>
            <w:lang w:val="en-GB"/>
          </w:rPr>
          <w:delText xml:space="preserve">collected by us </w:delText>
        </w:r>
      </w:del>
      <w:r w:rsidRPr="77A20037">
        <w:rPr>
          <w:lang w:val="en-GB"/>
        </w:rPr>
        <w:t xml:space="preserve">(TP2), and the </w:t>
      </w:r>
      <w:ins w:id="1225" w:author="Esben Kran Christensen" w:date="2020-04-25T18:58:00Z">
        <w:r w:rsidRPr="77A20037">
          <w:rPr>
            <w:lang w:val="en-GB"/>
          </w:rPr>
          <w:t xml:space="preserve">valence dimension of the </w:t>
        </w:r>
      </w:ins>
      <w:r w:rsidRPr="77A20037">
        <w:rPr>
          <w:lang w:val="en-GB"/>
        </w:rPr>
        <w:t xml:space="preserve">Emma corpus </w:t>
      </w:r>
      <w:ins w:id="1226" w:author="Esben Kran Christensen" w:date="2020-04-25T18:59:00Z">
        <w:r w:rsidRPr="77A20037">
          <w:rPr>
            <w:lang w:val="en-GB"/>
          </w:rPr>
          <w:t>introduced above</w:t>
        </w:r>
      </w:ins>
      <w:del w:id="1227" w:author="Esben Kran Christensen" w:date="2020-04-25T18:59:00Z">
        <w:r w:rsidRPr="77A20037" w:rsidDel="00BD69ED">
          <w:rPr>
            <w:lang w:val="en-GB"/>
          </w:rPr>
          <w:delText>just presented</w:delText>
        </w:r>
      </w:del>
      <w:r w:rsidRPr="77A20037">
        <w:rPr>
          <w:lang w:val="en-GB"/>
        </w:rPr>
        <w:t xml:space="preserve">. TP and TP2 consists of respectively 7019 and 7015 reviews from the website Trust Pilot along with the number of stars the person writing the review gave the company. TP and TP2 only contain reviews that got 1, 2, 4, and 5 stars. The reviews in TP are lowercase without punctuation, and the reviews in TP2 have their original casing and punctuation. </w:t>
      </w:r>
      <w:ins w:id="1228" w:author="Esben Kran Christensen" w:date="2020-04-25T18:59:00Z">
        <w:r w:rsidRPr="77A20037">
          <w:rPr>
            <w:lang w:val="en-GB"/>
          </w:rPr>
          <w:t xml:space="preserve">TP is included to compare with the Sentida paper and </w:t>
        </w:r>
      </w:ins>
      <w:r w:rsidRPr="77A20037">
        <w:rPr>
          <w:lang w:val="en-GB"/>
        </w:rPr>
        <w:t xml:space="preserve">TP2 is </w:t>
      </w:r>
      <w:del w:id="1229" w:author="Esben Kran Christensen" w:date="2020-04-25T19:00:00Z">
        <w:r w:rsidRPr="77A20037" w:rsidDel="009A05F7">
          <w:rPr>
            <w:lang w:val="en-GB"/>
          </w:rPr>
          <w:delText xml:space="preserve">used </w:delText>
        </w:r>
      </w:del>
      <w:ins w:id="1230" w:author="Esben Kran Christensen" w:date="2020-04-25T19:00:00Z">
        <w:r w:rsidRPr="77A20037">
          <w:rPr>
            <w:lang w:val="en-GB"/>
          </w:rPr>
          <w:t xml:space="preserve">included </w:t>
        </w:r>
      </w:ins>
      <w:r w:rsidRPr="77A20037">
        <w:rPr>
          <w:lang w:val="en-GB"/>
        </w:rPr>
        <w:t>to ensure that all the improvements made in Sentida</w:t>
      </w:r>
      <w:del w:id="1231" w:author="Søren Orm Hansen" w:date="2020-04-25T14:35:00Z">
        <w:r w:rsidRPr="77A20037" w:rsidDel="009A05F7">
          <w:rPr>
            <w:lang w:val="en-GB"/>
          </w:rPr>
          <w:delText>V2</w:delText>
        </w:r>
      </w:del>
      <w:r w:rsidRPr="77A20037">
        <w:rPr>
          <w:lang w:val="en-GB"/>
        </w:rPr>
        <w:t>, including the scoring of exclamation points and the use of upper case, are utilized.</w:t>
      </w:r>
    </w:p>
    <w:p w14:paraId="4B24AED2" w14:textId="3DA02B54" w:rsidR="008647E5" w:rsidRPr="008647E5" w:rsidRDefault="009A05F7" w:rsidP="00D619CF">
      <w:pPr>
        <w:pStyle w:val="Heading2"/>
      </w:pPr>
      <w:commentRangeStart w:id="1232"/>
      <w:commentRangeEnd w:id="1232"/>
      <w:r>
        <w:rPr>
          <w:rStyle w:val="CommentReference"/>
        </w:rPr>
        <w:commentReference w:id="1232"/>
      </w:r>
      <w:bookmarkStart w:id="1233" w:name="_Toc33298937"/>
      <w:bookmarkStart w:id="1234" w:name="_Toc34300595"/>
      <w:r>
        <w:t>Validation process</w:t>
      </w:r>
      <w:bookmarkEnd w:id="1233"/>
      <w:bookmarkEnd w:id="1234"/>
    </w:p>
    <w:p w14:paraId="70F20259" w14:textId="3D2EE3BB" w:rsidR="00B47A07" w:rsidRPr="00BB7C0A" w:rsidRDefault="009A05F7" w:rsidP="77A20037">
      <w:pPr>
        <w:rPr>
          <w:ins w:id="1235" w:author="Søren Orm Hansen" w:date="2020-04-25T17:13:00Z"/>
          <w:lang w:val="en-GB"/>
        </w:rPr>
      </w:pPr>
      <w:r w:rsidRPr="77A20037">
        <w:rPr>
          <w:lang w:val="en-GB"/>
        </w:rPr>
        <w:t>To assess how good</w:t>
      </w:r>
      <w:ins w:id="1236" w:author="Esben Kran Christensen" w:date="2020-04-25T19:15:00Z">
        <w:r w:rsidR="4AA80835" w:rsidRPr="77A20037">
          <w:rPr>
            <w:lang w:val="en-GB"/>
          </w:rPr>
          <w:t xml:space="preserve"> the updated</w:t>
        </w:r>
      </w:ins>
      <w:r w:rsidRPr="77A20037">
        <w:rPr>
          <w:lang w:val="en-GB"/>
        </w:rPr>
        <w:t xml:space="preserve"> Sentida</w:t>
      </w:r>
      <w:del w:id="1237" w:author="Søren Orm Hansen" w:date="2020-04-25T17:14:00Z">
        <w:r w:rsidRPr="77A20037" w:rsidDel="009A05F7">
          <w:rPr>
            <w:lang w:val="en-GB"/>
          </w:rPr>
          <w:delText>V2</w:delText>
        </w:r>
      </w:del>
      <w:r w:rsidRPr="77A20037">
        <w:rPr>
          <w:lang w:val="en-GB"/>
        </w:rPr>
        <w:t xml:space="preserve"> is at classifying sentiment in sentences compared to other Danish SA-programs, </w:t>
      </w:r>
      <w:ins w:id="1238" w:author="Søren Orm Hansen" w:date="2020-04-25T17:14:00Z">
        <w:r w:rsidR="0E977837" w:rsidRPr="77A20037">
          <w:rPr>
            <w:lang w:val="en-GB"/>
          </w:rPr>
          <w:t>we first lab</w:t>
        </w:r>
      </w:ins>
      <w:ins w:id="1239" w:author="Esben Kran Christensen" w:date="2020-04-25T19:15:00Z">
        <w:r w:rsidR="32EF9234" w:rsidRPr="77A20037">
          <w:rPr>
            <w:lang w:val="en-GB"/>
          </w:rPr>
          <w:t>e</w:t>
        </w:r>
      </w:ins>
      <w:ins w:id="1240" w:author="Esben Kran Christensen" w:date="2020-04-25T19:16:00Z">
        <w:r w:rsidR="1540FC95" w:rsidRPr="77A20037">
          <w:rPr>
            <w:lang w:val="en-GB"/>
          </w:rPr>
          <w:t>l</w:t>
        </w:r>
      </w:ins>
      <w:ins w:id="1241" w:author="Søren Orm Hansen" w:date="2020-04-25T17:14:00Z">
        <w:r w:rsidR="0E977837" w:rsidRPr="77A20037">
          <w:rPr>
            <w:lang w:val="en-GB"/>
          </w:rPr>
          <w:t xml:space="preserve">led the sentences in </w:t>
        </w:r>
      </w:ins>
      <w:ins w:id="1242" w:author="Søren Orm Hansen" w:date="2020-04-25T17:15:00Z">
        <w:r w:rsidR="0E977837" w:rsidRPr="77A20037">
          <w:rPr>
            <w:lang w:val="en-GB"/>
          </w:rPr>
          <w:t>TP, TP2, and Emma. For TP and TP2</w:t>
        </w:r>
        <w:r w:rsidR="02CF3A3F" w:rsidRPr="77A20037">
          <w:rPr>
            <w:lang w:val="en-GB"/>
          </w:rPr>
          <w:t>, the sentences got the lab</w:t>
        </w:r>
      </w:ins>
      <w:ins w:id="1243" w:author="Esben Kran Christensen" w:date="2020-04-25T19:15:00Z">
        <w:r w:rsidR="01DE90E5" w:rsidRPr="77A20037">
          <w:rPr>
            <w:lang w:val="en-GB"/>
          </w:rPr>
          <w:t>el</w:t>
        </w:r>
      </w:ins>
      <w:ins w:id="1244" w:author="Søren Orm Hansen" w:date="2020-04-25T17:15:00Z">
        <w:del w:id="1245" w:author="Esben Kran Christensen" w:date="2020-04-25T19:15:00Z">
          <w:r w:rsidRPr="77A20037" w:rsidDel="02CF3A3F">
            <w:rPr>
              <w:lang w:val="en-GB"/>
            </w:rPr>
            <w:delText>le</w:delText>
          </w:r>
        </w:del>
        <w:r w:rsidR="02CF3A3F" w:rsidRPr="77A20037">
          <w:rPr>
            <w:lang w:val="en-GB"/>
          </w:rPr>
          <w:t xml:space="preserve"> positive, if the </w:t>
        </w:r>
      </w:ins>
      <w:ins w:id="1246" w:author="Søren Orm Hansen" w:date="2020-04-25T17:16:00Z">
        <w:r w:rsidR="02CF3A3F" w:rsidRPr="77A20037">
          <w:rPr>
            <w:lang w:val="en-GB"/>
          </w:rPr>
          <w:t xml:space="preserve">review had received 4 or 5 stars, and negative, if the review </w:t>
        </w:r>
        <w:r w:rsidR="74F5E8EF" w:rsidRPr="77A20037">
          <w:rPr>
            <w:lang w:val="en-GB"/>
          </w:rPr>
          <w:t xml:space="preserve">had received 1 or 2 stars. </w:t>
        </w:r>
      </w:ins>
      <w:ins w:id="1247" w:author="Esben Kran Christensen" w:date="2020-04-25T20:12:00Z">
        <w:r w:rsidR="2A84A551" w:rsidRPr="77A20037">
          <w:rPr>
            <w:lang w:val="en-GB"/>
          </w:rPr>
          <w:t xml:space="preserve">The middle fifth of Emma’s 11 rating levels (-1.1 to 1.1) for valence were removed in the same way and </w:t>
        </w:r>
      </w:ins>
      <w:ins w:id="1248" w:author="Søren Orm Hansen" w:date="2020-04-25T17:16:00Z">
        <w:del w:id="1249" w:author="Esben Kran Christensen" w:date="2020-04-25T20:12:00Z">
          <w:r w:rsidRPr="77A20037" w:rsidDel="74F5E8EF">
            <w:rPr>
              <w:lang w:val="en-GB"/>
            </w:rPr>
            <w:delText xml:space="preserve">For </w:delText>
          </w:r>
        </w:del>
      </w:ins>
      <w:ins w:id="1250" w:author="Søren Orm Hansen" w:date="2020-04-25T17:17:00Z">
        <w:del w:id="1251" w:author="Esben Kran Christensen" w:date="2020-04-25T20:12:00Z">
          <w:r w:rsidRPr="77A20037" w:rsidDel="74F5E8EF">
            <w:rPr>
              <w:lang w:val="en-GB"/>
            </w:rPr>
            <w:delText xml:space="preserve">Emma, </w:delText>
          </w:r>
        </w:del>
        <w:r w:rsidR="74F5E8EF" w:rsidRPr="77A20037">
          <w:rPr>
            <w:lang w:val="en-GB"/>
          </w:rPr>
          <w:t xml:space="preserve">the </w:t>
        </w:r>
        <w:r w:rsidR="408918A9" w:rsidRPr="77A20037">
          <w:rPr>
            <w:lang w:val="en-GB"/>
          </w:rPr>
          <w:t xml:space="preserve">sentences were </w:t>
        </w:r>
      </w:ins>
      <w:ins w:id="1252" w:author="Søren Orm Hansen" w:date="2020-04-25T17:18:00Z">
        <w:r w:rsidR="408918A9" w:rsidRPr="77A20037">
          <w:rPr>
            <w:lang w:val="en-GB"/>
          </w:rPr>
          <w:t>labelled</w:t>
        </w:r>
      </w:ins>
      <w:ins w:id="1253" w:author="Søren Orm Hansen" w:date="2020-04-25T17:17:00Z">
        <w:r w:rsidR="408918A9" w:rsidRPr="77A20037">
          <w:rPr>
            <w:lang w:val="en-GB"/>
          </w:rPr>
          <w:t xml:space="preserve"> </w:t>
        </w:r>
      </w:ins>
      <w:ins w:id="1254" w:author="Søren Orm Hansen" w:date="2020-04-25T17:18:00Z">
        <w:r w:rsidR="408918A9" w:rsidRPr="77A20037">
          <w:rPr>
            <w:lang w:val="en-GB"/>
          </w:rPr>
          <w:t>positive</w:t>
        </w:r>
        <w:del w:id="1255" w:author="Esben Kran Christensen" w:date="2020-04-25T19:16:00Z">
          <w:r w:rsidRPr="77A20037" w:rsidDel="408918A9">
            <w:rPr>
              <w:lang w:val="en-GB"/>
            </w:rPr>
            <w:delText>,</w:delText>
          </w:r>
        </w:del>
        <w:r w:rsidR="408918A9" w:rsidRPr="77A20037">
          <w:rPr>
            <w:lang w:val="en-GB"/>
          </w:rPr>
          <w:t xml:space="preserve"> if the sentiment rating</w:t>
        </w:r>
      </w:ins>
      <w:ins w:id="1256" w:author="Søren Orm Hansen" w:date="2020-04-25T17:19:00Z">
        <w:r w:rsidR="4ECBD395" w:rsidRPr="77A20037">
          <w:rPr>
            <w:lang w:val="en-GB"/>
          </w:rPr>
          <w:t>s</w:t>
        </w:r>
      </w:ins>
      <w:ins w:id="1257" w:author="Søren Orm Hansen" w:date="2020-04-25T17:18:00Z">
        <w:r w:rsidR="408918A9" w:rsidRPr="77A20037">
          <w:rPr>
            <w:lang w:val="en-GB"/>
          </w:rPr>
          <w:t xml:space="preserve"> were above </w:t>
        </w:r>
        <w:del w:id="1258" w:author="Esben Kran Christensen" w:date="2020-04-25T20:13:00Z">
          <w:r w:rsidRPr="77A20037" w:rsidDel="408918A9">
            <w:rPr>
              <w:lang w:val="en-GB"/>
            </w:rPr>
            <w:delText>0</w:delText>
          </w:r>
        </w:del>
      </w:ins>
      <w:ins w:id="1259" w:author="Esben Kran Christensen" w:date="2020-04-25T20:13:00Z">
        <w:r w:rsidR="60B2F8E7" w:rsidRPr="77A20037">
          <w:rPr>
            <w:lang w:val="en-GB"/>
          </w:rPr>
          <w:t>1.1</w:t>
        </w:r>
      </w:ins>
      <w:ins w:id="1260" w:author="Søren Orm Hansen" w:date="2020-04-25T17:18:00Z">
        <w:r w:rsidR="662632CA" w:rsidRPr="77A20037">
          <w:rPr>
            <w:lang w:val="en-GB"/>
          </w:rPr>
          <w:t>, and negative</w:t>
        </w:r>
        <w:del w:id="1261" w:author="Esben Kran Christensen" w:date="2020-04-25T20:13:00Z">
          <w:r w:rsidRPr="77A20037" w:rsidDel="662632CA">
            <w:rPr>
              <w:lang w:val="en-GB"/>
            </w:rPr>
            <w:delText>,</w:delText>
          </w:r>
        </w:del>
        <w:r w:rsidR="662632CA" w:rsidRPr="77A20037">
          <w:rPr>
            <w:lang w:val="en-GB"/>
          </w:rPr>
          <w:t xml:space="preserve"> if the ratings</w:t>
        </w:r>
      </w:ins>
      <w:ins w:id="1262" w:author="Søren Orm Hansen" w:date="2020-04-25T17:19:00Z">
        <w:r w:rsidR="31F69CED" w:rsidRPr="77A20037">
          <w:rPr>
            <w:lang w:val="en-GB"/>
          </w:rPr>
          <w:t xml:space="preserve"> were below </w:t>
        </w:r>
        <w:del w:id="1263" w:author="Esben Kran Christensen" w:date="2020-04-25T20:13:00Z">
          <w:r w:rsidRPr="77A20037" w:rsidDel="31F69CED">
            <w:rPr>
              <w:lang w:val="en-GB"/>
            </w:rPr>
            <w:delText>0</w:delText>
          </w:r>
        </w:del>
      </w:ins>
      <w:ins w:id="1264" w:author="Esben Kran Christensen" w:date="2020-04-25T20:13:00Z">
        <w:r w:rsidR="6C8D7BB1" w:rsidRPr="77A20037">
          <w:rPr>
            <w:lang w:val="en-GB"/>
          </w:rPr>
          <w:t>-1.1</w:t>
        </w:r>
      </w:ins>
      <w:ins w:id="1265" w:author="Søren Orm Hansen" w:date="2020-04-25T17:19:00Z">
        <w:r w:rsidR="31F69CED" w:rsidRPr="77A20037">
          <w:rPr>
            <w:lang w:val="en-GB"/>
          </w:rPr>
          <w:t xml:space="preserve">. </w:t>
        </w:r>
        <w:r w:rsidR="795E1DA7" w:rsidRPr="77A20037">
          <w:rPr>
            <w:lang w:val="en-GB"/>
          </w:rPr>
          <w:t>W</w:t>
        </w:r>
      </w:ins>
      <w:del w:id="1266" w:author="Søren Orm Hansen" w:date="2020-04-25T17:19:00Z">
        <w:r w:rsidRPr="77A20037" w:rsidDel="009A05F7">
          <w:rPr>
            <w:lang w:val="en-GB"/>
          </w:rPr>
          <w:delText>w</w:delText>
        </w:r>
      </w:del>
      <w:r w:rsidRPr="77A20037">
        <w:rPr>
          <w:lang w:val="en-GB"/>
        </w:rPr>
        <w:t>e</w:t>
      </w:r>
      <w:ins w:id="1267" w:author="Søren Orm Hansen" w:date="2020-04-25T17:19:00Z">
        <w:r w:rsidR="5F4A077D" w:rsidRPr="77A20037">
          <w:rPr>
            <w:lang w:val="en-GB"/>
          </w:rPr>
          <w:t xml:space="preserve"> then</w:t>
        </w:r>
      </w:ins>
      <w:r w:rsidRPr="77A20037">
        <w:rPr>
          <w:lang w:val="en-GB"/>
        </w:rPr>
        <w:t xml:space="preserve"> processed the reviews in TP, TP2, and Emma with Sentida</w:t>
      </w:r>
      <w:del w:id="1268" w:author="Søren Orm Hansen" w:date="2020-04-25T14:46:00Z">
        <w:r w:rsidRPr="77A20037" w:rsidDel="009A05F7">
          <w:rPr>
            <w:lang w:val="en-GB"/>
          </w:rPr>
          <w:delText>V2</w:delText>
        </w:r>
      </w:del>
      <w:ins w:id="1269" w:author="Søren Orm Hansen" w:date="2020-04-25T14:46:00Z">
        <w:r w:rsidR="1703F15F" w:rsidRPr="77A20037">
          <w:rPr>
            <w:lang w:val="en-GB"/>
          </w:rPr>
          <w:t>, with and without the updates</w:t>
        </w:r>
      </w:ins>
      <w:del w:id="1270" w:author="Søren Orm Hansen" w:date="2020-04-25T14:46:00Z">
        <w:r w:rsidRPr="77A20037" w:rsidDel="009A05F7">
          <w:rPr>
            <w:lang w:val="en-GB"/>
          </w:rPr>
          <w:delText>, Sentida</w:delText>
        </w:r>
      </w:del>
      <w:r w:rsidRPr="77A20037">
        <w:rPr>
          <w:lang w:val="en-GB"/>
        </w:rPr>
        <w:t xml:space="preserve">, and AFINN to convert the </w:t>
      </w:r>
      <w:ins w:id="1271" w:author="Søren Orm Hansen" w:date="2020-04-25T14:55:00Z">
        <w:r w:rsidR="3DE58DAD" w:rsidRPr="77A20037">
          <w:rPr>
            <w:lang w:val="en-GB"/>
          </w:rPr>
          <w:t>review</w:t>
        </w:r>
      </w:ins>
      <w:ins w:id="1272" w:author="Søren Orm Hansen" w:date="2020-04-25T14:56:00Z">
        <w:r w:rsidR="3DE58DAD" w:rsidRPr="77A20037">
          <w:rPr>
            <w:lang w:val="en-GB"/>
          </w:rPr>
          <w:t xml:space="preserve">s and </w:t>
        </w:r>
      </w:ins>
      <w:r w:rsidRPr="77A20037">
        <w:rPr>
          <w:lang w:val="en-GB"/>
        </w:rPr>
        <w:t>sentences from text to a sentiment score.</w:t>
      </w:r>
      <w:ins w:id="1273" w:author="Søren Orm Hansen" w:date="2020-04-25T14:52:00Z">
        <w:r w:rsidR="5E3BB5C5" w:rsidRPr="77A20037">
          <w:rPr>
            <w:lang w:val="en-GB"/>
          </w:rPr>
          <w:t xml:space="preserve"> </w:t>
        </w:r>
      </w:ins>
    </w:p>
    <w:p w14:paraId="737CDCAE" w14:textId="6E0EAECA" w:rsidR="00B47A07" w:rsidRPr="00BB7C0A" w:rsidRDefault="4E1AC4F8" w:rsidP="77A20037">
      <w:pPr>
        <w:rPr>
          <w:ins w:id="1274" w:author="Esben Kran Christensen" w:date="2020-04-25T19:30:00Z"/>
          <w:lang w:val="en-GB"/>
        </w:rPr>
      </w:pPr>
      <w:ins w:id="1275" w:author="Søren Orm Hansen" w:date="2020-04-25T14:54:00Z">
        <w:r w:rsidRPr="77A20037">
          <w:rPr>
            <w:lang w:val="en-GB"/>
          </w:rPr>
          <w:t>T</w:t>
        </w:r>
      </w:ins>
      <w:ins w:id="1276" w:author="Søren Orm Hansen" w:date="2020-04-25T14:53:00Z">
        <w:r w:rsidR="5FED9BB1" w:rsidRPr="77A20037">
          <w:rPr>
            <w:lang w:val="en-GB"/>
          </w:rPr>
          <w:t>he</w:t>
        </w:r>
        <w:r w:rsidR="4E447009" w:rsidRPr="77A20037">
          <w:rPr>
            <w:lang w:val="en-GB"/>
          </w:rPr>
          <w:t xml:space="preserve"> </w:t>
        </w:r>
      </w:ins>
      <w:ins w:id="1277" w:author="Søren Orm Hansen" w:date="2020-04-25T14:52:00Z">
        <w:r w:rsidR="5E3BB5C5" w:rsidRPr="77A20037">
          <w:rPr>
            <w:lang w:val="en-GB"/>
          </w:rPr>
          <w:t>sentiment scores</w:t>
        </w:r>
      </w:ins>
      <w:ins w:id="1278" w:author="Søren Orm Hansen" w:date="2020-04-25T14:53:00Z">
        <w:r w:rsidR="104342C5" w:rsidRPr="77A20037">
          <w:rPr>
            <w:lang w:val="en-GB"/>
          </w:rPr>
          <w:t xml:space="preserve"> from TP</w:t>
        </w:r>
      </w:ins>
      <w:ins w:id="1279" w:author="Søren Orm Hansen" w:date="2020-04-25T15:36:00Z">
        <w:r w:rsidR="745AD957" w:rsidRPr="77A20037">
          <w:rPr>
            <w:lang w:val="en-GB"/>
          </w:rPr>
          <w:t xml:space="preserve">, </w:t>
        </w:r>
      </w:ins>
      <w:ins w:id="1280" w:author="Søren Orm Hansen" w:date="2020-04-25T14:53:00Z">
        <w:r w:rsidR="104342C5" w:rsidRPr="77A20037">
          <w:rPr>
            <w:lang w:val="en-GB"/>
          </w:rPr>
          <w:t>TP2</w:t>
        </w:r>
      </w:ins>
      <w:ins w:id="1281" w:author="Søren Orm Hansen" w:date="2020-04-25T15:36:00Z">
        <w:r w:rsidR="13D8AB57" w:rsidRPr="77A20037">
          <w:rPr>
            <w:lang w:val="en-GB"/>
          </w:rPr>
          <w:t>, and Emma</w:t>
        </w:r>
      </w:ins>
      <w:ins w:id="1282" w:author="Søren Orm Hansen" w:date="2020-04-25T15:14:00Z">
        <w:r w:rsidR="0998034E" w:rsidRPr="77A20037">
          <w:rPr>
            <w:lang w:val="en-GB"/>
          </w:rPr>
          <w:t xml:space="preserve"> for each SA program</w:t>
        </w:r>
      </w:ins>
      <w:ins w:id="1283" w:author="Søren Orm Hansen" w:date="2020-04-25T14:54:00Z">
        <w:r w:rsidR="31BD1C18" w:rsidRPr="77A20037">
          <w:rPr>
            <w:lang w:val="en-GB"/>
          </w:rPr>
          <w:t xml:space="preserve"> </w:t>
        </w:r>
      </w:ins>
      <w:ins w:id="1284" w:author="Søren Orm Hansen" w:date="2020-04-25T14:52:00Z">
        <w:r w:rsidR="5E3BB5C5" w:rsidRPr="77A20037">
          <w:rPr>
            <w:lang w:val="en-GB"/>
          </w:rPr>
          <w:t>w</w:t>
        </w:r>
      </w:ins>
      <w:ins w:id="1285" w:author="Søren Orm Hansen" w:date="2020-04-25T15:14:00Z">
        <w:r w:rsidR="6E4A7338" w:rsidRPr="77A20037">
          <w:rPr>
            <w:lang w:val="en-GB"/>
          </w:rPr>
          <w:t>ere</w:t>
        </w:r>
      </w:ins>
      <w:ins w:id="1286" w:author="Søren Orm Hansen" w:date="2020-04-25T15:38:00Z">
        <w:r w:rsidR="27DC887D" w:rsidRPr="77A20037">
          <w:rPr>
            <w:lang w:val="en-GB"/>
          </w:rPr>
          <w:t xml:space="preserve"> each</w:t>
        </w:r>
      </w:ins>
      <w:ins w:id="1287" w:author="Søren Orm Hansen" w:date="2020-04-25T15:35:00Z">
        <w:r w:rsidR="3ECE2718" w:rsidRPr="77A20037">
          <w:rPr>
            <w:lang w:val="en-GB"/>
          </w:rPr>
          <w:t xml:space="preserve"> first split up </w:t>
        </w:r>
      </w:ins>
      <w:ins w:id="1288" w:author="Søren Orm Hansen" w:date="2020-04-25T15:36:00Z">
        <w:r w:rsidR="3ECE2718" w:rsidRPr="77A20037">
          <w:rPr>
            <w:lang w:val="en-GB"/>
          </w:rPr>
          <w:t>into two parts</w:t>
        </w:r>
      </w:ins>
      <w:ins w:id="1289" w:author="Søren Orm Hansen" w:date="2020-04-25T15:43:00Z">
        <w:r w:rsidR="3925A58E" w:rsidRPr="77A20037">
          <w:rPr>
            <w:lang w:val="en-GB"/>
          </w:rPr>
          <w:t>. The first</w:t>
        </w:r>
      </w:ins>
      <w:ins w:id="1290" w:author="Søren Orm Hansen" w:date="2020-04-25T15:39:00Z">
        <w:r w:rsidR="7D4FD059" w:rsidRPr="77A20037">
          <w:rPr>
            <w:lang w:val="en-GB"/>
          </w:rPr>
          <w:t xml:space="preserve"> part</w:t>
        </w:r>
      </w:ins>
      <w:ins w:id="1291" w:author="Søren Orm Hansen" w:date="2020-04-25T15:43:00Z">
        <w:r w:rsidR="1E672712" w:rsidRPr="77A20037">
          <w:rPr>
            <w:lang w:val="en-GB"/>
          </w:rPr>
          <w:t>,</w:t>
        </w:r>
      </w:ins>
      <w:ins w:id="1292" w:author="Søren Orm Hansen" w:date="2020-04-25T15:38:00Z">
        <w:r w:rsidR="7D4FD059" w:rsidRPr="77A20037">
          <w:rPr>
            <w:lang w:val="en-GB"/>
          </w:rPr>
          <w:t xml:space="preserve"> containing 75% of the sentimen</w:t>
        </w:r>
      </w:ins>
      <w:ins w:id="1293" w:author="Søren Orm Hansen" w:date="2020-04-25T15:39:00Z">
        <w:r w:rsidR="7D4FD059" w:rsidRPr="77A20037">
          <w:rPr>
            <w:lang w:val="en-GB"/>
          </w:rPr>
          <w:t>t scores</w:t>
        </w:r>
      </w:ins>
      <w:ins w:id="1294" w:author="Søren Orm Hansen" w:date="2020-04-25T15:43:00Z">
        <w:r w:rsidR="4CCC2048" w:rsidRPr="77A20037">
          <w:rPr>
            <w:lang w:val="en-GB"/>
          </w:rPr>
          <w:t xml:space="preserve">, </w:t>
        </w:r>
      </w:ins>
      <w:ins w:id="1295" w:author="Søren Orm Hansen" w:date="2020-04-25T15:39:00Z">
        <w:r w:rsidR="69684D09" w:rsidRPr="77A20037">
          <w:rPr>
            <w:lang w:val="en-GB"/>
          </w:rPr>
          <w:t xml:space="preserve">was used to make a model </w:t>
        </w:r>
      </w:ins>
      <w:ins w:id="1296" w:author="Søren Orm Hansen" w:date="2020-04-25T15:40:00Z">
        <w:r w:rsidR="69684D09" w:rsidRPr="77A20037">
          <w:rPr>
            <w:lang w:val="en-GB"/>
          </w:rPr>
          <w:t>(</w:t>
        </w:r>
      </w:ins>
      <w:ins w:id="1297" w:author="Søren Orm Hansen" w:date="2020-04-25T15:39:00Z">
        <w:r w:rsidR="69684D09" w:rsidRPr="77A20037">
          <w:rPr>
            <w:lang w:val="en-GB"/>
          </w:rPr>
          <w:t>called a logistic regression</w:t>
        </w:r>
      </w:ins>
      <w:ins w:id="1298" w:author="Søren Orm Hansen" w:date="2020-04-25T15:40:00Z">
        <w:r w:rsidR="69684D09" w:rsidRPr="77A20037">
          <w:rPr>
            <w:lang w:val="en-GB"/>
          </w:rPr>
          <w:t>)</w:t>
        </w:r>
      </w:ins>
      <w:ins w:id="1299" w:author="Søren Orm Hansen" w:date="2020-04-25T15:42:00Z">
        <w:del w:id="1300" w:author="Esben Kran Christensen" w:date="2020-04-25T19:17:00Z">
          <w:r w:rsidR="009A05F7" w:rsidRPr="77A20037" w:rsidDel="10DE0C79">
            <w:rPr>
              <w:lang w:val="en-GB"/>
            </w:rPr>
            <w:delText>,</w:delText>
          </w:r>
        </w:del>
        <w:r w:rsidR="10DE0C79" w:rsidRPr="77A20037">
          <w:rPr>
            <w:lang w:val="en-GB"/>
          </w:rPr>
          <w:t xml:space="preserve"> that</w:t>
        </w:r>
      </w:ins>
      <w:ins w:id="1301" w:author="Søren Orm Hansen" w:date="2020-04-25T15:48:00Z">
        <w:r w:rsidR="3D953C49" w:rsidRPr="77A20037">
          <w:rPr>
            <w:lang w:val="en-GB"/>
          </w:rPr>
          <w:t xml:space="preserve"> g</w:t>
        </w:r>
      </w:ins>
      <w:ins w:id="1302" w:author="Søren Orm Hansen" w:date="2020-04-25T15:49:00Z">
        <w:r w:rsidR="3D953C49" w:rsidRPr="77A20037">
          <w:rPr>
            <w:lang w:val="en-GB"/>
          </w:rPr>
          <w:t>uessed whether the sentence should be cla</w:t>
        </w:r>
        <w:r w:rsidR="25D33014" w:rsidRPr="77A20037">
          <w:rPr>
            <w:lang w:val="en-GB"/>
          </w:rPr>
          <w:t>s</w:t>
        </w:r>
        <w:r w:rsidR="3D953C49" w:rsidRPr="77A20037">
          <w:rPr>
            <w:lang w:val="en-GB"/>
          </w:rPr>
          <w:t xml:space="preserve">sified as </w:t>
        </w:r>
        <w:r w:rsidR="41836672" w:rsidRPr="77A20037">
          <w:rPr>
            <w:lang w:val="en-GB"/>
          </w:rPr>
          <w:t>nega</w:t>
        </w:r>
      </w:ins>
      <w:ins w:id="1303" w:author="Søren Orm Hansen" w:date="2020-04-25T15:50:00Z">
        <w:r w:rsidR="41836672" w:rsidRPr="77A20037">
          <w:rPr>
            <w:lang w:val="en-GB"/>
          </w:rPr>
          <w:t>tive or po</w:t>
        </w:r>
        <w:r w:rsidR="07CD3263" w:rsidRPr="77A20037">
          <w:rPr>
            <w:lang w:val="en-GB"/>
          </w:rPr>
          <w:t>sitive</w:t>
        </w:r>
      </w:ins>
      <w:ins w:id="1304" w:author="Søren Orm Hansen" w:date="2020-04-25T15:51:00Z">
        <w:r w:rsidR="07CD3263" w:rsidRPr="77A20037">
          <w:rPr>
            <w:lang w:val="en-GB"/>
          </w:rPr>
          <w:t>. T</w:t>
        </w:r>
      </w:ins>
      <w:ins w:id="1305" w:author="Søren Orm Hansen" w:date="2020-04-25T15:53:00Z">
        <w:r w:rsidR="75A16248" w:rsidRPr="77A20037">
          <w:rPr>
            <w:lang w:val="en-GB"/>
          </w:rPr>
          <w:t>h</w:t>
        </w:r>
      </w:ins>
      <w:ins w:id="1306" w:author="Søren Orm Hansen" w:date="2020-04-25T15:54:00Z">
        <w:r w:rsidR="2921D941" w:rsidRPr="77A20037">
          <w:rPr>
            <w:lang w:val="en-GB"/>
          </w:rPr>
          <w:t>is</w:t>
        </w:r>
        <w:r w:rsidR="75A16248" w:rsidRPr="77A20037">
          <w:rPr>
            <w:lang w:val="en-GB"/>
          </w:rPr>
          <w:t xml:space="preserve"> model can be thought of as a way t</w:t>
        </w:r>
        <w:r w:rsidR="4BF68B5D" w:rsidRPr="77A20037">
          <w:rPr>
            <w:lang w:val="en-GB"/>
          </w:rPr>
          <w:t>o define a limit</w:t>
        </w:r>
      </w:ins>
      <w:ins w:id="1307" w:author="Søren Orm Hansen" w:date="2020-04-25T15:56:00Z">
        <w:r w:rsidR="4BF68B5D" w:rsidRPr="77A20037">
          <w:rPr>
            <w:lang w:val="en-GB"/>
          </w:rPr>
          <w:t>. If the senti</w:t>
        </w:r>
        <w:r w:rsidR="1D348DCD" w:rsidRPr="77A20037">
          <w:rPr>
            <w:lang w:val="en-GB"/>
          </w:rPr>
          <w:t>ment score of a s</w:t>
        </w:r>
      </w:ins>
      <w:ins w:id="1308" w:author="Søren Orm Hansen" w:date="2020-04-25T15:57:00Z">
        <w:r w:rsidR="1D348DCD" w:rsidRPr="77A20037">
          <w:rPr>
            <w:lang w:val="en-GB"/>
          </w:rPr>
          <w:t xml:space="preserve">entence is above this limit, the </w:t>
        </w:r>
        <w:r w:rsidR="32A7D7E3" w:rsidRPr="77A20037">
          <w:rPr>
            <w:lang w:val="en-GB"/>
          </w:rPr>
          <w:t xml:space="preserve">model </w:t>
        </w:r>
        <w:del w:id="1309" w:author="Esben Kran Christensen" w:date="2020-04-25T19:19:00Z">
          <w:r w:rsidR="009A05F7" w:rsidRPr="77A20037" w:rsidDel="32A7D7E3">
            <w:rPr>
              <w:lang w:val="en-GB"/>
            </w:rPr>
            <w:delText xml:space="preserve">would </w:delText>
          </w:r>
        </w:del>
      </w:ins>
      <w:ins w:id="1310" w:author="Esben Kran Christensen" w:date="2020-04-25T19:19:00Z">
        <w:r w:rsidR="186866EC" w:rsidRPr="77A20037">
          <w:rPr>
            <w:lang w:val="en-GB"/>
          </w:rPr>
          <w:t xml:space="preserve">will </w:t>
        </w:r>
      </w:ins>
      <w:ins w:id="1311" w:author="Søren Orm Hansen" w:date="2020-04-25T15:57:00Z">
        <w:r w:rsidR="32A7D7E3" w:rsidRPr="77A20037">
          <w:rPr>
            <w:lang w:val="en-GB"/>
          </w:rPr>
          <w:t xml:space="preserve">guess, that the sentiment of the </w:t>
        </w:r>
        <w:r w:rsidR="1D348DCD" w:rsidRPr="77A20037">
          <w:rPr>
            <w:lang w:val="en-GB"/>
          </w:rPr>
          <w:t xml:space="preserve">sentence </w:t>
        </w:r>
        <w:r w:rsidR="0999F5B1" w:rsidRPr="77A20037">
          <w:rPr>
            <w:lang w:val="en-GB"/>
          </w:rPr>
          <w:t>is</w:t>
        </w:r>
      </w:ins>
      <w:ins w:id="1312" w:author="Søren Orm Hansen" w:date="2020-04-25T15:58:00Z">
        <w:r w:rsidR="0999F5B1" w:rsidRPr="77A20037">
          <w:rPr>
            <w:lang w:val="en-GB"/>
          </w:rPr>
          <w:t xml:space="preserve"> positive, if the sentiment is below the limit, the mo</w:t>
        </w:r>
      </w:ins>
      <w:ins w:id="1313" w:author="Søren Orm Hansen" w:date="2020-04-25T15:59:00Z">
        <w:r w:rsidR="3CCD03B3" w:rsidRPr="77A20037">
          <w:rPr>
            <w:lang w:val="en-GB"/>
          </w:rPr>
          <w:t xml:space="preserve">del </w:t>
        </w:r>
        <w:del w:id="1314" w:author="Esben Kran Christensen" w:date="2020-04-25T19:20:00Z">
          <w:r w:rsidR="009A05F7" w:rsidRPr="77A20037" w:rsidDel="3CCD03B3">
            <w:rPr>
              <w:lang w:val="en-GB"/>
            </w:rPr>
            <w:delText xml:space="preserve">would </w:delText>
          </w:r>
        </w:del>
      </w:ins>
      <w:ins w:id="1315" w:author="Esben Kran Christensen" w:date="2020-04-25T19:20:00Z">
        <w:r w:rsidR="3D00C237" w:rsidRPr="77A20037">
          <w:rPr>
            <w:lang w:val="en-GB"/>
          </w:rPr>
          <w:t xml:space="preserve">will </w:t>
        </w:r>
      </w:ins>
      <w:ins w:id="1316" w:author="Søren Orm Hansen" w:date="2020-04-25T15:59:00Z">
        <w:r w:rsidR="3CCD03B3" w:rsidRPr="77A20037">
          <w:rPr>
            <w:lang w:val="en-GB"/>
          </w:rPr>
          <w:t>guess, that the sentiment of the sentence is negative.</w:t>
        </w:r>
      </w:ins>
      <w:ins w:id="1317" w:author="Søren Orm Hansen" w:date="2020-04-25T15:32:00Z">
        <w:r w:rsidR="4AC1DFD1" w:rsidRPr="77A20037">
          <w:rPr>
            <w:lang w:val="en-GB"/>
          </w:rPr>
          <w:t xml:space="preserve"> </w:t>
        </w:r>
      </w:ins>
    </w:p>
    <w:p w14:paraId="7962DD14" w14:textId="2A1B8ADD" w:rsidR="00B47A07" w:rsidRPr="00BB7C0A" w:rsidRDefault="77D421A4" w:rsidP="77A20037">
      <w:pPr>
        <w:rPr>
          <w:ins w:id="1318" w:author="Søren Orm Hansen" w:date="2020-04-25T15:34:00Z"/>
          <w:lang w:val="en-GB"/>
        </w:rPr>
      </w:pPr>
      <w:ins w:id="1319" w:author="Søren Orm Hansen" w:date="2020-04-25T15:32:00Z">
        <w:r w:rsidRPr="77A20037">
          <w:rPr>
            <w:lang w:val="en-GB"/>
          </w:rPr>
          <w:t>T</w:t>
        </w:r>
      </w:ins>
      <w:ins w:id="1320" w:author="Søren Orm Hansen" w:date="2020-04-25T15:28:00Z">
        <w:r w:rsidR="3CFD09A2" w:rsidRPr="77A20037">
          <w:rPr>
            <w:lang w:val="en-GB"/>
          </w:rPr>
          <w:t>he</w:t>
        </w:r>
      </w:ins>
      <w:ins w:id="1321" w:author="Søren Orm Hansen" w:date="2020-04-25T15:32:00Z">
        <w:r w:rsidRPr="77A20037">
          <w:rPr>
            <w:lang w:val="en-GB"/>
          </w:rPr>
          <w:t xml:space="preserve"> </w:t>
        </w:r>
      </w:ins>
      <w:ins w:id="1322" w:author="Søren Orm Hansen" w:date="2020-04-25T15:28:00Z">
        <w:r w:rsidR="3CFD09A2" w:rsidRPr="77A20037">
          <w:rPr>
            <w:lang w:val="en-GB"/>
          </w:rPr>
          <w:t xml:space="preserve">remaining 25% </w:t>
        </w:r>
      </w:ins>
      <w:ins w:id="1323" w:author="Søren Orm Hansen" w:date="2020-04-25T15:29:00Z">
        <w:r w:rsidR="3CFD09A2" w:rsidRPr="77A20037">
          <w:rPr>
            <w:lang w:val="en-GB"/>
          </w:rPr>
          <w:t>of the sentences were used to test how good the models w</w:t>
        </w:r>
      </w:ins>
      <w:ins w:id="1324" w:author="Søren Orm Hansen" w:date="2020-04-25T15:59:00Z">
        <w:r w:rsidR="533786FF" w:rsidRPr="77A20037">
          <w:rPr>
            <w:lang w:val="en-GB"/>
          </w:rPr>
          <w:t>ere</w:t>
        </w:r>
      </w:ins>
      <w:ins w:id="1325" w:author="Søren Orm Hansen" w:date="2020-04-25T16:00:00Z">
        <w:r w:rsidR="533786FF" w:rsidRPr="77A20037">
          <w:rPr>
            <w:lang w:val="en-GB"/>
          </w:rPr>
          <w:t>. This was done by</w:t>
        </w:r>
      </w:ins>
      <w:ins w:id="1326" w:author="Esben Kran Christensen" w:date="2020-04-25T19:30:00Z">
        <w:r w:rsidR="1C542AAA" w:rsidRPr="77A20037">
          <w:rPr>
            <w:lang w:val="en-GB"/>
          </w:rPr>
          <w:t xml:space="preserve"> letting the model guess if the person had given the company a positive or negative rating on Tru</w:t>
        </w:r>
      </w:ins>
      <w:ins w:id="1327" w:author="Esben Kran Christensen" w:date="2020-04-25T19:31:00Z">
        <w:r w:rsidR="1C542AAA" w:rsidRPr="77A20037">
          <w:rPr>
            <w:lang w:val="en-GB"/>
          </w:rPr>
          <w:t>stPilot, or letting it guess if the Emma sentences were score</w:t>
        </w:r>
        <w:r w:rsidR="6AE596F3" w:rsidRPr="77A20037">
          <w:rPr>
            <w:lang w:val="en-GB"/>
          </w:rPr>
          <w:t>d</w:t>
        </w:r>
        <w:r w:rsidR="1C542AAA" w:rsidRPr="77A20037">
          <w:rPr>
            <w:lang w:val="en-GB"/>
          </w:rPr>
          <w:t xml:space="preserve"> negative</w:t>
        </w:r>
        <w:r w:rsidR="30EFE0A6" w:rsidRPr="77A20037">
          <w:rPr>
            <w:lang w:val="en-GB"/>
          </w:rPr>
          <w:t>ly</w:t>
        </w:r>
        <w:r w:rsidR="1C542AAA" w:rsidRPr="77A20037">
          <w:rPr>
            <w:lang w:val="en-GB"/>
          </w:rPr>
          <w:t xml:space="preserve"> or positive</w:t>
        </w:r>
        <w:r w:rsidR="7DE2573D" w:rsidRPr="77A20037">
          <w:rPr>
            <w:lang w:val="en-GB"/>
          </w:rPr>
          <w:t>ly</w:t>
        </w:r>
        <w:r w:rsidR="1C542AAA" w:rsidRPr="77A20037">
          <w:rPr>
            <w:lang w:val="en-GB"/>
          </w:rPr>
          <w:t xml:space="preserve"> by the coders.</w:t>
        </w:r>
      </w:ins>
      <w:ins w:id="1328" w:author="Søren Orm Hansen" w:date="2020-04-25T16:00:00Z">
        <w:del w:id="1329" w:author="Esben Kran Christensen" w:date="2020-04-25T19:31:00Z">
          <w:r w:rsidR="009A05F7" w:rsidRPr="77A20037" w:rsidDel="533786FF">
            <w:rPr>
              <w:lang w:val="en-GB"/>
            </w:rPr>
            <w:delText xml:space="preserve"> comparing </w:delText>
          </w:r>
        </w:del>
      </w:ins>
      <w:ins w:id="1330" w:author="Søren Orm Hansen" w:date="2020-04-25T16:01:00Z">
        <w:del w:id="1331" w:author="Esben Kran Christensen" w:date="2020-04-25T19:31:00Z">
          <w:r w:rsidR="009A05F7" w:rsidRPr="77A20037" w:rsidDel="3B273DC0">
            <w:rPr>
              <w:lang w:val="en-GB"/>
            </w:rPr>
            <w:delText xml:space="preserve">what the model guessed with </w:delText>
          </w:r>
        </w:del>
      </w:ins>
      <w:ins w:id="1332" w:author="Søren Orm Hansen" w:date="2020-04-25T16:02:00Z">
        <w:del w:id="1333" w:author="Esben Kran Christensen" w:date="2020-04-25T19:31:00Z">
          <w:r w:rsidR="009A05F7" w:rsidRPr="77A20037" w:rsidDel="182FE625">
            <w:rPr>
              <w:lang w:val="en-GB"/>
            </w:rPr>
            <w:delText xml:space="preserve">the </w:delText>
          </w:r>
        </w:del>
      </w:ins>
      <w:ins w:id="1334" w:author="Søren Orm Hansen" w:date="2020-04-25T17:07:00Z">
        <w:del w:id="1335" w:author="Esben Kran Christensen" w:date="2020-04-25T19:31:00Z">
          <w:r w:rsidR="009A05F7" w:rsidRPr="77A20037" w:rsidDel="0358EBE0">
            <w:rPr>
              <w:lang w:val="en-GB"/>
            </w:rPr>
            <w:delText>actual clas</w:delText>
          </w:r>
        </w:del>
      </w:ins>
      <w:ins w:id="1336" w:author="Søren Orm Hansen" w:date="2020-04-25T17:08:00Z">
        <w:del w:id="1337" w:author="Esben Kran Christensen" w:date="2020-04-25T19:31:00Z">
          <w:r w:rsidR="009A05F7" w:rsidRPr="77A20037" w:rsidDel="0358EBE0">
            <w:rPr>
              <w:lang w:val="en-GB"/>
            </w:rPr>
            <w:delText>s</w:delText>
          </w:r>
        </w:del>
      </w:ins>
      <w:ins w:id="1338" w:author="Søren Orm Hansen" w:date="2020-04-25T17:07:00Z">
        <w:del w:id="1339" w:author="Esben Kran Christensen" w:date="2020-04-25T19:31:00Z">
          <w:r w:rsidR="009A05F7" w:rsidRPr="77A20037" w:rsidDel="0358EBE0">
            <w:rPr>
              <w:lang w:val="en-GB"/>
            </w:rPr>
            <w:delText xml:space="preserve">ifications of the </w:delText>
          </w:r>
        </w:del>
      </w:ins>
      <w:ins w:id="1340" w:author="Søren Orm Hansen" w:date="2020-04-25T17:08:00Z">
        <w:del w:id="1341" w:author="Esben Kran Christensen" w:date="2020-04-25T19:31:00Z">
          <w:r w:rsidR="009A05F7" w:rsidRPr="77A20037" w:rsidDel="0358EBE0">
            <w:rPr>
              <w:lang w:val="en-GB"/>
            </w:rPr>
            <w:delText>sentences</w:delText>
          </w:r>
        </w:del>
      </w:ins>
      <w:ins w:id="1342" w:author="Søren Orm Hansen" w:date="2020-04-25T17:12:00Z">
        <w:del w:id="1343" w:author="Esben Kran Christensen" w:date="2020-04-25T19:31:00Z">
          <w:r w:rsidR="009A05F7" w:rsidRPr="77A20037" w:rsidDel="4675D4B3">
            <w:rPr>
              <w:lang w:val="en-GB"/>
            </w:rPr>
            <w:delText>, and t</w:delText>
          </w:r>
        </w:del>
      </w:ins>
      <w:ins w:id="1344" w:author="Esben Kran Christensen" w:date="2020-04-25T19:31:00Z">
        <w:r w:rsidR="013AE791" w:rsidRPr="77A20037">
          <w:rPr>
            <w:lang w:val="en-GB"/>
          </w:rPr>
          <w:t xml:space="preserve"> </w:t>
        </w:r>
        <w:r w:rsidR="54995ED0" w:rsidRPr="77A20037">
          <w:rPr>
            <w:lang w:val="en-GB"/>
          </w:rPr>
          <w:t>T</w:t>
        </w:r>
      </w:ins>
      <w:ins w:id="1345" w:author="Søren Orm Hansen" w:date="2020-04-25T17:12:00Z">
        <w:r w:rsidR="4675D4B3" w:rsidRPr="77A20037">
          <w:rPr>
            <w:lang w:val="en-GB"/>
          </w:rPr>
          <w:t>he</w:t>
        </w:r>
      </w:ins>
      <w:ins w:id="1346" w:author="Esben Kran Christensen" w:date="2020-04-25T19:20:00Z">
        <w:r w:rsidR="7CDB5BB0" w:rsidRPr="77A20037">
          <w:rPr>
            <w:lang w:val="en-GB"/>
          </w:rPr>
          <w:t>n</w:t>
        </w:r>
      </w:ins>
      <w:ins w:id="1347" w:author="Søren Orm Hansen" w:date="2020-04-25T17:12:00Z">
        <w:r w:rsidR="4675D4B3" w:rsidRPr="77A20037">
          <w:rPr>
            <w:lang w:val="en-GB"/>
          </w:rPr>
          <w:t xml:space="preserve"> calculating the percentage of correct guesses</w:t>
        </w:r>
      </w:ins>
      <w:ins w:id="1348" w:author="Søren Orm Hansen" w:date="2020-04-25T17:08:00Z">
        <w:r w:rsidR="0358EBE0" w:rsidRPr="77A20037">
          <w:rPr>
            <w:lang w:val="en-GB"/>
          </w:rPr>
          <w:t>.</w:t>
        </w:r>
      </w:ins>
      <w:ins w:id="1349" w:author="Søren Orm Hansen" w:date="2020-04-25T17:52:00Z">
        <w:r w:rsidR="62CF4D32" w:rsidRPr="77A20037">
          <w:rPr>
            <w:lang w:val="en-GB"/>
          </w:rPr>
          <w:t xml:space="preserve"> We split the data </w:t>
        </w:r>
        <w:del w:id="1350" w:author="Esben Kran Christensen" w:date="2020-04-25T19:21:00Z">
          <w:r w:rsidR="009A05F7" w:rsidRPr="77A20037" w:rsidDel="62CF4D32">
            <w:rPr>
              <w:lang w:val="en-GB"/>
            </w:rPr>
            <w:delText>into two parts in</w:delText>
          </w:r>
        </w:del>
      </w:ins>
      <w:ins w:id="1351" w:author="Søren Orm Hansen" w:date="2020-04-25T17:53:00Z">
        <w:del w:id="1352" w:author="Esben Kran Christensen" w:date="2020-04-25T19:21:00Z">
          <w:r w:rsidR="009A05F7" w:rsidRPr="77A20037" w:rsidDel="62CF4D32">
            <w:rPr>
              <w:lang w:val="en-GB"/>
            </w:rPr>
            <w:delText xml:space="preserve"> </w:delText>
          </w:r>
        </w:del>
      </w:ins>
      <w:ins w:id="1353" w:author="Søren Orm Hansen" w:date="2020-04-25T17:52:00Z">
        <w:del w:id="1354" w:author="Esben Kran Christensen" w:date="2020-04-25T19:21:00Z">
          <w:r w:rsidR="009A05F7" w:rsidRPr="77A20037" w:rsidDel="62CF4D32">
            <w:rPr>
              <w:lang w:val="en-GB"/>
            </w:rPr>
            <w:delText>order</w:delText>
          </w:r>
        </w:del>
      </w:ins>
      <w:ins w:id="1355" w:author="Søren Orm Hansen" w:date="2020-04-25T17:53:00Z">
        <w:del w:id="1356" w:author="Esben Kran Christensen" w:date="2020-04-25T19:21:00Z">
          <w:r w:rsidR="009A05F7" w:rsidRPr="77A20037" w:rsidDel="1626CDE7">
            <w:rPr>
              <w:lang w:val="en-GB"/>
            </w:rPr>
            <w:delText xml:space="preserve"> </w:delText>
          </w:r>
        </w:del>
        <w:r w:rsidR="1626CDE7" w:rsidRPr="77A20037">
          <w:rPr>
            <w:lang w:val="en-GB"/>
          </w:rPr>
          <w:t>to test the model</w:t>
        </w:r>
      </w:ins>
      <w:ins w:id="1357" w:author="Esben Kran Christensen" w:date="2020-04-25T19:21:00Z">
        <w:r w:rsidR="669C6AEA" w:rsidRPr="77A20037">
          <w:rPr>
            <w:lang w:val="en-GB"/>
          </w:rPr>
          <w:t>’s accuracy</w:t>
        </w:r>
      </w:ins>
      <w:ins w:id="1358" w:author="Søren Orm Hansen" w:date="2020-04-25T17:53:00Z">
        <w:r w:rsidR="1626CDE7" w:rsidRPr="77A20037">
          <w:rPr>
            <w:lang w:val="en-GB"/>
          </w:rPr>
          <w:t xml:space="preserve"> on data</w:t>
        </w:r>
      </w:ins>
      <w:ins w:id="1359" w:author="Søren Orm Hansen" w:date="2020-04-25T17:54:00Z">
        <w:del w:id="1360" w:author="Esben Kran Christensen" w:date="2020-04-25T19:21:00Z">
          <w:r w:rsidR="009A05F7" w:rsidRPr="77A20037" w:rsidDel="1626CDE7">
            <w:rPr>
              <w:lang w:val="en-GB"/>
            </w:rPr>
            <w:delText>, the model</w:delText>
          </w:r>
          <w:r w:rsidR="009A05F7" w:rsidRPr="77A20037" w:rsidDel="6401DE2E">
            <w:rPr>
              <w:lang w:val="en-GB"/>
            </w:rPr>
            <w:delText xml:space="preserve"> </w:delText>
          </w:r>
        </w:del>
      </w:ins>
      <w:ins w:id="1361" w:author="Esben Kran Christensen" w:date="2020-04-25T19:21:00Z">
        <w:r w:rsidR="26623EEC" w:rsidRPr="77A20037">
          <w:rPr>
            <w:lang w:val="en-GB"/>
          </w:rPr>
          <w:t xml:space="preserve"> it </w:t>
        </w:r>
      </w:ins>
      <w:ins w:id="1362" w:author="Søren Orm Hansen" w:date="2020-04-25T17:54:00Z">
        <w:r w:rsidR="6401DE2E" w:rsidRPr="77A20037">
          <w:rPr>
            <w:lang w:val="en-GB"/>
          </w:rPr>
          <w:t>has not ‘seen’</w:t>
        </w:r>
      </w:ins>
      <w:ins w:id="1363" w:author="Esben Kran Christensen" w:date="2020-04-25T19:21:00Z">
        <w:r w:rsidR="1DCFFCB2" w:rsidRPr="77A20037">
          <w:rPr>
            <w:lang w:val="en-GB"/>
          </w:rPr>
          <w:t xml:space="preserve"> in the 75% dataset</w:t>
        </w:r>
      </w:ins>
      <w:ins w:id="1364" w:author="Søren Orm Hansen" w:date="2020-04-25T17:54:00Z">
        <w:r w:rsidR="6401DE2E" w:rsidRPr="77A20037">
          <w:rPr>
            <w:lang w:val="en-GB"/>
          </w:rPr>
          <w:t>.</w:t>
        </w:r>
      </w:ins>
    </w:p>
    <w:p w14:paraId="0ECC95B3" w14:textId="7E24F040" w:rsidR="00B47A07" w:rsidRPr="00BB7C0A" w:rsidRDefault="74CB3C38" w:rsidP="77A20037">
      <w:pPr>
        <w:rPr>
          <w:ins w:id="1365" w:author="Søren Orm Hansen" w:date="2020-04-25T17:31:00Z"/>
          <w:lang w:val="en-GB"/>
        </w:rPr>
      </w:pPr>
      <w:ins w:id="1366" w:author="Esben Kran Christensen" w:date="2020-04-25T19:22:00Z">
        <w:r w:rsidRPr="77A20037">
          <w:rPr>
            <w:lang w:val="en-GB"/>
          </w:rPr>
          <w:t xml:space="preserve">Splitting the dataset like this might create selection bias and </w:t>
        </w:r>
      </w:ins>
      <w:ins w:id="1367" w:author="Esben Kran Christensen" w:date="2020-04-25T19:23:00Z">
        <w:r w:rsidR="1ECBB75D" w:rsidRPr="77A20037">
          <w:rPr>
            <w:lang w:val="en-GB"/>
          </w:rPr>
          <w:t xml:space="preserve">widely differing </w:t>
        </w:r>
      </w:ins>
      <w:ins w:id="1368" w:author="Esben Kran Christensen" w:date="2020-04-25T19:22:00Z">
        <w:r w:rsidRPr="77A20037">
          <w:rPr>
            <w:lang w:val="en-GB"/>
          </w:rPr>
          <w:t xml:space="preserve">accuracies which is why </w:t>
        </w:r>
      </w:ins>
      <w:ins w:id="1369" w:author="Søren Orm Hansen" w:date="2020-04-25T17:21:00Z">
        <w:del w:id="1370" w:author="Esben Kran Christensen" w:date="2020-04-25T19:22:00Z">
          <w:r w:rsidR="009A05F7" w:rsidRPr="77A20037" w:rsidDel="1FA4CDB7">
            <w:rPr>
              <w:lang w:val="en-GB"/>
            </w:rPr>
            <w:delText xml:space="preserve">Because there are </w:delText>
          </w:r>
        </w:del>
      </w:ins>
      <w:ins w:id="1371" w:author="Søren Orm Hansen" w:date="2020-04-25T17:22:00Z">
        <w:del w:id="1372" w:author="Esben Kran Christensen" w:date="2020-04-25T19:22:00Z">
          <w:r w:rsidR="009A05F7" w:rsidRPr="77A20037" w:rsidDel="53BF07F0">
            <w:rPr>
              <w:lang w:val="en-GB"/>
            </w:rPr>
            <w:delText>many ways</w:delText>
          </w:r>
        </w:del>
      </w:ins>
      <w:ins w:id="1373" w:author="Søren Orm Hansen" w:date="2020-04-25T17:21:00Z">
        <w:del w:id="1374" w:author="Esben Kran Christensen" w:date="2020-04-25T19:22:00Z">
          <w:r w:rsidR="009A05F7" w:rsidRPr="77A20037" w:rsidDel="1FA4CDB7">
            <w:rPr>
              <w:lang w:val="en-GB"/>
            </w:rPr>
            <w:delText xml:space="preserve"> of </w:delText>
          </w:r>
        </w:del>
      </w:ins>
      <w:ins w:id="1375" w:author="Søren Orm Hansen" w:date="2020-04-25T17:24:00Z">
        <w:del w:id="1376" w:author="Esben Kran Christensen" w:date="2020-04-25T19:22:00Z">
          <w:r w:rsidR="009A05F7" w:rsidRPr="77A20037" w:rsidDel="339210B1">
            <w:rPr>
              <w:rFonts w:eastAsia="Times New Roman"/>
              <w:color w:val="881798"/>
              <w:u w:val="single"/>
              <w:lang w:val="en-GB"/>
            </w:rPr>
            <w:delText>splitting</w:delText>
          </w:r>
        </w:del>
      </w:ins>
      <w:ins w:id="1377" w:author="Søren Orm Hansen" w:date="2020-04-25T17:25:00Z">
        <w:del w:id="1378" w:author="Esben Kran Christensen" w:date="2020-04-25T19:22:00Z">
          <w:r w:rsidR="009A05F7" w:rsidRPr="77A20037" w:rsidDel="339210B1">
            <w:rPr>
              <w:rFonts w:eastAsia="Times New Roman"/>
              <w:color w:val="881798"/>
              <w:u w:val="single"/>
              <w:lang w:val="en-GB"/>
            </w:rPr>
            <w:delText xml:space="preserve"> </w:delText>
          </w:r>
        </w:del>
      </w:ins>
      <w:ins w:id="1379" w:author="Søren Orm Hansen" w:date="2020-04-25T17:22:00Z">
        <w:del w:id="1380" w:author="Esben Kran Christensen" w:date="2020-04-25T19:22:00Z">
          <w:r w:rsidR="009A05F7" w:rsidRPr="77A20037" w:rsidDel="1FA4CDB7">
            <w:rPr>
              <w:lang w:val="en-GB"/>
            </w:rPr>
            <w:delText>the datasets</w:delText>
          </w:r>
        </w:del>
      </w:ins>
      <w:ins w:id="1381" w:author="Søren Orm Hansen" w:date="2020-04-25T17:23:00Z">
        <w:del w:id="1382" w:author="Esben Kran Christensen" w:date="2020-04-25T19:22:00Z">
          <w:r w:rsidR="009A05F7" w:rsidRPr="77A20037" w:rsidDel="6E392C28">
            <w:rPr>
              <w:lang w:val="en-GB"/>
            </w:rPr>
            <w:delText xml:space="preserve"> into two parts as </w:delText>
          </w:r>
        </w:del>
      </w:ins>
      <w:ins w:id="1383" w:author="Søren Orm Hansen" w:date="2020-04-25T17:24:00Z">
        <w:del w:id="1384" w:author="Esben Kran Christensen" w:date="2020-04-25T19:22:00Z">
          <w:r w:rsidR="009A05F7" w:rsidRPr="77A20037" w:rsidDel="6E392C28">
            <w:rPr>
              <w:lang w:val="en-GB"/>
            </w:rPr>
            <w:delText>described above, and because the</w:delText>
          </w:r>
          <w:r w:rsidR="009A05F7" w:rsidRPr="77A20037" w:rsidDel="6710B25D">
            <w:rPr>
              <w:lang w:val="en-GB"/>
            </w:rPr>
            <w:delText xml:space="preserve">se different ways of splitting </w:delText>
          </w:r>
        </w:del>
      </w:ins>
      <w:ins w:id="1385" w:author="Søren Orm Hansen" w:date="2020-04-25T17:25:00Z">
        <w:del w:id="1386" w:author="Esben Kran Christensen" w:date="2020-04-25T19:22:00Z">
          <w:r w:rsidR="009A05F7" w:rsidRPr="77A20037" w:rsidDel="2AFBE725">
            <w:rPr>
              <w:lang w:val="en-GB"/>
            </w:rPr>
            <w:delText xml:space="preserve">the datasets might lead to different accuracies </w:delText>
          </w:r>
        </w:del>
      </w:ins>
      <w:ins w:id="1387" w:author="Søren Orm Hansen" w:date="2020-04-25T17:26:00Z">
        <w:del w:id="1388" w:author="Esben Kran Christensen" w:date="2020-04-25T19:22:00Z">
          <w:r w:rsidR="009A05F7" w:rsidRPr="77A20037" w:rsidDel="694E8245">
            <w:rPr>
              <w:lang w:val="en-GB"/>
            </w:rPr>
            <w:delText>being calculated,</w:delText>
          </w:r>
        </w:del>
      </w:ins>
      <w:ins w:id="1389" w:author="Søren Orm Hansen" w:date="2020-04-25T17:27:00Z">
        <w:r w:rsidR="694E8245" w:rsidRPr="77A20037">
          <w:rPr>
            <w:lang w:val="en-GB"/>
          </w:rPr>
          <w:t xml:space="preserve"> the datasets were </w:t>
        </w:r>
      </w:ins>
      <w:ins w:id="1390" w:author="Søren Orm Hansen" w:date="2020-04-25T17:29:00Z">
        <w:r w:rsidR="2C361B59" w:rsidRPr="77A20037">
          <w:rPr>
            <w:lang w:val="en-GB"/>
          </w:rPr>
          <w:t>split</w:t>
        </w:r>
        <w:del w:id="1391" w:author="Esben Kran Christensen" w:date="2020-04-25T19:23:00Z">
          <w:r w:rsidR="009A05F7" w:rsidRPr="77A20037" w:rsidDel="2C361B59">
            <w:rPr>
              <w:lang w:val="en-GB"/>
            </w:rPr>
            <w:delText>,</w:delText>
          </w:r>
        </w:del>
      </w:ins>
      <w:ins w:id="1392" w:author="Søren Orm Hansen" w:date="2020-04-25T17:27:00Z">
        <w:r w:rsidR="694E8245" w:rsidRPr="77A20037">
          <w:rPr>
            <w:lang w:val="en-GB"/>
          </w:rPr>
          <w:t xml:space="preserve"> and the accuracies </w:t>
        </w:r>
        <w:r w:rsidR="2D3EB851" w:rsidRPr="77A20037">
          <w:rPr>
            <w:lang w:val="en-GB"/>
          </w:rPr>
          <w:t>calculated</w:t>
        </w:r>
      </w:ins>
      <w:ins w:id="1393" w:author="Søren Orm Hansen" w:date="2020-04-25T17:20:00Z">
        <w:r w:rsidR="1FA4CDB7" w:rsidRPr="77A20037">
          <w:rPr>
            <w:lang w:val="en-GB"/>
          </w:rPr>
          <w:t xml:space="preserve"> 1,000 times</w:t>
        </w:r>
      </w:ins>
      <w:ins w:id="1394" w:author="Søren Orm Hansen" w:date="2020-04-25T17:28:00Z">
        <w:r w:rsidR="0B44A51E" w:rsidRPr="77A20037">
          <w:rPr>
            <w:lang w:val="en-GB"/>
          </w:rPr>
          <w:t>.</w:t>
        </w:r>
      </w:ins>
      <w:ins w:id="1395" w:author="Søren Orm Hansen" w:date="2020-04-25T17:31:00Z">
        <w:r w:rsidR="28004171" w:rsidRPr="77A20037">
          <w:rPr>
            <w:lang w:val="en-GB"/>
          </w:rPr>
          <w:t xml:space="preserve"> </w:t>
        </w:r>
      </w:ins>
      <w:ins w:id="1396" w:author="Søren Orm Hansen" w:date="2020-04-25T17:28:00Z">
        <w:r w:rsidR="0B44A51E" w:rsidRPr="77A20037">
          <w:rPr>
            <w:lang w:val="en-GB"/>
          </w:rPr>
          <w:t>T</w:t>
        </w:r>
      </w:ins>
      <w:ins w:id="1397" w:author="Søren Orm Hansen" w:date="2020-04-25T17:20:00Z">
        <w:r w:rsidR="1FA4CDB7" w:rsidRPr="77A20037">
          <w:rPr>
            <w:lang w:val="en-GB"/>
          </w:rPr>
          <w:t xml:space="preserve">he average accuracy and </w:t>
        </w:r>
      </w:ins>
      <w:ins w:id="1398" w:author="Søren Orm Hansen" w:date="2020-04-25T17:29:00Z">
        <w:r w:rsidR="141ECE40" w:rsidRPr="77A20037">
          <w:rPr>
            <w:lang w:val="en-GB"/>
          </w:rPr>
          <w:t xml:space="preserve">the </w:t>
        </w:r>
      </w:ins>
      <w:ins w:id="1399" w:author="Søren Orm Hansen" w:date="2020-04-25T17:20:00Z">
        <w:r w:rsidR="1FA4CDB7" w:rsidRPr="77A20037">
          <w:rPr>
            <w:lang w:val="en-GB"/>
          </w:rPr>
          <w:t xml:space="preserve">95% confidence interval </w:t>
        </w:r>
      </w:ins>
      <w:ins w:id="1400" w:author="Esben Kran Christensen" w:date="2020-04-25T19:32:00Z">
        <w:r w:rsidR="394B41C3" w:rsidRPr="77A20037">
          <w:rPr>
            <w:lang w:val="en-GB"/>
          </w:rPr>
          <w:t xml:space="preserve">were </w:t>
        </w:r>
      </w:ins>
      <w:ins w:id="1401" w:author="Søren Orm Hansen" w:date="2020-04-25T17:20:00Z">
        <w:r w:rsidR="1FA4CDB7" w:rsidRPr="77A20037">
          <w:rPr>
            <w:lang w:val="en-GB"/>
          </w:rPr>
          <w:t>extracted for each dataset (</w:t>
        </w:r>
      </w:ins>
      <w:ins w:id="1402" w:author="Esben Kran Christensen [2]" w:date="2020-05-02T14:50:00Z">
        <w:r w:rsidR="00FA0DCB">
          <w:rPr>
            <w:lang w:val="en-GB"/>
          </w:rPr>
          <w:fldChar w:fldCharType="begin"/>
        </w:r>
        <w:r w:rsidR="00FA0DCB">
          <w:rPr>
            <w:lang w:val="en-GB"/>
          </w:rPr>
          <w:instrText xml:space="preserve"> REF _Ref38963517 \h </w:instrText>
        </w:r>
      </w:ins>
      <w:r w:rsidR="00FA0DCB">
        <w:rPr>
          <w:lang w:val="en-GB"/>
        </w:rPr>
      </w:r>
      <w:r w:rsidR="00FA0DCB">
        <w:rPr>
          <w:lang w:val="en-GB"/>
        </w:rPr>
        <w:fldChar w:fldCharType="separate"/>
      </w:r>
      <w:ins w:id="1403" w:author="Esben Kran Christensen [2]" w:date="2020-05-02T14:50:00Z">
        <w:r w:rsidR="00FA0DCB" w:rsidRPr="00BB7C0A">
          <w:rPr>
            <w:lang w:val="en-GB"/>
          </w:rPr>
          <w:t xml:space="preserve">Table </w:t>
        </w:r>
        <w:r w:rsidR="00FA0DCB">
          <w:rPr>
            <w:noProof/>
            <w:lang w:val="en-GB"/>
          </w:rPr>
          <w:t>5</w:t>
        </w:r>
        <w:r w:rsidR="00FA0DCB">
          <w:rPr>
            <w:lang w:val="en-GB"/>
          </w:rPr>
          <w:fldChar w:fldCharType="end"/>
        </w:r>
      </w:ins>
      <w:ins w:id="1404" w:author="Søren Orm Hansen" w:date="2020-04-25T17:30:00Z">
        <w:del w:id="1405" w:author="Esben Kran Christensen [2]" w:date="2020-05-02T14:50:00Z">
          <w:r w:rsidR="6884FC88" w:rsidRPr="77A20037" w:rsidDel="00FA0DCB">
            <w:rPr>
              <w:lang w:val="en-GB"/>
            </w:rPr>
            <w:delText>REF</w:delText>
          </w:r>
        </w:del>
      </w:ins>
      <w:ins w:id="1406" w:author="Søren Orm Hansen" w:date="2020-04-25T17:20:00Z">
        <w:r w:rsidR="1FA4CDB7" w:rsidRPr="77A20037">
          <w:rPr>
            <w:lang w:val="en-GB"/>
          </w:rPr>
          <w:t>). A t-test</w:t>
        </w:r>
      </w:ins>
      <w:ins w:id="1407" w:author="Søren Orm Hansen" w:date="2020-04-25T17:31:00Z">
        <w:r w:rsidR="7AB62F94" w:rsidRPr="77A20037">
          <w:rPr>
            <w:lang w:val="en-GB"/>
          </w:rPr>
          <w:t xml:space="preserve"> was</w:t>
        </w:r>
      </w:ins>
      <w:ins w:id="1408" w:author="Søren Orm Hansen" w:date="2020-04-25T17:32:00Z">
        <w:r w:rsidR="7AB62F94" w:rsidRPr="77A20037">
          <w:rPr>
            <w:lang w:val="en-GB"/>
          </w:rPr>
          <w:t xml:space="preserve"> then used on the accuracies </w:t>
        </w:r>
      </w:ins>
      <w:ins w:id="1409" w:author="Søren Orm Hansen" w:date="2020-04-25T17:33:00Z">
        <w:r w:rsidR="6C640B38" w:rsidRPr="77A20037">
          <w:rPr>
            <w:lang w:val="en-GB"/>
          </w:rPr>
          <w:t>to deter</w:t>
        </w:r>
      </w:ins>
      <w:ins w:id="1410" w:author="Søren Orm Hansen" w:date="2020-04-25T17:34:00Z">
        <w:r w:rsidR="6C640B38" w:rsidRPr="77A20037">
          <w:rPr>
            <w:lang w:val="en-GB"/>
          </w:rPr>
          <w:t xml:space="preserve">mine whether there was any difference between </w:t>
        </w:r>
        <w:del w:id="1411" w:author="Esben Kran Christensen" w:date="2020-04-25T19:23:00Z">
          <w:r w:rsidR="009A05F7" w:rsidRPr="77A20037" w:rsidDel="6C640B38">
            <w:rPr>
              <w:lang w:val="en-GB"/>
            </w:rPr>
            <w:delText xml:space="preserve">the </w:delText>
          </w:r>
        </w:del>
        <w:r w:rsidR="6C640B38" w:rsidRPr="77A20037">
          <w:rPr>
            <w:lang w:val="en-GB"/>
          </w:rPr>
          <w:t>Sentida with and without the updates.</w:t>
        </w:r>
      </w:ins>
    </w:p>
    <w:p w14:paraId="1E242570" w14:textId="58513FAC" w:rsidR="00B47A07" w:rsidRPr="00BB7C0A" w:rsidRDefault="009A05F7" w:rsidP="77A20037">
      <w:pPr>
        <w:rPr>
          <w:del w:id="1412" w:author="Søren Orm Hansen" w:date="2020-04-25T17:35:00Z"/>
          <w:lang w:val="en-GB"/>
        </w:rPr>
      </w:pPr>
      <w:del w:id="1413" w:author="Søren Orm Hansen" w:date="2020-04-25T15:23:00Z">
        <w:r w:rsidRPr="77A20037" w:rsidDel="009A05F7">
          <w:rPr>
            <w:lang w:val="en-GB"/>
          </w:rPr>
          <w:delText xml:space="preserve"> </w:delText>
        </w:r>
      </w:del>
      <w:commentRangeStart w:id="1414"/>
      <w:del w:id="1415" w:author="Søren Orm Hansen" w:date="2020-04-25T17:35:00Z">
        <w:r w:rsidRPr="77A20037" w:rsidDel="009A05F7">
          <w:rPr>
            <w:lang w:val="en-GB"/>
          </w:rPr>
          <w:delText xml:space="preserve">For </w:delText>
        </w:r>
      </w:del>
      <w:ins w:id="1416" w:author="Jacob Thøgersen" w:date="2020-04-20T17:27:00Z">
        <w:del w:id="1417" w:author="Søren Orm Hansen" w:date="2020-04-25T17:35:00Z">
          <w:r w:rsidRPr="77A20037" w:rsidDel="00B47A07">
            <w:rPr>
              <w:lang w:val="en-GB"/>
            </w:rPr>
            <w:delText xml:space="preserve">TP and TP2 and for </w:delText>
          </w:r>
        </w:del>
      </w:ins>
      <w:del w:id="1418" w:author="Søren Orm Hansen" w:date="2020-04-25T17:35:00Z">
        <w:r w:rsidRPr="77A20037" w:rsidDel="009A05F7">
          <w:rPr>
            <w:lang w:val="en-GB"/>
          </w:rPr>
          <w:delText xml:space="preserve">each </w:delText>
        </w:r>
      </w:del>
      <w:ins w:id="1419" w:author="Jacob Thøgersen" w:date="2020-04-20T17:27:00Z">
        <w:del w:id="1420" w:author="Søren Orm Hansen" w:date="2020-04-25T17:35:00Z">
          <w:r w:rsidRPr="77A20037" w:rsidDel="00B47A07">
            <w:rPr>
              <w:lang w:val="en-GB"/>
            </w:rPr>
            <w:delText xml:space="preserve">SA </w:delText>
          </w:r>
        </w:del>
      </w:ins>
      <w:del w:id="1421" w:author="Søren Orm Hansen" w:date="2020-04-25T17:35:00Z">
        <w:r w:rsidRPr="77A20037" w:rsidDel="009A05F7">
          <w:rPr>
            <w:lang w:val="en-GB"/>
          </w:rPr>
          <w:delText>program, a logistic regression that predicts whether the reviews belong to the 1-star and 2-star group / negative sentiment or to the 4-star and 5-star group / positive sentiment is developed</w:delText>
        </w:r>
      </w:del>
      <w:commentRangeEnd w:id="1414"/>
      <w:r>
        <w:rPr>
          <w:rStyle w:val="CommentReference"/>
        </w:rPr>
        <w:commentReference w:id="1414"/>
      </w:r>
      <w:del w:id="1422" w:author="Søren Orm Hansen" w:date="2020-04-25T17:35:00Z">
        <w:r w:rsidRPr="77A20037" w:rsidDel="009A05F7">
          <w:rPr>
            <w:lang w:val="en-GB"/>
          </w:rPr>
          <w:delText xml:space="preserve">. </w:delText>
        </w:r>
      </w:del>
      <w:ins w:id="1423" w:author="Jacob Thøgersen" w:date="2020-04-20T17:28:00Z">
        <w:del w:id="1424" w:author="Søren Orm Hansen" w:date="2020-04-25T17:35:00Z">
          <w:r w:rsidRPr="77A20037" w:rsidDel="00B47A07">
            <w:rPr>
              <w:lang w:val="en-GB"/>
            </w:rPr>
            <w:delText>The purpose of this analysis is to… (agtigt)</w:delText>
          </w:r>
        </w:del>
      </w:ins>
      <w:del w:id="1425" w:author="Søren Orm Hansen" w:date="2020-04-25T17:35:00Z">
        <w:r w:rsidRPr="77A20037" w:rsidDel="00B47A07">
          <w:rPr>
            <w:lang w:val="en-GB"/>
          </w:rPr>
          <w:delText xml:space="preserve">. </w:delText>
        </w:r>
        <w:r w:rsidRPr="77A20037" w:rsidDel="009A05F7">
          <w:rPr>
            <w:lang w:val="en-GB"/>
          </w:rPr>
          <w:delText xml:space="preserve">Based on these scores, the models predict the scores for TP and TP2. </w:delText>
        </w:r>
      </w:del>
    </w:p>
    <w:p w14:paraId="0DB3FF30" w14:textId="6C2F4D5C" w:rsidR="009A05F7" w:rsidRPr="00C96E3A" w:rsidRDefault="009A05F7" w:rsidP="00A968DF">
      <w:pPr>
        <w:pStyle w:val="NormalSectionStart"/>
        <w:rPr>
          <w:del w:id="1426" w:author="Søren Orm Hansen" w:date="2020-04-25T17:35:00Z"/>
          <w:rPrChange w:id="1427" w:author="Esben Kran Christensen" w:date="2020-04-28T10:32:00Z">
            <w:rPr>
              <w:del w:id="1428" w:author="Søren Orm Hansen" w:date="2020-04-25T17:35:00Z"/>
              <w:lang w:val="en-GB"/>
            </w:rPr>
          </w:rPrChange>
        </w:rPr>
      </w:pPr>
      <w:commentRangeStart w:id="1429"/>
      <w:del w:id="1430" w:author="Søren Orm Hansen" w:date="2020-04-25T17:35:00Z">
        <w:r w:rsidRPr="00C96E3A" w:rsidDel="009A05F7">
          <w:rPr>
            <w:rPrChange w:id="1431" w:author="Esben Kran Christensen" w:date="2020-04-28T10:32:00Z">
              <w:rPr>
                <w:lang w:val="en-GB"/>
              </w:rPr>
            </w:rPrChange>
          </w:rPr>
          <w:delText>For Emma the sentences are classified as positive if the sentiment score is above 0 and negative if the sentiment is below 0</w:delText>
        </w:r>
      </w:del>
      <w:commentRangeEnd w:id="1429"/>
      <w:r>
        <w:rPr>
          <w:rStyle w:val="CommentReference"/>
        </w:rPr>
        <w:commentReference w:id="1429"/>
      </w:r>
      <w:del w:id="1432" w:author="Søren Orm Hansen" w:date="2020-04-25T17:35:00Z">
        <w:r w:rsidRPr="00C96E3A" w:rsidDel="009A05F7">
          <w:rPr>
            <w:rPrChange w:id="1433" w:author="Esben Kran Christensen" w:date="2020-04-28T10:32:00Z">
              <w:rPr>
                <w:lang w:val="en-GB"/>
              </w:rPr>
            </w:rPrChange>
          </w:rPr>
          <w:delText>. Again, a logistic regression is developed for each program</w:delText>
        </w:r>
      </w:del>
      <w:ins w:id="1434" w:author="Jacob Thøgersen" w:date="2020-04-20T17:29:00Z">
        <w:del w:id="1435" w:author="Søren Orm Hansen" w:date="2020-04-25T17:35:00Z">
          <w:r w:rsidRPr="00C96E3A" w:rsidDel="5674FEB9">
            <w:rPr>
              <w:rPrChange w:id="1436" w:author="Esben Kran Christensen" w:date="2020-04-28T10:32:00Z">
                <w:rPr>
                  <w:lang w:val="en-GB"/>
                </w:rPr>
              </w:rPrChange>
            </w:rPr>
            <w:delText>, AFINN, SENTIDA and SentidaV2,</w:delText>
          </w:r>
        </w:del>
      </w:ins>
      <w:del w:id="1437" w:author="Søren Orm Hansen" w:date="2020-04-25T17:35:00Z">
        <w:r w:rsidRPr="00C96E3A" w:rsidDel="009A05F7">
          <w:rPr>
            <w:rPrChange w:id="1438" w:author="Esben Kran Christensen" w:date="2020-04-28T10:32:00Z">
              <w:rPr>
                <w:lang w:val="en-GB"/>
              </w:rPr>
            </w:rPrChange>
          </w:rPr>
          <w:delText xml:space="preserve"> to predict whether the sentence belongs to the positive or negative category. In order to test the accuracy of the different programs, </w:delText>
        </w:r>
        <w:commentRangeStart w:id="1439"/>
        <w:r w:rsidRPr="00C96E3A" w:rsidDel="009A05F7">
          <w:rPr>
            <w:rPrChange w:id="1440" w:author="Esben Kran Christensen" w:date="2020-04-28T10:32:00Z">
              <w:rPr>
                <w:lang w:val="en-GB"/>
              </w:rPr>
            </w:rPrChange>
          </w:rPr>
          <w:delText>we use 75% of the reviews as a training set for the logistic regression and set up a confusion matrix on the remaining 25% of the reviews</w:delText>
        </w:r>
      </w:del>
      <w:commentRangeEnd w:id="1439"/>
      <w:r>
        <w:rPr>
          <w:rStyle w:val="CommentReference"/>
        </w:rPr>
        <w:commentReference w:id="1439"/>
      </w:r>
      <w:del w:id="1441" w:author="Søren Orm Hansen" w:date="2020-04-25T17:35:00Z">
        <w:r w:rsidRPr="00C96E3A" w:rsidDel="009A05F7">
          <w:rPr>
            <w:rPrChange w:id="1442" w:author="Esben Kran Christensen" w:date="2020-04-28T10:32:00Z">
              <w:rPr>
                <w:lang w:val="en-GB"/>
              </w:rPr>
            </w:rPrChange>
          </w:rPr>
          <w:delText xml:space="preserve"> as earlier papers have done</w:delText>
        </w:r>
      </w:del>
      <w:del w:id="1443" w:author="Esben Kran Christensen [2]" w:date="2020-04-28T10:51:00Z">
        <w:r w:rsidRPr="00C96E3A" w:rsidDel="00EF670D">
          <w:rPr>
            <w:rPrChange w:id="1444" w:author="Esben Kran Christensen" w:date="2020-04-28T10:32:00Z">
              <w:rPr>
                <w:lang w:val="en-GB"/>
              </w:rPr>
            </w:rPrChange>
          </w:rPr>
          <w:delText xml:space="preserve"> </w:delText>
        </w:r>
        <w:r w:rsidDel="00EF670D">
          <w:fldChar w:fldCharType="begin"/>
        </w:r>
        <w:r w:rsidRPr="00C96E3A" w:rsidDel="00EF670D">
          <w:rPr>
            <w:rPrChange w:id="1445" w:author="Esben Kran Christensen" w:date="2020-04-28T10:32:00Z">
              <w:rPr>
                <w:lang w:val="en-GB"/>
              </w:rPr>
            </w:rPrChange>
          </w:rPr>
          <w:delInstrText xml:space="preserve"> ADDIN ZOTERO_ITEM CSL_CITATION {"citationID":"a27c6kfiofj","properties":{"formattedCitation":"(Lauridsen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delInstrText>
        </w:r>
        <w:r w:rsidDel="00EF670D">
          <w:fldChar w:fldCharType="separate"/>
        </w:r>
      </w:del>
      <w:del w:id="1446" w:author="Esben Kran Christensen [2]" w:date="2020-04-28T10:32:00Z">
        <w:r w:rsidRPr="00C96E3A" w:rsidDel="00C96E3A">
          <w:rPr>
            <w:rPrChange w:id="1447" w:author="Esben Kran Christensen" w:date="2020-04-28T10:32:00Z">
              <w:rPr>
                <w:lang w:val="en-GB"/>
              </w:rPr>
            </w:rPrChange>
          </w:rPr>
          <w:delText>(Lauridsen et al., 2019)</w:delText>
        </w:r>
      </w:del>
      <w:del w:id="1448" w:author="Esben Kran Christensen [2]" w:date="2020-04-28T10:51:00Z">
        <w:r w:rsidDel="00EF670D">
          <w:fldChar w:fldCharType="end"/>
        </w:r>
      </w:del>
      <w:del w:id="1449" w:author="Søren Orm Hansen" w:date="2020-04-25T17:35:00Z">
        <w:r w:rsidRPr="00C96E3A" w:rsidDel="009A05F7">
          <w:rPr>
            <w:rPrChange w:id="1450" w:author="Esben Kran Christensen" w:date="2020-04-28T10:32:00Z">
              <w:rPr>
                <w:lang w:val="en-GB"/>
              </w:rPr>
            </w:rPrChange>
          </w:rPr>
          <w:delText xml:space="preserve">. </w:delText>
        </w:r>
        <w:bookmarkStart w:id="1451" w:name="_Ref27516421"/>
      </w:del>
    </w:p>
    <w:p w14:paraId="4D518F68" w14:textId="26FE4EA1" w:rsidR="009A05F7" w:rsidRPr="00C96E3A" w:rsidRDefault="009A05F7" w:rsidP="00A968DF">
      <w:pPr>
        <w:pStyle w:val="NormalSectionStart"/>
        <w:rPr>
          <w:del w:id="1452" w:author="Søren Orm Hansen" w:date="2020-04-25T17:20:00Z"/>
          <w:rPrChange w:id="1453" w:author="Esben Kran Christensen" w:date="2020-04-28T10:32:00Z">
            <w:rPr>
              <w:del w:id="1454" w:author="Søren Orm Hansen" w:date="2020-04-25T17:20:00Z"/>
              <w:lang w:val="en-GB"/>
            </w:rPr>
          </w:rPrChange>
        </w:rPr>
      </w:pPr>
      <w:del w:id="1455" w:author="Søren Orm Hansen" w:date="2020-04-25T17:20:00Z">
        <w:r w:rsidRPr="00C96E3A" w:rsidDel="009A05F7">
          <w:rPr>
            <w:rPrChange w:id="1456" w:author="Esben Kran Christensen" w:date="2020-04-28T10:32:00Z">
              <w:rPr>
                <w:lang w:val="en-GB"/>
              </w:rPr>
            </w:rPrChange>
          </w:rPr>
          <w:delText>This is repeated 1,000 times using a custom function with different training and test sets for each iteration and the average accuracy and average 95% confidence interval extracted for each dataset (</w:delText>
        </w:r>
      </w:del>
      <w:r>
        <w:fldChar w:fldCharType="begin"/>
      </w:r>
      <w:r w:rsidRPr="00C96E3A">
        <w:rPr>
          <w:rPrChange w:id="1457" w:author="Esben Kran Christensen" w:date="2020-04-28T10:32:00Z">
            <w:rPr>
              <w:lang w:val="en-GB"/>
            </w:rPr>
          </w:rPrChange>
        </w:rPr>
        <w:instrText xml:space="preserve"> REF _Ref34311754 \h </w:instrText>
      </w:r>
      <w:r>
        <w:fldChar w:fldCharType="separate"/>
      </w:r>
      <w:del w:id="1458" w:author="Søren Orm Hansen" w:date="2020-04-25T17:20:00Z">
        <w:r w:rsidRPr="00C96E3A" w:rsidDel="00D21748">
          <w:rPr>
            <w:rPrChange w:id="1459" w:author="Esben Kran Christensen" w:date="2020-04-28T10:32:00Z">
              <w:rPr>
                <w:lang w:val="en-GB"/>
              </w:rPr>
            </w:rPrChange>
          </w:rPr>
          <w:delText xml:space="preserve">Table </w:delText>
        </w:r>
        <w:r w:rsidRPr="00C96E3A" w:rsidDel="00D21748">
          <w:rPr>
            <w:noProof/>
            <w:rPrChange w:id="1460" w:author="Esben Kran Christensen" w:date="2020-04-28T10:32:00Z">
              <w:rPr>
                <w:noProof/>
                <w:lang w:val="en-GB"/>
              </w:rPr>
            </w:rPrChange>
          </w:rPr>
          <w:delText>3</w:delText>
        </w:r>
      </w:del>
      <w:r>
        <w:fldChar w:fldCharType="end"/>
      </w:r>
      <w:del w:id="1461" w:author="Søren Orm Hansen" w:date="2020-04-25T17:20:00Z">
        <w:r w:rsidRPr="00C96E3A" w:rsidDel="009A05F7">
          <w:rPr>
            <w:rPrChange w:id="1462" w:author="Esben Kran Christensen" w:date="2020-04-28T10:32:00Z">
              <w:rPr>
                <w:lang w:val="en-GB"/>
              </w:rPr>
            </w:rPrChange>
          </w:rPr>
          <w:delText>). A t-test between the average performances of SentidaV2 and the current best tool for Danish SA, SENTID</w:delText>
        </w:r>
      </w:del>
      <w:del w:id="1463" w:author="Esben Kran Christensen [2]" w:date="2020-04-28T10:51:00Z">
        <w:r w:rsidRPr="00C96E3A" w:rsidDel="00EF670D">
          <w:rPr>
            <w:rPrChange w:id="1464" w:author="Esben Kran Christensen" w:date="2020-04-28T10:32:00Z">
              <w:rPr>
                <w:lang w:val="en-GB"/>
              </w:rPr>
            </w:rPrChange>
          </w:rPr>
          <w:delText xml:space="preserve">A </w:delText>
        </w:r>
        <w:r w:rsidDel="00EF670D">
          <w:fldChar w:fldCharType="begin"/>
        </w:r>
        <w:r w:rsidRPr="00C96E3A" w:rsidDel="00EF670D">
          <w:rPr>
            <w:rPrChange w:id="1465" w:author="Esben Kran Christensen" w:date="2020-04-28T10:32:00Z">
              <w:rPr>
                <w:lang w:val="en-GB"/>
              </w:rPr>
            </w:rPrChange>
          </w:rPr>
          <w:delInstrText xml:space="preserve"> ADDIN ZOTERO_ITEM CSL_CITATION {"citationID":"472Hmkzg","properties":{"formattedCitation":"(Lauridsen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delInstrText>
        </w:r>
        <w:r w:rsidDel="00EF670D">
          <w:fldChar w:fldCharType="separate"/>
        </w:r>
      </w:del>
      <w:del w:id="1466" w:author="Esben Kran Christensen [2]" w:date="2020-04-28T10:32:00Z">
        <w:r w:rsidRPr="00C96E3A" w:rsidDel="00C96E3A">
          <w:rPr>
            <w:rPrChange w:id="1467" w:author="Esben Kran Christensen" w:date="2020-04-28T10:32:00Z">
              <w:rPr>
                <w:noProof/>
                <w:lang w:val="en-GB"/>
              </w:rPr>
            </w:rPrChange>
          </w:rPr>
          <w:delText>(Lauridsen et al., 2019)</w:delText>
        </w:r>
      </w:del>
      <w:del w:id="1468" w:author="Esben Kran Christensen [2]" w:date="2020-04-28T10:51:00Z">
        <w:r w:rsidDel="00EF670D">
          <w:fldChar w:fldCharType="end"/>
        </w:r>
      </w:del>
      <w:del w:id="1469" w:author="Søren Orm Hansen" w:date="2020-04-25T17:20:00Z">
        <w:r w:rsidRPr="00C96E3A" w:rsidDel="009A05F7">
          <w:rPr>
            <w:rPrChange w:id="1470" w:author="Esben Kran Christensen" w:date="2020-04-28T10:32:00Z">
              <w:rPr>
                <w:lang w:val="en-GB"/>
              </w:rPr>
            </w:rPrChange>
          </w:rPr>
          <w:delText xml:space="preserve"> is then set up to see if there is a significant difference between the performances of the two programs.</w:delText>
        </w:r>
      </w:del>
    </w:p>
    <w:p w14:paraId="4CF760BF" w14:textId="77777777" w:rsidR="009A05F7" w:rsidRPr="0069581F" w:rsidRDefault="009A05F7">
      <w:pPr>
        <w:pStyle w:val="Heading2"/>
        <w:pPrChange w:id="1471" w:author="Søren Orm Hansen" w:date="2020-04-25T17:37:00Z">
          <w:pPr>
            <w:pStyle w:val="Heading2"/>
            <w:ind w:left="567" w:hanging="567"/>
          </w:pPr>
        </w:pPrChange>
      </w:pPr>
      <w:bookmarkStart w:id="1472" w:name="_Toc33298938"/>
      <w:bookmarkStart w:id="1473" w:name="_Toc34300596"/>
      <w:bookmarkEnd w:id="1451"/>
      <w:r>
        <w:t>Predicting Sentiment</w:t>
      </w:r>
      <w:bookmarkEnd w:id="1472"/>
      <w:bookmarkEnd w:id="1473"/>
    </w:p>
    <w:p w14:paraId="78E7F16B" w14:textId="7356258D" w:rsidR="00A26BEF" w:rsidRPr="00BB7C0A" w:rsidRDefault="00525B3B" w:rsidP="00A26BEF">
      <w:pPr>
        <w:pStyle w:val="NormalSectionStart"/>
        <w:rPr>
          <w:lang w:val="en-GB"/>
        </w:rPr>
      </w:pPr>
      <w:r w:rsidRPr="00BB7C0A">
        <w:rPr>
          <w:lang w:val="en-GB"/>
        </w:rPr>
        <w:t>I</w:t>
      </w:r>
      <w:r w:rsidR="009A05F7" w:rsidRPr="00BB7C0A">
        <w:rPr>
          <w:lang w:val="en-GB"/>
        </w:rPr>
        <w:t>n</w:t>
      </w:r>
      <w:r w:rsidR="009A05F7" w:rsidRPr="00BB7C0A">
        <w:rPr>
          <w:noProof/>
          <w:lang w:val="en-GB"/>
        </w:rPr>
        <w:t xml:space="preserve"> </w:t>
      </w:r>
      <w:r w:rsidR="004878D2">
        <w:rPr>
          <w:noProof/>
        </w:rPr>
        <w:fldChar w:fldCharType="begin"/>
      </w:r>
      <w:r w:rsidR="004878D2" w:rsidRPr="00BB7C0A">
        <w:rPr>
          <w:noProof/>
          <w:lang w:val="en-GB"/>
        </w:rPr>
        <w:instrText xml:space="preserve"> REF _Ref34311754 \h </w:instrText>
      </w:r>
      <w:r w:rsidR="004878D2">
        <w:rPr>
          <w:noProof/>
        </w:rPr>
      </w:r>
      <w:r w:rsidR="004878D2">
        <w:rPr>
          <w:noProof/>
        </w:rPr>
        <w:fldChar w:fldCharType="separate"/>
      </w:r>
      <w:r w:rsidR="00D21748" w:rsidRPr="00BB7C0A">
        <w:rPr>
          <w:lang w:val="en-GB"/>
        </w:rPr>
        <w:t xml:space="preserve">Table </w:t>
      </w:r>
      <w:r w:rsidR="00D21748" w:rsidRPr="00BB7C0A">
        <w:rPr>
          <w:noProof/>
          <w:lang w:val="en-GB"/>
        </w:rPr>
        <w:t>3</w:t>
      </w:r>
      <w:r w:rsidR="004878D2">
        <w:rPr>
          <w:noProof/>
        </w:rPr>
        <w:fldChar w:fldCharType="end"/>
      </w:r>
      <w:r w:rsidR="009A05F7" w:rsidRPr="00BB7C0A">
        <w:rPr>
          <w:noProof/>
          <w:lang w:val="en-GB"/>
        </w:rPr>
        <w:t xml:space="preserve"> the average accuracies and the average 95% confidence intervals of the three SA-programs, AFINN, </w:t>
      </w:r>
      <w:ins w:id="1474" w:author="Søren Orm Hansen" w:date="2020-04-25T14:16:00Z">
        <w:r w:rsidR="12626DBE" w:rsidRPr="00BB7C0A">
          <w:rPr>
            <w:noProof/>
            <w:lang w:val="en-GB"/>
          </w:rPr>
          <w:t>Sentida</w:t>
        </w:r>
      </w:ins>
      <w:r w:rsidR="009A05F7" w:rsidRPr="00BB7C0A">
        <w:rPr>
          <w:noProof/>
          <w:lang w:val="en-GB"/>
        </w:rPr>
        <w:t>SENTIDA, and</w:t>
      </w:r>
      <w:ins w:id="1475" w:author="Søren Orm Hansen" w:date="2020-04-25T14:14:00Z">
        <w:r w:rsidR="05C950DD" w:rsidRPr="00BB7C0A">
          <w:rPr>
            <w:noProof/>
            <w:lang w:val="en-GB"/>
          </w:rPr>
          <w:t xml:space="preserve"> </w:t>
        </w:r>
      </w:ins>
      <w:ins w:id="1476" w:author="Esben Kran Christensen" w:date="2020-04-25T19:33:00Z">
        <w:r w:rsidR="5CEE3152" w:rsidRPr="00BB7C0A">
          <w:rPr>
            <w:noProof/>
            <w:lang w:val="en-GB"/>
          </w:rPr>
          <w:t xml:space="preserve">the </w:t>
        </w:r>
      </w:ins>
      <w:ins w:id="1477" w:author="Søren Orm Hansen" w:date="2020-04-25T14:16:00Z">
        <w:r w:rsidR="761EBA1E" w:rsidRPr="00BB7C0A">
          <w:rPr>
            <w:noProof/>
            <w:lang w:val="en-GB"/>
          </w:rPr>
          <w:t>u</w:t>
        </w:r>
      </w:ins>
      <w:ins w:id="1478" w:author="Søren Orm Hansen" w:date="2020-04-25T14:14:00Z">
        <w:r w:rsidR="05C950DD" w:rsidRPr="00BB7C0A">
          <w:rPr>
            <w:noProof/>
            <w:lang w:val="en-GB"/>
          </w:rPr>
          <w:t>pda</w:t>
        </w:r>
      </w:ins>
      <w:ins w:id="1479" w:author="Søren Orm Hansen" w:date="2020-04-25T14:16:00Z">
        <w:r w:rsidR="1AAB3096" w:rsidRPr="00BB7C0A">
          <w:rPr>
            <w:noProof/>
            <w:lang w:val="en-GB"/>
          </w:rPr>
          <w:t>ted</w:t>
        </w:r>
      </w:ins>
      <w:r w:rsidR="009A05F7" w:rsidRPr="00BB7C0A">
        <w:rPr>
          <w:noProof/>
          <w:lang w:val="en-GB"/>
        </w:rPr>
        <w:t xml:space="preserve"> SentidaV2</w:t>
      </w:r>
      <w:ins w:id="1480" w:author="Esben Kran Christensen" w:date="2020-04-25T19:34:00Z">
        <w:r w:rsidR="0CC5A13A" w:rsidRPr="00BB7C0A">
          <w:rPr>
            <w:noProof/>
            <w:lang w:val="en-GB"/>
          </w:rPr>
          <w:t xml:space="preserve"> over the 1000 tests</w:t>
        </w:r>
      </w:ins>
      <w:r w:rsidR="009A05F7" w:rsidRPr="00BB7C0A">
        <w:rPr>
          <w:noProof/>
          <w:lang w:val="en-GB"/>
        </w:rPr>
        <w:t xml:space="preserve">, on the three validation sets are summarised.  </w:t>
      </w:r>
      <w:r w:rsidR="009A05F7" w:rsidRPr="00BB7C0A">
        <w:rPr>
          <w:lang w:val="en-GB"/>
        </w:rPr>
        <w:t xml:space="preserve">On average, </w:t>
      </w:r>
      <w:del w:id="1481" w:author="Esben Kran Christensen [2]" w:date="2020-04-28T10:50:00Z">
        <w:r w:rsidR="009A05F7" w:rsidRPr="00BB7C0A" w:rsidDel="00E567F1">
          <w:rPr>
            <w:lang w:val="en-GB"/>
          </w:rPr>
          <w:delText>SentidaV2</w:delText>
        </w:r>
      </w:del>
      <w:ins w:id="1482" w:author="Esben Kran Christensen" w:date="2020-04-25T19:34:00Z">
        <w:r w:rsidR="47B55791" w:rsidRPr="00BB7C0A">
          <w:rPr>
            <w:lang w:val="en-GB"/>
          </w:rPr>
          <w:t>the updated Sentida</w:t>
        </w:r>
      </w:ins>
      <w:r w:rsidR="009A05F7" w:rsidRPr="00BB7C0A">
        <w:rPr>
          <w:lang w:val="en-GB"/>
        </w:rPr>
        <w:t xml:space="preserve"> was found to have a significantly higher accuracy at </w:t>
      </w:r>
      <w:commentRangeStart w:id="1483"/>
      <w:r w:rsidR="009A05F7" w:rsidRPr="00BB7C0A">
        <w:rPr>
          <w:lang w:val="en-GB"/>
        </w:rPr>
        <w:t xml:space="preserve">binarily </w:t>
      </w:r>
      <w:commentRangeEnd w:id="1483"/>
      <w:r w:rsidR="00E16792">
        <w:rPr>
          <w:rStyle w:val="CommentReference"/>
        </w:rPr>
        <w:commentReference w:id="1483"/>
      </w:r>
      <w:r w:rsidR="009A05F7" w:rsidRPr="00BB7C0A">
        <w:rPr>
          <w:lang w:val="en-GB"/>
        </w:rPr>
        <w:t>classifying</w:t>
      </w:r>
      <w:ins w:id="1484" w:author="Søren Orm Hansen" w:date="2020-04-25T14:07:00Z">
        <w:r w:rsidR="0C40F32A" w:rsidRPr="00BB7C0A">
          <w:rPr>
            <w:lang w:val="en-GB"/>
          </w:rPr>
          <w:t xml:space="preserve"> whether</w:t>
        </w:r>
      </w:ins>
      <w:r w:rsidR="009A05F7" w:rsidRPr="00BB7C0A">
        <w:rPr>
          <w:lang w:val="en-GB"/>
        </w:rPr>
        <w:t xml:space="preserve"> the sentiment of the sentences in TP</w:t>
      </w:r>
      <w:ins w:id="1485" w:author="Søren Orm Hansen" w:date="2020-04-25T14:08:00Z">
        <w:r w:rsidR="4B9CDFCD" w:rsidRPr="00BB7C0A">
          <w:rPr>
            <w:lang w:val="en-GB"/>
          </w:rPr>
          <w:t xml:space="preserve"> </w:t>
        </w:r>
      </w:ins>
      <w:ins w:id="1486" w:author="Søren Orm Hansen" w:date="2020-04-25T14:09:00Z">
        <w:r w:rsidR="4B9CDFCD" w:rsidRPr="00BB7C0A">
          <w:rPr>
            <w:lang w:val="en-GB"/>
          </w:rPr>
          <w:t>was positive or negative</w:t>
        </w:r>
      </w:ins>
      <w:r w:rsidR="009A05F7" w:rsidRPr="00BB7C0A">
        <w:rPr>
          <w:lang w:val="en-GB"/>
        </w:rPr>
        <w:t xml:space="preserve"> (M = 0.8063, SD = 0.007), in TP2 (M = 0.8183, SD = 0.008), and in Emma (M = 0.6957</w:t>
      </w:r>
      <w:ins w:id="1487" w:author="Esben Kran Christensen" w:date="2020-04-25T20:08:00Z">
        <w:r w:rsidR="22AD3BDF" w:rsidRPr="00BB7C0A">
          <w:rPr>
            <w:lang w:val="en-GB"/>
          </w:rPr>
          <w:t>7159</w:t>
        </w:r>
      </w:ins>
      <w:r w:rsidR="009A05F7" w:rsidRPr="00BB7C0A">
        <w:rPr>
          <w:lang w:val="en-GB"/>
        </w:rPr>
        <w:t>, SD = 0.042</w:t>
      </w:r>
      <w:ins w:id="1488" w:author="Esben Kran Christensen" w:date="2020-04-25T20:09:00Z">
        <w:r w:rsidR="6A1311CD" w:rsidRPr="00BB7C0A">
          <w:rPr>
            <w:lang w:val="en-GB"/>
          </w:rPr>
          <w:t>0486</w:t>
        </w:r>
      </w:ins>
      <w:r w:rsidR="009A05F7" w:rsidRPr="00BB7C0A">
        <w:rPr>
          <w:lang w:val="en-GB"/>
        </w:rPr>
        <w:t xml:space="preserve">), compared to the accuracy of </w:t>
      </w:r>
      <w:ins w:id="1489" w:author="Søren Orm Hansen" w:date="2020-04-25T14:16:00Z">
        <w:r w:rsidR="2DC7776E" w:rsidRPr="00BB7C0A">
          <w:rPr>
            <w:lang w:val="en-GB"/>
          </w:rPr>
          <w:t>Sentida</w:t>
        </w:r>
      </w:ins>
      <w:del w:id="1490" w:author="Esben Kran Christensen [2]" w:date="2020-04-28T10:50:00Z">
        <w:r w:rsidR="009A05F7" w:rsidRPr="00BB7C0A" w:rsidDel="00E567F1">
          <w:rPr>
            <w:lang w:val="en-GB"/>
          </w:rPr>
          <w:delText>SENTIDA</w:delText>
        </w:r>
      </w:del>
      <w:r w:rsidR="009A05F7" w:rsidRPr="00BB7C0A">
        <w:rPr>
          <w:lang w:val="en-GB"/>
        </w:rPr>
        <w:t xml:space="preserve"> for the sentences in TP (M = 0.8052, SD = 0.007), in TP2  (M = 0.7817, SD = 0.008), and in Emma (M = 0.6748</w:t>
      </w:r>
      <w:ins w:id="1491" w:author="Esben Kran Christensen" w:date="2020-04-25T20:09:00Z">
        <w:r w:rsidR="0BDC50AD" w:rsidRPr="00BB7C0A">
          <w:rPr>
            <w:lang w:val="en-GB"/>
          </w:rPr>
          <w:t>6016</w:t>
        </w:r>
      </w:ins>
      <w:r w:rsidR="009A05F7" w:rsidRPr="00BB7C0A">
        <w:rPr>
          <w:lang w:val="en-GB"/>
        </w:rPr>
        <w:t>, SD = 0.043</w:t>
      </w:r>
      <w:ins w:id="1492" w:author="Esben Kran Christensen" w:date="2020-04-25T20:09:00Z">
        <w:r w:rsidR="680F551F" w:rsidRPr="00BB7C0A">
          <w:rPr>
            <w:lang w:val="en-GB"/>
          </w:rPr>
          <w:t>52</w:t>
        </w:r>
      </w:ins>
      <w:r w:rsidR="009A05F7" w:rsidRPr="00BB7C0A">
        <w:rPr>
          <w:lang w:val="en-GB"/>
        </w:rPr>
        <w:t>). The t-values are t</w:t>
      </w:r>
      <w:r w:rsidR="009A05F7" w:rsidRPr="00BB7C0A">
        <w:rPr>
          <w:vertAlign w:val="subscript"/>
          <w:lang w:val="en-GB"/>
        </w:rPr>
        <w:t>TP</w:t>
      </w:r>
      <w:r w:rsidR="009A05F7" w:rsidRPr="00BB7C0A">
        <w:rPr>
          <w:lang w:val="en-GB"/>
        </w:rPr>
        <w:t>(1997.2) = 3.2837, t</w:t>
      </w:r>
      <w:r w:rsidR="009A05F7" w:rsidRPr="00BB7C0A">
        <w:rPr>
          <w:vertAlign w:val="subscript"/>
          <w:lang w:val="en-GB"/>
        </w:rPr>
        <w:t>TP2</w:t>
      </w:r>
      <w:r w:rsidR="009A05F7" w:rsidRPr="00BB7C0A">
        <w:rPr>
          <w:lang w:val="en-GB"/>
        </w:rPr>
        <w:t>(1988.6) = 98.488, and t</w:t>
      </w:r>
      <w:r w:rsidR="009A05F7" w:rsidRPr="00BB7C0A">
        <w:rPr>
          <w:vertAlign w:val="subscript"/>
          <w:lang w:val="en-GB"/>
        </w:rPr>
        <w:t>Emma</w:t>
      </w:r>
      <w:r w:rsidR="009A05F7" w:rsidRPr="00BB7C0A">
        <w:rPr>
          <w:lang w:val="en-GB"/>
        </w:rPr>
        <w:t>(19</w:t>
      </w:r>
      <w:ins w:id="1493" w:author="Esben Kran Christensen" w:date="2020-04-25T20:11:00Z">
        <w:r w:rsidR="4186B8C8" w:rsidRPr="00BB7C0A">
          <w:rPr>
            <w:lang w:val="en-GB"/>
          </w:rPr>
          <w:t>88.8</w:t>
        </w:r>
      </w:ins>
      <w:r w:rsidR="009A05F7" w:rsidRPr="00BB7C0A">
        <w:rPr>
          <w:lang w:val="en-GB"/>
        </w:rPr>
        <w:t>97.3) = 10.995</w:t>
      </w:r>
      <w:ins w:id="1494" w:author="Esben Kran Christensen" w:date="2020-04-25T20:11:00Z">
        <w:r w:rsidR="2210967C" w:rsidRPr="00BB7C0A">
          <w:rPr>
            <w:lang w:val="en-GB"/>
          </w:rPr>
          <w:t>50.813</w:t>
        </w:r>
      </w:ins>
      <w:r w:rsidR="009A05F7" w:rsidRPr="00BB7C0A">
        <w:rPr>
          <w:lang w:val="en-GB"/>
        </w:rPr>
        <w:t>, and the differences are significant for all datasets (p</w:t>
      </w:r>
      <w:r w:rsidR="009A05F7" w:rsidRPr="00BB7C0A">
        <w:rPr>
          <w:vertAlign w:val="subscript"/>
          <w:lang w:val="en-GB"/>
        </w:rPr>
        <w:t>TP</w:t>
      </w:r>
      <w:r w:rsidR="009A05F7" w:rsidRPr="00BB7C0A">
        <w:rPr>
          <w:lang w:val="en-GB"/>
        </w:rPr>
        <w:t xml:space="preserve"> = 0.001, p</w:t>
      </w:r>
      <w:r w:rsidR="009A05F7" w:rsidRPr="00BB7C0A">
        <w:rPr>
          <w:vertAlign w:val="subscript"/>
          <w:lang w:val="en-GB"/>
        </w:rPr>
        <w:t>TP2</w:t>
      </w:r>
      <w:r w:rsidR="009A05F7" w:rsidRPr="00BB7C0A">
        <w:rPr>
          <w:lang w:val="en-GB"/>
        </w:rPr>
        <w:t xml:space="preserve"> &lt; 2.2e-16, and p</w:t>
      </w:r>
      <w:r w:rsidR="009A05F7" w:rsidRPr="00BB7C0A">
        <w:rPr>
          <w:vertAlign w:val="subscript"/>
          <w:lang w:val="en-GB"/>
        </w:rPr>
        <w:t xml:space="preserve">Emma </w:t>
      </w:r>
      <w:r w:rsidR="009A05F7" w:rsidRPr="00BB7C0A">
        <w:rPr>
          <w:lang w:val="en-GB"/>
        </w:rPr>
        <w:t>&lt; 2.2e-16).</w:t>
      </w:r>
    </w:p>
    <w:tbl>
      <w:tblPr>
        <w:tblpPr w:leftFromText="180" w:rightFromText="180" w:vertAnchor="text" w:horzAnchor="margin" w:tblpY="91"/>
        <w:tblW w:w="9075"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6A0" w:firstRow="1" w:lastRow="0" w:firstColumn="1" w:lastColumn="0" w:noHBand="1" w:noVBand="1"/>
      </w:tblPr>
      <w:tblGrid>
        <w:gridCol w:w="1415"/>
        <w:gridCol w:w="1016"/>
        <w:gridCol w:w="1353"/>
        <w:gridCol w:w="1356"/>
        <w:gridCol w:w="1215"/>
        <w:gridCol w:w="150"/>
        <w:gridCol w:w="1230"/>
        <w:gridCol w:w="1340"/>
      </w:tblGrid>
      <w:tr w:rsidR="00E16792" w:rsidRPr="0096435D" w14:paraId="4F5CDD59" w14:textId="77777777" w:rsidTr="00E567F1">
        <w:trPr>
          <w:trHeight w:val="409"/>
        </w:trPr>
        <w:tc>
          <w:tcPr>
            <w:tcW w:w="9075" w:type="dxa"/>
            <w:gridSpan w:val="8"/>
            <w:tcBorders>
              <w:top w:val="nil"/>
              <w:left w:val="nil"/>
              <w:right w:val="nil"/>
            </w:tcBorders>
            <w:shd w:val="clear" w:color="auto" w:fill="auto"/>
            <w:vAlign w:val="bottom"/>
          </w:tcPr>
          <w:p w14:paraId="223466EA" w14:textId="4E59C585" w:rsidR="00E16792" w:rsidRPr="00BB7C0A" w:rsidRDefault="00E16792" w:rsidP="00C96E3A">
            <w:pPr>
              <w:pStyle w:val="Caption"/>
              <w:framePr w:hSpace="0" w:wrap="auto" w:vAnchor="margin" w:hAnchor="text" w:xAlign="left" w:yAlign="inline"/>
              <w:suppressOverlap w:val="0"/>
              <w:rPr>
                <w:lang w:val="en-GB"/>
              </w:rPr>
            </w:pPr>
            <w:bookmarkStart w:id="1495" w:name="_Ref38963517"/>
            <w:commentRangeStart w:id="1496"/>
            <w:r w:rsidRPr="00BB7C0A">
              <w:rPr>
                <w:lang w:val="en-GB"/>
              </w:rPr>
              <w:t xml:space="preserve">Table </w:t>
            </w:r>
            <w:r>
              <w:fldChar w:fldCharType="begin"/>
            </w:r>
            <w:r w:rsidRPr="00BB7C0A">
              <w:rPr>
                <w:lang w:val="en-GB"/>
              </w:rPr>
              <w:instrText xml:space="preserve"> SEQ Table \* ARABIC </w:instrText>
            </w:r>
            <w:r>
              <w:fldChar w:fldCharType="separate"/>
            </w:r>
            <w:ins w:id="1497" w:author="Esben Kran Christensen [2]" w:date="2020-04-28T10:58:00Z">
              <w:r w:rsidR="002764A9">
                <w:rPr>
                  <w:noProof/>
                  <w:lang w:val="en-GB"/>
                </w:rPr>
                <w:t>5</w:t>
              </w:r>
            </w:ins>
            <w:r>
              <w:fldChar w:fldCharType="end"/>
            </w:r>
            <w:bookmarkEnd w:id="1495"/>
            <w:r w:rsidRPr="00BB7C0A">
              <w:rPr>
                <w:lang w:val="en-GB"/>
              </w:rPr>
              <w:t xml:space="preserve"> - Results from accuracy tests (TP: TrustPilot, TP2: TrustPilot 2, EM: Emma)</w:t>
            </w:r>
            <w:commentRangeEnd w:id="1496"/>
            <w:r>
              <w:rPr>
                <w:rStyle w:val="CommentReference"/>
                <w:i w:val="0"/>
                <w:iCs w:val="0"/>
                <w:color w:val="auto"/>
              </w:rPr>
              <w:commentReference w:id="1496"/>
            </w:r>
          </w:p>
        </w:tc>
      </w:tr>
      <w:tr w:rsidR="00E16792" w14:paraId="26BDED18" w14:textId="77777777" w:rsidTr="00E567F1">
        <w:trPr>
          <w:trHeight w:val="409"/>
        </w:trPr>
        <w:tc>
          <w:tcPr>
            <w:tcW w:w="1415" w:type="dxa"/>
            <w:shd w:val="clear" w:color="auto" w:fill="auto"/>
            <w:vAlign w:val="center"/>
          </w:tcPr>
          <w:p w14:paraId="38A47DF8" w14:textId="77777777" w:rsidR="00E16792" w:rsidRPr="00BB7C0A" w:rsidRDefault="00E16792" w:rsidP="00C96E3A">
            <w:pPr>
              <w:jc w:val="center"/>
              <w:rPr>
                <w:lang w:val="en-GB"/>
              </w:rPr>
            </w:pPr>
          </w:p>
        </w:tc>
        <w:tc>
          <w:tcPr>
            <w:tcW w:w="1016" w:type="dxa"/>
            <w:shd w:val="clear" w:color="auto" w:fill="auto"/>
            <w:vAlign w:val="center"/>
          </w:tcPr>
          <w:p w14:paraId="19815662" w14:textId="77777777" w:rsidR="00E16792" w:rsidRPr="00FA5669" w:rsidRDefault="00E16792" w:rsidP="00C96E3A">
            <w:pPr>
              <w:jc w:val="center"/>
            </w:pPr>
            <w:r w:rsidRPr="00FA5669">
              <w:t>TP</w:t>
            </w:r>
          </w:p>
        </w:tc>
        <w:tc>
          <w:tcPr>
            <w:tcW w:w="1353" w:type="dxa"/>
            <w:shd w:val="clear" w:color="auto" w:fill="auto"/>
            <w:vAlign w:val="center"/>
          </w:tcPr>
          <w:p w14:paraId="11DBA56D" w14:textId="77777777" w:rsidR="00E16792" w:rsidRPr="00FA5669" w:rsidRDefault="00E16792" w:rsidP="00C96E3A">
            <w:pPr>
              <w:jc w:val="center"/>
            </w:pPr>
            <w:r w:rsidRPr="00FA5669">
              <w:t>TP: 95% CI</w:t>
            </w:r>
          </w:p>
        </w:tc>
        <w:tc>
          <w:tcPr>
            <w:tcW w:w="1356" w:type="dxa"/>
            <w:vAlign w:val="center"/>
          </w:tcPr>
          <w:p w14:paraId="32660670" w14:textId="77777777" w:rsidR="00E16792" w:rsidRPr="00FA5669" w:rsidRDefault="00E16792" w:rsidP="00C96E3A">
            <w:pPr>
              <w:jc w:val="center"/>
            </w:pPr>
            <w:r w:rsidRPr="00FA5669">
              <w:t>TP2</w:t>
            </w:r>
          </w:p>
        </w:tc>
        <w:tc>
          <w:tcPr>
            <w:tcW w:w="1365" w:type="dxa"/>
            <w:gridSpan w:val="2"/>
            <w:vAlign w:val="center"/>
          </w:tcPr>
          <w:p w14:paraId="0F11C73D" w14:textId="77777777" w:rsidR="00E16792" w:rsidRPr="00FA5669" w:rsidRDefault="00E16792" w:rsidP="00C96E3A">
            <w:pPr>
              <w:jc w:val="center"/>
            </w:pPr>
            <w:r w:rsidRPr="00FA5669">
              <w:t>TP2: 95% CI</w:t>
            </w:r>
          </w:p>
        </w:tc>
        <w:tc>
          <w:tcPr>
            <w:tcW w:w="1230" w:type="dxa"/>
            <w:vAlign w:val="center"/>
          </w:tcPr>
          <w:p w14:paraId="38152CC1" w14:textId="77777777" w:rsidR="00E16792" w:rsidRPr="00FA5669" w:rsidRDefault="00E16792" w:rsidP="00C96E3A">
            <w:pPr>
              <w:jc w:val="center"/>
            </w:pPr>
            <w:r>
              <w:t>EM</w:t>
            </w:r>
          </w:p>
        </w:tc>
        <w:tc>
          <w:tcPr>
            <w:tcW w:w="1340" w:type="dxa"/>
            <w:vAlign w:val="center"/>
          </w:tcPr>
          <w:p w14:paraId="1F62A76E" w14:textId="77777777" w:rsidR="00E16792" w:rsidRPr="00FA5669" w:rsidRDefault="00E16792" w:rsidP="00C96E3A">
            <w:pPr>
              <w:jc w:val="center"/>
            </w:pPr>
            <w:r>
              <w:t>EM</w:t>
            </w:r>
            <w:r w:rsidRPr="00FA5669">
              <w:t>: 95% CI</w:t>
            </w:r>
          </w:p>
        </w:tc>
      </w:tr>
      <w:tr w:rsidR="00E16792" w14:paraId="2F10E844" w14:textId="77777777" w:rsidTr="00E567F1">
        <w:trPr>
          <w:trHeight w:val="261"/>
        </w:trPr>
        <w:tc>
          <w:tcPr>
            <w:tcW w:w="1415" w:type="dxa"/>
            <w:shd w:val="clear" w:color="auto" w:fill="auto"/>
            <w:vAlign w:val="center"/>
          </w:tcPr>
          <w:p w14:paraId="5F3D8C28" w14:textId="5B33331E" w:rsidR="00E16792" w:rsidRPr="00FA5669" w:rsidRDefault="0D152ED8" w:rsidP="00C96E3A">
            <w:pPr>
              <w:jc w:val="center"/>
            </w:pPr>
            <w:ins w:id="1498" w:author="Søren Orm Hansen" w:date="2020-04-25T14:12:00Z">
              <w:r>
                <w:t xml:space="preserve">Updated </w:t>
              </w:r>
            </w:ins>
            <w:r w:rsidR="5674FEB9">
              <w:t>Sentida</w:t>
            </w:r>
            <w:del w:id="1499" w:author="Søren Orm Hansen" w:date="2020-04-25T14:12:00Z">
              <w:r w:rsidR="00E16792" w:rsidDel="5674FEB9">
                <w:delText>V2</w:delText>
              </w:r>
            </w:del>
          </w:p>
        </w:tc>
        <w:tc>
          <w:tcPr>
            <w:tcW w:w="1016" w:type="dxa"/>
            <w:shd w:val="clear" w:color="auto" w:fill="auto"/>
            <w:vAlign w:val="center"/>
          </w:tcPr>
          <w:p w14:paraId="5736BD96" w14:textId="77777777" w:rsidR="00E16792" w:rsidRPr="00FA5669" w:rsidRDefault="00E16792" w:rsidP="00C96E3A">
            <w:pPr>
              <w:jc w:val="center"/>
              <w:rPr>
                <w:color w:val="000000"/>
              </w:rPr>
            </w:pPr>
            <w:r>
              <w:t>0.8063</w:t>
            </w:r>
          </w:p>
        </w:tc>
        <w:tc>
          <w:tcPr>
            <w:tcW w:w="1353" w:type="dxa"/>
            <w:shd w:val="clear" w:color="auto" w:fill="auto"/>
            <w:vAlign w:val="center"/>
          </w:tcPr>
          <w:p w14:paraId="6A140246" w14:textId="77777777" w:rsidR="00E16792" w:rsidRPr="00FA5669" w:rsidRDefault="00E16792" w:rsidP="00C96E3A">
            <w:pPr>
              <w:jc w:val="center"/>
              <w:rPr>
                <w:color w:val="000000"/>
              </w:rPr>
            </w:pPr>
            <w:r w:rsidRPr="003D4FD3">
              <w:t>0.</w:t>
            </w:r>
            <w:r>
              <w:t xml:space="preserve">7891 </w:t>
            </w:r>
            <w:r w:rsidRPr="00FA5669">
              <w:t xml:space="preserve">to </w:t>
            </w:r>
            <w:r w:rsidRPr="0005671C">
              <w:t>0.</w:t>
            </w:r>
            <w:r>
              <w:t>8226</w:t>
            </w:r>
          </w:p>
        </w:tc>
        <w:tc>
          <w:tcPr>
            <w:tcW w:w="1356" w:type="dxa"/>
            <w:vAlign w:val="center"/>
          </w:tcPr>
          <w:p w14:paraId="1CA82F05" w14:textId="77777777" w:rsidR="00E16792" w:rsidRPr="00FA5669" w:rsidRDefault="00E16792" w:rsidP="00C96E3A">
            <w:pPr>
              <w:jc w:val="center"/>
            </w:pPr>
            <w:r w:rsidRPr="00E607BD">
              <w:t>0.8183</w:t>
            </w:r>
          </w:p>
        </w:tc>
        <w:tc>
          <w:tcPr>
            <w:tcW w:w="1365" w:type="dxa"/>
            <w:gridSpan w:val="2"/>
            <w:vAlign w:val="center"/>
          </w:tcPr>
          <w:p w14:paraId="7B208265" w14:textId="77777777" w:rsidR="00E16792" w:rsidRPr="00FA5669" w:rsidRDefault="00E16792" w:rsidP="00C96E3A">
            <w:pPr>
              <w:jc w:val="center"/>
            </w:pPr>
            <w:r w:rsidRPr="007B4434">
              <w:t>0.</w:t>
            </w:r>
            <w:r>
              <w:t xml:space="preserve">7999 to </w:t>
            </w:r>
            <w:r w:rsidRPr="007B4434">
              <w:t>0.</w:t>
            </w:r>
            <w:r>
              <w:t>8365</w:t>
            </w:r>
          </w:p>
        </w:tc>
        <w:tc>
          <w:tcPr>
            <w:tcW w:w="1230" w:type="dxa"/>
            <w:vAlign w:val="center"/>
          </w:tcPr>
          <w:p w14:paraId="293743A5" w14:textId="7ADE950A" w:rsidR="00E16792" w:rsidRPr="00FA5669" w:rsidRDefault="00E16792">
            <w:pPr>
              <w:spacing w:after="0"/>
              <w:jc w:val="center"/>
              <w:pPrChange w:id="1500" w:author="Esben Kran Christensen" w:date="2020-04-25T20:04:00Z">
                <w:pPr>
                  <w:jc w:val="center"/>
                </w:pPr>
              </w:pPrChange>
            </w:pPr>
            <w:del w:id="1501" w:author="Esben Kran Christensen" w:date="2020-04-25T20:04:00Z">
              <w:r w:rsidDel="5674FEB9">
                <w:delText>0.6957</w:delText>
              </w:r>
            </w:del>
            <w:ins w:id="1502" w:author="Esben Kran Christensen" w:date="2020-04-25T20:04:00Z">
              <w:r w:rsidR="3AAFAE8F">
                <w:t>0.71</w:t>
              </w:r>
            </w:ins>
            <w:ins w:id="1503" w:author="Esben Kran Christensen" w:date="2020-04-25T20:05:00Z">
              <w:r w:rsidR="7CAC2C8C">
                <w:t>59</w:t>
              </w:r>
            </w:ins>
          </w:p>
        </w:tc>
        <w:tc>
          <w:tcPr>
            <w:tcW w:w="1340" w:type="dxa"/>
            <w:vAlign w:val="center"/>
          </w:tcPr>
          <w:p w14:paraId="482ADA99" w14:textId="5DB0196A" w:rsidR="00E16792" w:rsidRPr="00FA5669" w:rsidRDefault="5674FEB9" w:rsidP="00C96E3A">
            <w:pPr>
              <w:jc w:val="center"/>
            </w:pPr>
            <w:r>
              <w:t>0.</w:t>
            </w:r>
            <w:del w:id="1504" w:author="Esben Kran Christensen" w:date="2020-04-25T20:06:00Z">
              <w:r w:rsidR="00E16792" w:rsidDel="5674FEB9">
                <w:delText>5889</w:delText>
              </w:r>
            </w:del>
            <w:ins w:id="1505" w:author="Esben Kran Christensen" w:date="2020-04-25T20:06:00Z">
              <w:r w:rsidR="2E5CD768">
                <w:t>5922</w:t>
              </w:r>
            </w:ins>
            <w:r>
              <w:t xml:space="preserve"> to 0.</w:t>
            </w:r>
            <w:del w:id="1506" w:author="Esben Kran Christensen" w:date="2020-04-25T20:06:00Z">
              <w:r w:rsidR="00E16792" w:rsidDel="5674FEB9">
                <w:delText>7889</w:delText>
              </w:r>
            </w:del>
            <w:ins w:id="1507" w:author="Esben Kran Christensen" w:date="2020-04-25T20:06:00Z">
              <w:r w:rsidR="09BE3EFA">
                <w:t>8194</w:t>
              </w:r>
            </w:ins>
          </w:p>
        </w:tc>
      </w:tr>
      <w:tr w:rsidR="00E16792" w14:paraId="47E39B89" w14:textId="77777777" w:rsidTr="00E567F1">
        <w:trPr>
          <w:trHeight w:val="247"/>
        </w:trPr>
        <w:tc>
          <w:tcPr>
            <w:tcW w:w="1415" w:type="dxa"/>
            <w:shd w:val="clear" w:color="auto" w:fill="auto"/>
            <w:vAlign w:val="center"/>
          </w:tcPr>
          <w:p w14:paraId="36AB3386" w14:textId="676D9EDF" w:rsidR="00E16792" w:rsidRPr="00FA5669" w:rsidRDefault="175183CB" w:rsidP="00C96E3A">
            <w:pPr>
              <w:jc w:val="center"/>
            </w:pPr>
            <w:ins w:id="1508" w:author="Søren Orm Hansen" w:date="2020-04-25T14:14:00Z">
              <w:r>
                <w:t xml:space="preserve">Sentida </w:t>
              </w:r>
            </w:ins>
            <w:del w:id="1509" w:author="Søren Orm Hansen" w:date="2020-04-25T14:13:00Z">
              <w:r w:rsidR="00E16792" w:rsidDel="5674FEB9">
                <w:delText>SENTIDA</w:delText>
              </w:r>
            </w:del>
          </w:p>
        </w:tc>
        <w:tc>
          <w:tcPr>
            <w:tcW w:w="1016" w:type="dxa"/>
            <w:shd w:val="clear" w:color="auto" w:fill="auto"/>
            <w:vAlign w:val="center"/>
          </w:tcPr>
          <w:p w14:paraId="60E465B5" w14:textId="77777777" w:rsidR="00E16792" w:rsidRPr="00FA5669" w:rsidRDefault="00E16792" w:rsidP="00C96E3A">
            <w:pPr>
              <w:jc w:val="center"/>
              <w:rPr>
                <w:color w:val="000000"/>
              </w:rPr>
            </w:pPr>
            <w:r>
              <w:t>0.8052</w:t>
            </w:r>
          </w:p>
        </w:tc>
        <w:tc>
          <w:tcPr>
            <w:tcW w:w="1353" w:type="dxa"/>
            <w:shd w:val="clear" w:color="auto" w:fill="auto"/>
            <w:vAlign w:val="center"/>
          </w:tcPr>
          <w:p w14:paraId="351EBC47" w14:textId="77777777" w:rsidR="00E16792" w:rsidRPr="00C336B8" w:rsidRDefault="00E16792" w:rsidP="00C96E3A">
            <w:pPr>
              <w:jc w:val="center"/>
            </w:pPr>
            <w:r w:rsidRPr="0005671C">
              <w:t>0.</w:t>
            </w:r>
            <w:r>
              <w:t xml:space="preserve">788 </w:t>
            </w:r>
            <w:r w:rsidRPr="00FA5669">
              <w:t xml:space="preserve">to </w:t>
            </w:r>
            <w:r w:rsidRPr="0005671C">
              <w:t>0.8215</w:t>
            </w:r>
          </w:p>
        </w:tc>
        <w:tc>
          <w:tcPr>
            <w:tcW w:w="1356" w:type="dxa"/>
            <w:vAlign w:val="center"/>
          </w:tcPr>
          <w:p w14:paraId="7729BC5E" w14:textId="77777777" w:rsidR="00E16792" w:rsidRPr="000B0251" w:rsidRDefault="00E16792" w:rsidP="00C96E3A">
            <w:pPr>
              <w:jc w:val="center"/>
            </w:pPr>
            <w:r>
              <w:t>0.7817</w:t>
            </w:r>
          </w:p>
        </w:tc>
        <w:tc>
          <w:tcPr>
            <w:tcW w:w="1365" w:type="dxa"/>
            <w:gridSpan w:val="2"/>
            <w:vAlign w:val="center"/>
          </w:tcPr>
          <w:p w14:paraId="172C546B" w14:textId="77777777" w:rsidR="00E16792" w:rsidRPr="000B0251" w:rsidRDefault="00E16792" w:rsidP="00C96E3A">
            <w:pPr>
              <w:jc w:val="center"/>
            </w:pPr>
            <w:r w:rsidRPr="000B0251">
              <w:t>0.</w:t>
            </w:r>
            <w:r>
              <w:t>7623</w:t>
            </w:r>
            <w:r w:rsidRPr="000B0251">
              <w:t xml:space="preserve"> to </w:t>
            </w:r>
            <w:r>
              <w:t>0</w:t>
            </w:r>
            <w:r w:rsidRPr="000B0251">
              <w:t>.</w:t>
            </w:r>
            <w:r>
              <w:t>8015</w:t>
            </w:r>
          </w:p>
        </w:tc>
        <w:tc>
          <w:tcPr>
            <w:tcW w:w="1230" w:type="dxa"/>
            <w:vAlign w:val="center"/>
          </w:tcPr>
          <w:p w14:paraId="1AAF4080" w14:textId="02C4C516" w:rsidR="00E16792" w:rsidRPr="000B0251" w:rsidRDefault="5674FEB9" w:rsidP="00C96E3A">
            <w:pPr>
              <w:jc w:val="center"/>
            </w:pPr>
            <w:r>
              <w:t>0.</w:t>
            </w:r>
            <w:del w:id="1510" w:author="Esben Kran Christensen" w:date="2020-04-25T20:04:00Z">
              <w:r w:rsidR="00E16792" w:rsidDel="5674FEB9">
                <w:delText>6748</w:delText>
              </w:r>
            </w:del>
            <w:ins w:id="1511" w:author="Esben Kran Christensen" w:date="2020-04-25T20:05:00Z">
              <w:r w:rsidR="2FF65054">
                <w:t>6016</w:t>
              </w:r>
            </w:ins>
          </w:p>
        </w:tc>
        <w:tc>
          <w:tcPr>
            <w:tcW w:w="1340" w:type="dxa"/>
            <w:vAlign w:val="center"/>
          </w:tcPr>
          <w:p w14:paraId="504A27BF" w14:textId="7F1529BA" w:rsidR="00E16792" w:rsidRPr="00FA5669" w:rsidRDefault="5674FEB9" w:rsidP="00C96E3A">
            <w:pPr>
              <w:jc w:val="center"/>
            </w:pPr>
            <w:r>
              <w:t>0.</w:t>
            </w:r>
            <w:del w:id="1512" w:author="Esben Kran Christensen" w:date="2020-04-25T20:06:00Z">
              <w:r w:rsidR="00E16792" w:rsidDel="5674FEB9">
                <w:delText>567</w:delText>
              </w:r>
            </w:del>
            <w:ins w:id="1513" w:author="Esben Kran Christensen" w:date="2020-04-25T20:06:00Z">
              <w:r w:rsidR="18E91ECD">
                <w:t>4743</w:t>
              </w:r>
            </w:ins>
            <w:r>
              <w:t xml:space="preserve"> to 0.</w:t>
            </w:r>
            <w:del w:id="1514" w:author="Esben Kran Christensen" w:date="2020-04-25T20:07:00Z">
              <w:r w:rsidR="00E16792" w:rsidDel="5674FEB9">
                <w:delText>7704</w:delText>
              </w:r>
            </w:del>
            <w:ins w:id="1515" w:author="Esben Kran Christensen" w:date="2020-04-25T20:07:00Z">
              <w:r w:rsidR="4E385617">
                <w:t>7915</w:t>
              </w:r>
            </w:ins>
          </w:p>
        </w:tc>
      </w:tr>
      <w:tr w:rsidR="00E16792" w14:paraId="6472C6AF" w14:textId="77777777" w:rsidTr="00E567F1">
        <w:trPr>
          <w:trHeight w:val="247"/>
        </w:trPr>
        <w:tc>
          <w:tcPr>
            <w:tcW w:w="1415" w:type="dxa"/>
            <w:tcBorders>
              <w:bottom w:val="single" w:sz="4" w:space="0" w:color="auto"/>
            </w:tcBorders>
            <w:shd w:val="clear" w:color="auto" w:fill="auto"/>
            <w:vAlign w:val="center"/>
          </w:tcPr>
          <w:p w14:paraId="01D2A5C0" w14:textId="77777777" w:rsidR="00E16792" w:rsidRPr="00FA5669" w:rsidRDefault="00E16792" w:rsidP="00C96E3A">
            <w:pPr>
              <w:jc w:val="center"/>
            </w:pPr>
            <w:r w:rsidRPr="00FA5669">
              <w:t>AFINN</w:t>
            </w:r>
          </w:p>
        </w:tc>
        <w:tc>
          <w:tcPr>
            <w:tcW w:w="1016" w:type="dxa"/>
            <w:tcBorders>
              <w:bottom w:val="single" w:sz="4" w:space="0" w:color="auto"/>
            </w:tcBorders>
            <w:shd w:val="clear" w:color="auto" w:fill="auto"/>
            <w:vAlign w:val="center"/>
          </w:tcPr>
          <w:p w14:paraId="092D551A" w14:textId="77777777" w:rsidR="00E16792" w:rsidRPr="00FA5669" w:rsidRDefault="00E16792" w:rsidP="00C96E3A">
            <w:pPr>
              <w:jc w:val="center"/>
            </w:pPr>
            <w:r w:rsidRPr="00C336B8">
              <w:t>0.7</w:t>
            </w:r>
            <w:r>
              <w:t>497</w:t>
            </w:r>
          </w:p>
        </w:tc>
        <w:tc>
          <w:tcPr>
            <w:tcW w:w="1353" w:type="dxa"/>
            <w:tcBorders>
              <w:bottom w:val="single" w:sz="4" w:space="0" w:color="auto"/>
            </w:tcBorders>
            <w:shd w:val="clear" w:color="auto" w:fill="auto"/>
            <w:vAlign w:val="center"/>
          </w:tcPr>
          <w:p w14:paraId="2B266937" w14:textId="77777777" w:rsidR="00E16792" w:rsidRPr="00FA5669" w:rsidRDefault="00E16792" w:rsidP="00C96E3A">
            <w:pPr>
              <w:jc w:val="center"/>
              <w:rPr>
                <w:color w:val="000000"/>
              </w:rPr>
            </w:pPr>
            <w:r w:rsidRPr="00C336B8">
              <w:t>0.73</w:t>
            </w:r>
            <w:r>
              <w:t xml:space="preserve">1 </w:t>
            </w:r>
            <w:r w:rsidRPr="00FA5669">
              <w:t xml:space="preserve">to </w:t>
            </w:r>
            <w:r w:rsidRPr="00C336B8">
              <w:t>0.</w:t>
            </w:r>
            <w:r>
              <w:t>7676</w:t>
            </w:r>
          </w:p>
        </w:tc>
        <w:tc>
          <w:tcPr>
            <w:tcW w:w="1356" w:type="dxa"/>
            <w:tcBorders>
              <w:bottom w:val="single" w:sz="4" w:space="0" w:color="auto"/>
            </w:tcBorders>
            <w:vAlign w:val="center"/>
          </w:tcPr>
          <w:p w14:paraId="7B9F383C" w14:textId="77777777" w:rsidR="00E16792" w:rsidRPr="000B0251" w:rsidRDefault="00E16792" w:rsidP="00C96E3A">
            <w:pPr>
              <w:jc w:val="center"/>
            </w:pPr>
            <w:r w:rsidRPr="000B0251">
              <w:t>0.</w:t>
            </w:r>
            <w:r>
              <w:t>7494</w:t>
            </w:r>
          </w:p>
        </w:tc>
        <w:tc>
          <w:tcPr>
            <w:tcW w:w="1215" w:type="dxa"/>
            <w:tcBorders>
              <w:bottom w:val="single" w:sz="4" w:space="0" w:color="auto"/>
            </w:tcBorders>
            <w:vAlign w:val="center"/>
          </w:tcPr>
          <w:p w14:paraId="263D61E1" w14:textId="77777777" w:rsidR="00E16792" w:rsidRPr="000B0251" w:rsidRDefault="00E16792" w:rsidP="00C96E3A">
            <w:pPr>
              <w:jc w:val="center"/>
            </w:pPr>
            <w:r w:rsidRPr="002806D0">
              <w:t>0.</w:t>
            </w:r>
            <w:r>
              <w:t>7284 to 0</w:t>
            </w:r>
            <w:r w:rsidRPr="00812A64">
              <w:t>.</w:t>
            </w:r>
            <w:r>
              <w:t>7695</w:t>
            </w:r>
          </w:p>
        </w:tc>
        <w:tc>
          <w:tcPr>
            <w:tcW w:w="1380" w:type="dxa"/>
            <w:gridSpan w:val="2"/>
            <w:tcBorders>
              <w:bottom w:val="single" w:sz="4" w:space="0" w:color="auto"/>
            </w:tcBorders>
            <w:vAlign w:val="center"/>
          </w:tcPr>
          <w:p w14:paraId="1BE0AB37" w14:textId="19EB63C3" w:rsidR="00E16792" w:rsidRPr="000B0251" w:rsidRDefault="5674FEB9" w:rsidP="00C96E3A">
            <w:pPr>
              <w:jc w:val="center"/>
            </w:pPr>
            <w:r>
              <w:t>0.</w:t>
            </w:r>
            <w:del w:id="1516" w:author="Esben Kran Christensen" w:date="2020-04-25T20:05:00Z">
              <w:r w:rsidR="00E16792" w:rsidDel="5674FEB9">
                <w:delText>6371</w:delText>
              </w:r>
            </w:del>
            <w:ins w:id="1517" w:author="Esben Kran Christensen" w:date="2020-04-25T20:05:00Z">
              <w:r w:rsidR="2589019E">
                <w:t>5022</w:t>
              </w:r>
            </w:ins>
          </w:p>
        </w:tc>
        <w:tc>
          <w:tcPr>
            <w:tcW w:w="1340" w:type="dxa"/>
            <w:tcBorders>
              <w:bottom w:val="single" w:sz="4" w:space="0" w:color="auto"/>
            </w:tcBorders>
            <w:vAlign w:val="center"/>
          </w:tcPr>
          <w:p w14:paraId="1515127B" w14:textId="192F2F89" w:rsidR="00E16792" w:rsidRPr="00FA5669" w:rsidRDefault="5674FEB9" w:rsidP="00C96E3A">
            <w:pPr>
              <w:jc w:val="center"/>
            </w:pPr>
            <w:r>
              <w:t>0.</w:t>
            </w:r>
            <w:del w:id="1518" w:author="Esben Kran Christensen" w:date="2020-04-25T20:07:00Z">
              <w:r w:rsidR="00E16792" w:rsidDel="5674FEB9">
                <w:delText>5281</w:delText>
              </w:r>
            </w:del>
            <w:ins w:id="1519" w:author="Esben Kran Christensen" w:date="2020-04-25T20:07:00Z">
              <w:r w:rsidR="1AA234CB">
                <w:t>3771</w:t>
              </w:r>
            </w:ins>
            <w:r>
              <w:t xml:space="preserve"> to 0.</w:t>
            </w:r>
            <w:del w:id="1520" w:author="Esben Kran Christensen" w:date="2020-04-25T20:07:00Z">
              <w:r w:rsidR="00E16792" w:rsidDel="5674FEB9">
                <w:delText>7366</w:delText>
              </w:r>
            </w:del>
            <w:ins w:id="1521" w:author="Esben Kran Christensen" w:date="2020-04-25T20:07:00Z">
              <w:r w:rsidR="75A7E75A">
                <w:t>6271</w:t>
              </w:r>
            </w:ins>
          </w:p>
        </w:tc>
      </w:tr>
    </w:tbl>
    <w:p w14:paraId="0EFB62C2" w14:textId="462F3F76" w:rsidR="77A20037" w:rsidRDefault="77A20037" w:rsidP="77A20037">
      <w:pPr>
        <w:rPr>
          <w:ins w:id="1522" w:author="Søren Orm Hansen" w:date="2020-04-25T14:09:00Z"/>
        </w:rPr>
      </w:pPr>
    </w:p>
    <w:p w14:paraId="12A5C198" w14:textId="6221B71A" w:rsidR="06C2BB69" w:rsidRDefault="06C2BB69" w:rsidP="77A20037">
      <w:pPr>
        <w:rPr>
          <w:rFonts w:eastAsia="Times New Roman"/>
          <w:color w:val="881798"/>
          <w:u w:val="single"/>
          <w:lang w:val="en-US"/>
          <w:rPrChange w:id="1523" w:author="Søren Orm Hansen" w:date="2020-04-25T14:21:00Z">
            <w:rPr/>
          </w:rPrChange>
        </w:rPr>
      </w:pPr>
      <w:ins w:id="1524" w:author="Søren Orm Hansen" w:date="2020-04-25T14:09:00Z">
        <w:r w:rsidRPr="77A20037">
          <w:rPr>
            <w:lang w:val="en-US"/>
            <w:rPrChange w:id="1525" w:author="Søren Orm Hansen" w:date="2020-04-25T14:21:00Z">
              <w:rPr/>
            </w:rPrChange>
          </w:rPr>
          <w:t xml:space="preserve">In </w:t>
        </w:r>
      </w:ins>
      <w:ins w:id="1526" w:author="Esben Kran Christensen [2]" w:date="2020-04-28T10:51:00Z">
        <w:r w:rsidR="0037062A">
          <w:rPr>
            <w:lang w:val="en-US"/>
          </w:rPr>
          <w:fldChar w:fldCharType="begin"/>
        </w:r>
        <w:r w:rsidR="0037062A">
          <w:rPr>
            <w:lang w:val="en-US"/>
          </w:rPr>
          <w:instrText xml:space="preserve"> REF _Ref38963517 \h </w:instrText>
        </w:r>
      </w:ins>
      <w:r w:rsidR="0037062A">
        <w:rPr>
          <w:lang w:val="en-US"/>
        </w:rPr>
      </w:r>
      <w:r w:rsidR="0037062A">
        <w:rPr>
          <w:lang w:val="en-US"/>
        </w:rPr>
        <w:fldChar w:fldCharType="separate"/>
      </w:r>
      <w:ins w:id="1527" w:author="Esben Kran Christensen [2]" w:date="2020-04-28T10:51:00Z">
        <w:r w:rsidR="0037062A" w:rsidRPr="00BB7C0A">
          <w:rPr>
            <w:lang w:val="en-GB"/>
          </w:rPr>
          <w:t xml:space="preserve">Table </w:t>
        </w:r>
        <w:r w:rsidR="0037062A">
          <w:rPr>
            <w:noProof/>
            <w:lang w:val="en-GB"/>
          </w:rPr>
          <w:t>5</w:t>
        </w:r>
        <w:r w:rsidR="0037062A">
          <w:rPr>
            <w:lang w:val="en-US"/>
          </w:rPr>
          <w:fldChar w:fldCharType="end"/>
        </w:r>
      </w:ins>
      <w:ins w:id="1528" w:author="Søren Orm Hansen" w:date="2020-04-25T14:18:00Z">
        <w:del w:id="1529" w:author="Esben Kran Christensen [2]" w:date="2020-04-28T10:51:00Z">
          <w:r w:rsidR="34928049" w:rsidRPr="77A20037" w:rsidDel="0037062A">
            <w:rPr>
              <w:lang w:val="en-US"/>
              <w:rPrChange w:id="1530" w:author="Søren Orm Hansen" w:date="2020-04-25T14:21:00Z">
                <w:rPr/>
              </w:rPrChange>
            </w:rPr>
            <w:delText>REF</w:delText>
          </w:r>
        </w:del>
      </w:ins>
      <w:ins w:id="1531" w:author="Esben Kran Christensen" w:date="2020-04-25T19:36:00Z">
        <w:r w:rsidR="3FC60A8D" w:rsidRPr="77A20037">
          <w:rPr>
            <w:lang w:val="en-US"/>
          </w:rPr>
          <w:t>,</w:t>
        </w:r>
      </w:ins>
      <w:ins w:id="1532" w:author="Søren Orm Hansen" w:date="2020-04-25T14:18:00Z">
        <w:r w:rsidR="34928049" w:rsidRPr="77A20037">
          <w:rPr>
            <w:lang w:val="en-US"/>
            <w:rPrChange w:id="1533" w:author="Søren Orm Hansen" w:date="2020-04-25T14:21:00Z">
              <w:rPr/>
            </w:rPrChange>
          </w:rPr>
          <w:t xml:space="preserve"> </w:t>
        </w:r>
      </w:ins>
      <w:ins w:id="1534" w:author="Søren Orm Hansen" w:date="2020-04-25T17:38:00Z">
        <w:r w:rsidR="1F2C5D72" w:rsidRPr="77A20037">
          <w:rPr>
            <w:lang w:val="en-US"/>
          </w:rPr>
          <w:t xml:space="preserve">the colomns TP, TP2, and </w:t>
        </w:r>
        <w:del w:id="1535" w:author="Esben Kran Christensen" w:date="2020-04-25T19:36:00Z">
          <w:r w:rsidRPr="77A20037" w:rsidDel="1F2C5D72">
            <w:rPr>
              <w:lang w:val="en-US"/>
            </w:rPr>
            <w:delText xml:space="preserve">EM </w:delText>
          </w:r>
        </w:del>
      </w:ins>
      <w:ins w:id="1536" w:author="Esben Kran Christensen" w:date="2020-04-25T19:36:00Z">
        <w:r w:rsidR="5DE3012E" w:rsidRPr="77A20037">
          <w:rPr>
            <w:lang w:val="en-US"/>
          </w:rPr>
          <w:t xml:space="preserve">Emma (EM) </w:t>
        </w:r>
      </w:ins>
      <w:ins w:id="1537" w:author="Søren Orm Hansen" w:date="2020-04-25T17:38:00Z">
        <w:r w:rsidR="1F2C5D72" w:rsidRPr="77A20037">
          <w:rPr>
            <w:lang w:val="en-US"/>
          </w:rPr>
          <w:t xml:space="preserve">display the average </w:t>
        </w:r>
      </w:ins>
      <w:ins w:id="1538" w:author="Søren Orm Hansen" w:date="2020-04-25T17:39:00Z">
        <w:r w:rsidR="40A35316" w:rsidRPr="77A20037">
          <w:rPr>
            <w:lang w:val="en-US"/>
          </w:rPr>
          <w:t>accuracies for the different SA pro</w:t>
        </w:r>
      </w:ins>
      <w:ins w:id="1539" w:author="Søren Orm Hansen" w:date="2020-04-25T17:40:00Z">
        <w:r w:rsidR="40A35316" w:rsidRPr="77A20037">
          <w:rPr>
            <w:lang w:val="en-US"/>
          </w:rPr>
          <w:t>grams</w:t>
        </w:r>
      </w:ins>
      <w:ins w:id="1540" w:author="Esben Kran Christensen" w:date="2020-04-25T19:38:00Z">
        <w:r w:rsidR="3073BA8C" w:rsidRPr="77A20037">
          <w:rPr>
            <w:lang w:val="en-US"/>
          </w:rPr>
          <w:t>’ accuracy</w:t>
        </w:r>
      </w:ins>
      <w:ins w:id="1541" w:author="Søren Orm Hansen" w:date="2020-04-25T17:40:00Z">
        <w:r w:rsidR="40A35316" w:rsidRPr="77A20037">
          <w:rPr>
            <w:lang w:val="en-US"/>
          </w:rPr>
          <w:t xml:space="preserve"> calculated as </w:t>
        </w:r>
        <w:del w:id="1542" w:author="Esben Kran Christensen" w:date="2020-04-25T19:38:00Z">
          <w:r w:rsidRPr="77A20037" w:rsidDel="40A35316">
            <w:rPr>
              <w:lang w:val="en-US"/>
            </w:rPr>
            <w:delText xml:space="preserve">mentioned </w:delText>
          </w:r>
        </w:del>
      </w:ins>
      <w:ins w:id="1543" w:author="Esben Kran Christensen" w:date="2020-04-25T19:38:00Z">
        <w:r w:rsidR="4CB565CD" w:rsidRPr="77A20037">
          <w:rPr>
            <w:lang w:val="en-US"/>
          </w:rPr>
          <w:t xml:space="preserve">described </w:t>
        </w:r>
      </w:ins>
      <w:ins w:id="1544" w:author="Søren Orm Hansen" w:date="2020-04-25T17:40:00Z">
        <w:r w:rsidR="40A35316" w:rsidRPr="77A20037">
          <w:rPr>
            <w:lang w:val="en-US"/>
          </w:rPr>
          <w:t xml:space="preserve">above. </w:t>
        </w:r>
      </w:ins>
      <w:ins w:id="1545" w:author="Esben Kran Christensen" w:date="2020-04-25T19:38:00Z">
        <w:r w:rsidR="60BB7770" w:rsidRPr="77A20037">
          <w:rPr>
            <w:lang w:val="en-US"/>
          </w:rPr>
          <w:t>The updated Sentida can for example be seen to guess right on TP2 nearly 8</w:t>
        </w:r>
      </w:ins>
      <w:ins w:id="1546" w:author="Esben Kran Christensen" w:date="2020-04-25T19:39:00Z">
        <w:r w:rsidR="60BB7770" w:rsidRPr="77A20037">
          <w:rPr>
            <w:lang w:val="en-US"/>
          </w:rPr>
          <w:t xml:space="preserve">2% of the time while chance would be 50%. </w:t>
        </w:r>
      </w:ins>
      <w:ins w:id="1547" w:author="Søren Orm Hansen" w:date="2020-04-25T17:40:00Z">
        <w:r w:rsidR="5F9E1CFB" w:rsidRPr="77A20037">
          <w:rPr>
            <w:lang w:val="en-US"/>
          </w:rPr>
          <w:t xml:space="preserve">The columns </w:t>
        </w:r>
        <w:r w:rsidR="5F9E1CFB" w:rsidRPr="77A20037">
          <w:rPr>
            <w:rFonts w:eastAsia="Times New Roman"/>
            <w:color w:val="881798"/>
            <w:u w:val="single"/>
            <w:lang w:val="en-US"/>
          </w:rPr>
          <w:t>TP: 95%</w:t>
        </w:r>
      </w:ins>
      <w:ins w:id="1548" w:author="Søren Orm Hansen" w:date="2020-04-25T17:41:00Z">
        <w:r w:rsidR="5F9E1CFB" w:rsidRPr="77A20037">
          <w:rPr>
            <w:rFonts w:eastAsia="Times New Roman"/>
            <w:color w:val="881798"/>
            <w:u w:val="single"/>
            <w:lang w:val="en-US"/>
          </w:rPr>
          <w:t xml:space="preserve"> CI</w:t>
        </w:r>
      </w:ins>
      <w:ins w:id="1549" w:author="Søren Orm Hansen" w:date="2020-04-25T17:40:00Z">
        <w:r w:rsidR="5F9E1CFB" w:rsidRPr="77A20037">
          <w:rPr>
            <w:rFonts w:eastAsia="Times New Roman"/>
            <w:color w:val="881798"/>
            <w:u w:val="single"/>
            <w:lang w:val="en-US"/>
          </w:rPr>
          <w:t>, TP2</w:t>
        </w:r>
      </w:ins>
      <w:ins w:id="1550" w:author="Søren Orm Hansen" w:date="2020-04-25T17:41:00Z">
        <w:r w:rsidR="5F9E1CFB" w:rsidRPr="77A20037">
          <w:rPr>
            <w:rFonts w:eastAsia="Times New Roman"/>
            <w:color w:val="881798"/>
            <w:u w:val="single"/>
            <w:lang w:val="en-US"/>
          </w:rPr>
          <w:t>: 95% CI</w:t>
        </w:r>
      </w:ins>
      <w:ins w:id="1551" w:author="Søren Orm Hansen" w:date="2020-04-25T17:40:00Z">
        <w:r w:rsidR="5F9E1CFB" w:rsidRPr="77A20037">
          <w:rPr>
            <w:rFonts w:eastAsia="Times New Roman"/>
            <w:color w:val="881798"/>
            <w:u w:val="single"/>
            <w:lang w:val="en-US"/>
          </w:rPr>
          <w:t>, and EM</w:t>
        </w:r>
      </w:ins>
      <w:ins w:id="1552" w:author="Søren Orm Hansen" w:date="2020-04-25T17:41:00Z">
        <w:r w:rsidR="5F9E1CFB" w:rsidRPr="77A20037">
          <w:rPr>
            <w:rFonts w:eastAsia="Times New Roman"/>
            <w:color w:val="881798"/>
            <w:u w:val="single"/>
            <w:lang w:val="en-US"/>
          </w:rPr>
          <w:t xml:space="preserve">: 95% CI display the </w:t>
        </w:r>
        <w:r w:rsidR="5C7FD89F" w:rsidRPr="77A20037">
          <w:rPr>
            <w:rFonts w:eastAsia="Times New Roman"/>
            <w:color w:val="881798"/>
            <w:u w:val="single"/>
            <w:lang w:val="en-US"/>
          </w:rPr>
          <w:t>95</w:t>
        </w:r>
      </w:ins>
      <w:ins w:id="1553" w:author="Søren Orm Hansen" w:date="2020-04-25T17:42:00Z">
        <w:r w:rsidR="5C7FD89F" w:rsidRPr="77A20037">
          <w:rPr>
            <w:rFonts w:eastAsia="Times New Roman"/>
            <w:color w:val="881798"/>
            <w:u w:val="single"/>
            <w:lang w:val="en-US"/>
          </w:rPr>
          <w:t xml:space="preserve">% </w:t>
        </w:r>
        <w:del w:id="1554" w:author="Esben Kran Christensen" w:date="2020-04-25T19:39:00Z">
          <w:r w:rsidRPr="77A20037" w:rsidDel="5C7FD89F">
            <w:rPr>
              <w:rFonts w:eastAsia="Times New Roman"/>
              <w:color w:val="881798"/>
              <w:u w:val="single"/>
              <w:lang w:val="en-US"/>
            </w:rPr>
            <w:delText>c</w:delText>
          </w:r>
        </w:del>
      </w:ins>
      <w:ins w:id="1555" w:author="Esben Kran Christensen" w:date="2020-04-25T19:39:00Z">
        <w:r w:rsidR="239B28C0" w:rsidRPr="77A20037">
          <w:rPr>
            <w:rFonts w:eastAsia="Times New Roman"/>
            <w:color w:val="881798"/>
            <w:u w:val="single"/>
            <w:lang w:val="en-US"/>
          </w:rPr>
          <w:t>C</w:t>
        </w:r>
      </w:ins>
      <w:ins w:id="1556" w:author="Søren Orm Hansen" w:date="2020-04-25T17:42:00Z">
        <w:r w:rsidR="5C7FD89F" w:rsidRPr="77A20037">
          <w:rPr>
            <w:rFonts w:eastAsia="Times New Roman"/>
            <w:color w:val="881798"/>
            <w:u w:val="single"/>
            <w:lang w:val="en-US"/>
          </w:rPr>
          <w:t xml:space="preserve">onfidence </w:t>
        </w:r>
        <w:del w:id="1557" w:author="Esben Kran Christensen" w:date="2020-04-25T19:39:00Z">
          <w:r w:rsidRPr="77A20037" w:rsidDel="5C7FD89F">
            <w:rPr>
              <w:rFonts w:eastAsia="Times New Roman"/>
              <w:color w:val="881798"/>
              <w:u w:val="single"/>
              <w:lang w:val="en-US"/>
            </w:rPr>
            <w:delText>i</w:delText>
          </w:r>
        </w:del>
      </w:ins>
      <w:ins w:id="1558" w:author="Esben Kran Christensen" w:date="2020-04-25T19:39:00Z">
        <w:r w:rsidR="508FE1C8" w:rsidRPr="77A20037">
          <w:rPr>
            <w:rFonts w:eastAsia="Times New Roman"/>
            <w:color w:val="881798"/>
            <w:u w:val="single"/>
            <w:lang w:val="en-US"/>
          </w:rPr>
          <w:t>I</w:t>
        </w:r>
      </w:ins>
      <w:ins w:id="1559" w:author="Søren Orm Hansen" w:date="2020-04-25T17:42:00Z">
        <w:r w:rsidR="5C7FD89F" w:rsidRPr="77A20037">
          <w:rPr>
            <w:rFonts w:eastAsia="Times New Roman"/>
            <w:color w:val="881798"/>
            <w:u w:val="single"/>
            <w:lang w:val="en-US"/>
          </w:rPr>
          <w:t xml:space="preserve">ntervals </w:t>
        </w:r>
      </w:ins>
      <w:ins w:id="1560" w:author="Esben Kran Christensen" w:date="2020-04-25T19:39:00Z">
        <w:r w:rsidR="508FE1C8" w:rsidRPr="77A20037">
          <w:rPr>
            <w:rFonts w:eastAsia="Times New Roman"/>
            <w:color w:val="881798"/>
            <w:u w:val="single"/>
            <w:lang w:val="en-US"/>
          </w:rPr>
          <w:t xml:space="preserve">(CI) </w:t>
        </w:r>
      </w:ins>
      <w:r w:rsidR="5C7FD89F" w:rsidRPr="77A20037">
        <w:rPr>
          <w:rFonts w:eastAsia="Times New Roman"/>
          <w:color w:val="881798"/>
          <w:u w:val="single"/>
          <w:lang w:val="en-US"/>
        </w:rPr>
        <w:t xml:space="preserve">for the different datasets. </w:t>
      </w:r>
      <w:r w:rsidR="0980915B" w:rsidRPr="77A20037">
        <w:rPr>
          <w:rFonts w:eastAsia="Times New Roman"/>
          <w:color w:val="881798"/>
          <w:u w:val="single"/>
          <w:lang w:val="en-US"/>
        </w:rPr>
        <w:t>The</w:t>
      </w:r>
      <w:r w:rsidR="5C7FD89F" w:rsidRPr="77A20037">
        <w:rPr>
          <w:rFonts w:eastAsia="Times New Roman"/>
          <w:color w:val="881798"/>
          <w:u w:val="single"/>
          <w:lang w:val="en-US"/>
        </w:rPr>
        <w:t xml:space="preserve"> 95% confidence </w:t>
      </w:r>
      <w:r w:rsidR="32CA35DE" w:rsidRPr="77A20037">
        <w:rPr>
          <w:rFonts w:eastAsia="Times New Roman"/>
          <w:color w:val="881798"/>
          <w:u w:val="single"/>
          <w:lang w:val="en-US"/>
        </w:rPr>
        <w:t xml:space="preserve">interval </w:t>
      </w:r>
      <w:r w:rsidR="01BA06A1" w:rsidRPr="77A20037">
        <w:rPr>
          <w:rFonts w:eastAsia="Times New Roman"/>
          <w:color w:val="881798"/>
          <w:u w:val="single"/>
          <w:lang w:val="en-US"/>
        </w:rPr>
        <w:t xml:space="preserve">means that we are 95% sure, that the true average lies within this </w:t>
      </w:r>
      <w:r w:rsidR="27B4C367" w:rsidRPr="77A20037">
        <w:rPr>
          <w:rFonts w:eastAsia="Times New Roman"/>
          <w:color w:val="881798"/>
          <w:u w:val="single"/>
          <w:lang w:val="en-US"/>
        </w:rPr>
        <w:t xml:space="preserve">range. This uncertainty arises from the fact that the different ways of splitting the </w:t>
      </w:r>
      <w:r w:rsidR="6EAA36AB" w:rsidRPr="77A20037">
        <w:rPr>
          <w:rFonts w:eastAsia="Times New Roman"/>
          <w:color w:val="881798"/>
          <w:u w:val="single"/>
          <w:lang w:val="en-US"/>
        </w:rPr>
        <w:t xml:space="preserve">datasets gives us different </w:t>
      </w:r>
      <w:r w:rsidR="7F5AC236" w:rsidRPr="77A20037">
        <w:rPr>
          <w:rFonts w:eastAsia="Times New Roman"/>
          <w:color w:val="881798"/>
          <w:u w:val="single"/>
          <w:lang w:val="en-US"/>
        </w:rPr>
        <w:t>accuracies.</w:t>
      </w:r>
    </w:p>
    <w:p w14:paraId="5B88D8C6" w14:textId="10A8217D" w:rsidR="00C150B3" w:rsidRPr="00BB7C0A" w:rsidRDefault="0022293E" w:rsidP="00994B8A">
      <w:pPr>
        <w:pStyle w:val="Heading1"/>
        <w:rPr>
          <w:lang w:val="en-GB"/>
        </w:rPr>
      </w:pPr>
      <w:bookmarkStart w:id="1561" w:name="_Toc33298939"/>
      <w:bookmarkStart w:id="1562" w:name="_Toc34300597"/>
      <w:del w:id="1563" w:author="Esben Kran Christensen" w:date="2020-04-25T19:44:00Z">
        <w:r w:rsidRPr="77A20037" w:rsidDel="0022293E">
          <w:rPr>
            <w:lang w:val="en-GB"/>
          </w:rPr>
          <w:delText xml:space="preserve">Does </w:delText>
        </w:r>
      </w:del>
      <w:ins w:id="1564" w:author="Esben Kran Christensen" w:date="2020-04-25T19:44:00Z">
        <w:r w:rsidR="6D14CAA6" w:rsidRPr="77A20037">
          <w:rPr>
            <w:lang w:val="en-GB"/>
          </w:rPr>
          <w:t xml:space="preserve">Evaluation of </w:t>
        </w:r>
      </w:ins>
      <w:del w:id="1565" w:author="Esben Kran Christensen" w:date="2020-04-25T19:39:00Z">
        <w:r w:rsidRPr="77A20037" w:rsidDel="0022293E">
          <w:rPr>
            <w:lang w:val="en-GB"/>
          </w:rPr>
          <w:delText xml:space="preserve">SentidaV2 </w:delText>
        </w:r>
      </w:del>
      <w:ins w:id="1566" w:author="Esben Kran Christensen" w:date="2020-04-25T19:39:00Z">
        <w:r w:rsidR="19BCC895" w:rsidRPr="77A20037">
          <w:rPr>
            <w:lang w:val="en-GB"/>
          </w:rPr>
          <w:t>Emma and the updated Sentida</w:t>
        </w:r>
      </w:ins>
      <w:del w:id="1567" w:author="Esben Kran Christensen" w:date="2020-04-25T19:39:00Z">
        <w:r w:rsidRPr="77A20037" w:rsidDel="0022293E">
          <w:rPr>
            <w:lang w:val="en-GB"/>
          </w:rPr>
          <w:delText xml:space="preserve">and Emma </w:delText>
        </w:r>
      </w:del>
      <w:del w:id="1568" w:author="Esben Kran Christensen" w:date="2020-04-25T19:44:00Z">
        <w:r w:rsidRPr="77A20037" w:rsidDel="0022293E">
          <w:rPr>
            <w:lang w:val="en-GB"/>
          </w:rPr>
          <w:delText>improve Danish SA?</w:delText>
        </w:r>
      </w:del>
      <w:bookmarkEnd w:id="1561"/>
      <w:bookmarkEnd w:id="1562"/>
    </w:p>
    <w:p w14:paraId="4B45CC2C" w14:textId="53DA5EA4" w:rsidR="001807F9" w:rsidRPr="00BB7C0A" w:rsidRDefault="001807F9" w:rsidP="001807F9">
      <w:pPr>
        <w:rPr>
          <w:lang w:val="en-GB"/>
        </w:rPr>
      </w:pPr>
      <w:r w:rsidRPr="77A20037">
        <w:rPr>
          <w:lang w:val="en-GB"/>
        </w:rPr>
        <w:t xml:space="preserve">Using the validation set TP poses a few problems. All the words are lower case, meaning no effect from capitalization. There is no punctuation in the reviews, meaning no punctuation effects like </w:t>
      </w:r>
      <w:r w:rsidRPr="77A20037">
        <w:rPr>
          <w:i/>
          <w:iCs/>
          <w:lang w:val="en-GB"/>
        </w:rPr>
        <w:t>‘?’</w:t>
      </w:r>
      <w:r w:rsidRPr="77A20037">
        <w:rPr>
          <w:lang w:val="en-GB"/>
        </w:rPr>
        <w:t xml:space="preserve"> and </w:t>
      </w:r>
      <w:r w:rsidRPr="77A20037">
        <w:rPr>
          <w:i/>
          <w:iCs/>
          <w:lang w:val="en-GB"/>
        </w:rPr>
        <w:t>‘!!’</w:t>
      </w:r>
      <w:r w:rsidRPr="77A20037">
        <w:rPr>
          <w:lang w:val="en-GB"/>
        </w:rPr>
        <w:t xml:space="preserve">. Additionally, each review consists of multiple sentences without </w:t>
      </w:r>
      <w:r w:rsidR="00187786" w:rsidRPr="77A20037">
        <w:rPr>
          <w:lang w:val="en-GB"/>
        </w:rPr>
        <w:t xml:space="preserve">punctuation </w:t>
      </w:r>
      <w:r w:rsidR="00794CC8" w:rsidRPr="77A20037">
        <w:rPr>
          <w:lang w:val="en-GB"/>
        </w:rPr>
        <w:t>which</w:t>
      </w:r>
      <w:r w:rsidR="009C297C" w:rsidRPr="77A20037">
        <w:rPr>
          <w:lang w:val="en-GB"/>
        </w:rPr>
        <w:t xml:space="preserve"> </w:t>
      </w:r>
      <w:r w:rsidR="009E0F30" w:rsidRPr="77A20037">
        <w:rPr>
          <w:lang w:val="en-GB"/>
        </w:rPr>
        <w:t>makes it hard to split them up</w:t>
      </w:r>
      <w:r w:rsidRPr="77A20037">
        <w:rPr>
          <w:lang w:val="en-GB"/>
        </w:rPr>
        <w:t xml:space="preserve">. This is a problem in sentences containing </w:t>
      </w:r>
      <w:r w:rsidR="00CD74F9" w:rsidRPr="77A20037">
        <w:rPr>
          <w:lang w:val="en-GB"/>
        </w:rPr>
        <w:t>‘</w:t>
      </w:r>
      <w:r w:rsidRPr="77A20037">
        <w:rPr>
          <w:i/>
          <w:iCs/>
          <w:lang w:val="en-GB"/>
        </w:rPr>
        <w:t>men</w:t>
      </w:r>
      <w:r w:rsidR="00CD74F9" w:rsidRPr="77A20037">
        <w:rPr>
          <w:i/>
          <w:iCs/>
          <w:lang w:val="en-GB"/>
        </w:rPr>
        <w:t>’</w:t>
      </w:r>
      <w:r w:rsidRPr="77A20037">
        <w:rPr>
          <w:lang w:val="en-GB"/>
        </w:rPr>
        <w:t xml:space="preserve"> (</w:t>
      </w:r>
      <w:r w:rsidRPr="77A20037">
        <w:rPr>
          <w:i/>
          <w:iCs/>
          <w:lang w:val="en-GB"/>
        </w:rPr>
        <w:t>but</w:t>
      </w:r>
      <w:r w:rsidRPr="77A20037">
        <w:rPr>
          <w:lang w:val="en-GB"/>
        </w:rPr>
        <w:t xml:space="preserve">) because the sentiment modulation is only meant to be applied on </w:t>
      </w:r>
      <w:ins w:id="1569" w:author="Esben Kran Christensen" w:date="2020-04-25T19:40:00Z">
        <w:r w:rsidR="7343C31D" w:rsidRPr="77A20037">
          <w:rPr>
            <w:lang w:val="en-GB"/>
          </w:rPr>
          <w:t xml:space="preserve">a </w:t>
        </w:r>
      </w:ins>
      <w:r w:rsidRPr="77A20037">
        <w:rPr>
          <w:lang w:val="en-GB"/>
        </w:rPr>
        <w:t xml:space="preserve">sentence to sentence basis. We see a significant difference between the performance of </w:t>
      </w:r>
      <w:del w:id="1570" w:author="Esben Kran Christensen" w:date="2020-04-25T19:40:00Z">
        <w:r w:rsidRPr="77A20037" w:rsidDel="001807F9">
          <w:rPr>
            <w:lang w:val="en-GB"/>
          </w:rPr>
          <w:delText xml:space="preserve">SENTIDA </w:delText>
        </w:r>
      </w:del>
      <w:ins w:id="1571" w:author="Esben Kran Christensen" w:date="2020-04-25T19:40:00Z">
        <w:r w:rsidR="72E64263" w:rsidRPr="77A20037">
          <w:rPr>
            <w:lang w:val="en-GB"/>
          </w:rPr>
          <w:t>Sentida with and without updates</w:t>
        </w:r>
      </w:ins>
      <w:del w:id="1572" w:author="Esben Kran Christensen" w:date="2020-04-25T19:40:00Z">
        <w:r w:rsidRPr="77A20037" w:rsidDel="001807F9">
          <w:rPr>
            <w:lang w:val="en-GB"/>
          </w:rPr>
          <w:delText>and SentidaV2</w:delText>
        </w:r>
      </w:del>
      <w:r w:rsidRPr="77A20037">
        <w:rPr>
          <w:lang w:val="en-GB"/>
        </w:rPr>
        <w:t xml:space="preserve">, but the difference is </w:t>
      </w:r>
      <w:ins w:id="1573" w:author="Esben Kran Christensen" w:date="2020-04-25T19:40:00Z">
        <w:r w:rsidR="452286D7" w:rsidRPr="77A20037">
          <w:rPr>
            <w:lang w:val="en-GB"/>
          </w:rPr>
          <w:t xml:space="preserve">still </w:t>
        </w:r>
      </w:ins>
      <w:r w:rsidRPr="77A20037">
        <w:rPr>
          <w:lang w:val="en-GB"/>
        </w:rPr>
        <w:t>miniscule.</w:t>
      </w:r>
    </w:p>
    <w:p w14:paraId="4FB6989D" w14:textId="5461EE40" w:rsidR="001807F9" w:rsidRPr="00BB7C0A" w:rsidRDefault="001807F9" w:rsidP="001807F9">
      <w:pPr>
        <w:rPr>
          <w:lang w:val="en-GB"/>
        </w:rPr>
      </w:pPr>
      <w:r w:rsidRPr="77A20037">
        <w:rPr>
          <w:lang w:val="en-GB"/>
        </w:rPr>
        <w:t xml:space="preserve">The reviews in the TP2 validation set, however, have both the original punctuation and casing. This means that a wider range of the improvements implemented </w:t>
      </w:r>
      <w:del w:id="1574" w:author="Søren Orm Hansen" w:date="2020-04-25T13:42:00Z">
        <w:r w:rsidRPr="77A20037" w:rsidDel="001807F9">
          <w:rPr>
            <w:lang w:val="en-GB"/>
          </w:rPr>
          <w:delText>from SENTIDA to SentidaV2</w:delText>
        </w:r>
      </w:del>
      <w:ins w:id="1575" w:author="Søren Orm Hansen" w:date="2020-04-25T13:42:00Z">
        <w:r w:rsidR="6809E77F" w:rsidRPr="77A20037">
          <w:rPr>
            <w:lang w:val="en-GB"/>
          </w:rPr>
          <w:t>in S</w:t>
        </w:r>
      </w:ins>
      <w:ins w:id="1576" w:author="Søren Orm Hansen" w:date="2020-04-25T13:43:00Z">
        <w:r w:rsidR="6809E77F" w:rsidRPr="77A20037">
          <w:rPr>
            <w:lang w:val="en-GB"/>
          </w:rPr>
          <w:t>entida</w:t>
        </w:r>
      </w:ins>
      <w:r w:rsidRPr="77A20037">
        <w:rPr>
          <w:lang w:val="en-GB"/>
        </w:rPr>
        <w:t xml:space="preserve"> can be tested,</w:t>
      </w:r>
      <w:r w:rsidR="00F40F00" w:rsidRPr="77A20037">
        <w:rPr>
          <w:lang w:val="en-GB"/>
        </w:rPr>
        <w:t xml:space="preserve"> i.e. exclamation points and capital letters</w:t>
      </w:r>
      <w:del w:id="1577" w:author="Esben Kran Christensen" w:date="2020-04-25T19:41:00Z">
        <w:r w:rsidRPr="77A20037" w:rsidDel="00F40F00">
          <w:rPr>
            <w:lang w:val="en-GB"/>
          </w:rPr>
          <w:delText xml:space="preserve"> </w:delText>
        </w:r>
      </w:del>
      <w:commentRangeStart w:id="1578"/>
      <w:commentRangeStart w:id="1579"/>
      <w:r w:rsidRPr="77A20037">
        <w:rPr>
          <w:lang w:val="en-GB"/>
        </w:rPr>
        <w:t xml:space="preserve">. </w:t>
      </w:r>
      <w:r w:rsidR="00F40F00" w:rsidRPr="77A20037">
        <w:rPr>
          <w:lang w:val="en-GB"/>
        </w:rPr>
        <w:t>Presumably</w:t>
      </w:r>
      <w:ins w:id="1580" w:author="Esben Kran Christensen" w:date="2020-04-25T19:41:00Z">
        <w:r w:rsidR="3BEA4AF9" w:rsidRPr="77A20037">
          <w:rPr>
            <w:lang w:val="en-GB"/>
          </w:rPr>
          <w:t>,</w:t>
        </w:r>
      </w:ins>
      <w:r w:rsidR="00F40F00" w:rsidRPr="77A20037">
        <w:rPr>
          <w:lang w:val="en-GB"/>
        </w:rPr>
        <w:t xml:space="preserve"> this is why t</w:t>
      </w:r>
      <w:r w:rsidRPr="77A20037">
        <w:rPr>
          <w:lang w:val="en-GB"/>
        </w:rPr>
        <w:t xml:space="preserve">he difference in performance is especially prominent when compared to the performance of </w:t>
      </w:r>
      <w:del w:id="1581" w:author="Søren Orm Hansen" w:date="2020-04-25T13:43:00Z">
        <w:r w:rsidRPr="77A20037" w:rsidDel="001807F9">
          <w:rPr>
            <w:lang w:val="en-GB"/>
          </w:rPr>
          <w:delText>SENTIDA</w:delText>
        </w:r>
      </w:del>
      <w:ins w:id="1582" w:author="Søren Orm Hansen" w:date="2020-04-25T13:43:00Z">
        <w:r w:rsidR="3D1176ED" w:rsidRPr="77A20037">
          <w:rPr>
            <w:lang w:val="en-GB"/>
          </w:rPr>
          <w:t>Sentida wit</w:t>
        </w:r>
      </w:ins>
      <w:ins w:id="1583" w:author="Søren Orm Hansen" w:date="2020-04-25T13:44:00Z">
        <w:r w:rsidR="3D1176ED" w:rsidRPr="77A20037">
          <w:rPr>
            <w:lang w:val="en-GB"/>
          </w:rPr>
          <w:t>hout the new improvenemts</w:t>
        </w:r>
      </w:ins>
      <w:r w:rsidRPr="77A20037">
        <w:rPr>
          <w:lang w:val="en-GB"/>
        </w:rPr>
        <w:t xml:space="preserve"> on TP2</w:t>
      </w:r>
      <w:ins w:id="1584" w:author="Esben Kran Christensen" w:date="2020-04-25T19:46:00Z">
        <w:r w:rsidR="51366FDE" w:rsidRPr="77A20037">
          <w:rPr>
            <w:lang w:val="en-GB"/>
          </w:rPr>
          <w:t xml:space="preserve"> as was the intention.</w:t>
        </w:r>
      </w:ins>
      <w:del w:id="1585" w:author="Esben Kran Christensen" w:date="2020-04-25T19:46:00Z">
        <w:r w:rsidRPr="77A20037" w:rsidDel="001807F9">
          <w:rPr>
            <w:lang w:val="en-GB"/>
          </w:rPr>
          <w:delText>.</w:delText>
        </w:r>
      </w:del>
      <w:del w:id="1586" w:author="Esben Kran Christensen" w:date="2020-04-25T19:41:00Z">
        <w:r w:rsidRPr="77A20037" w:rsidDel="001807F9">
          <w:rPr>
            <w:lang w:val="en-GB"/>
          </w:rPr>
          <w:delText xml:space="preserve"> </w:delText>
        </w:r>
      </w:del>
      <w:commentRangeEnd w:id="1578"/>
      <w:r>
        <w:rPr>
          <w:rStyle w:val="CommentReference"/>
        </w:rPr>
        <w:commentReference w:id="1578"/>
      </w:r>
      <w:commentRangeEnd w:id="1579"/>
      <w:r>
        <w:rPr>
          <w:rStyle w:val="CommentReference"/>
        </w:rPr>
        <w:commentReference w:id="1579"/>
      </w:r>
    </w:p>
    <w:p w14:paraId="2B0996B4" w14:textId="14DEEB6F" w:rsidR="001807F9" w:rsidRPr="00BB7C0A" w:rsidRDefault="001807F9" w:rsidP="001807F9">
      <w:pPr>
        <w:rPr>
          <w:lang w:val="en-GB"/>
        </w:rPr>
      </w:pPr>
      <w:r w:rsidRPr="77A20037">
        <w:rPr>
          <w:lang w:val="en-GB"/>
        </w:rPr>
        <w:t>The same pattern is observed for the Emma sentences; a quite substantial and significant difference was found between the accuracy of</w:t>
      </w:r>
      <w:ins w:id="1587" w:author="Søren Orm Hansen" w:date="2020-04-25T13:44:00Z">
        <w:r w:rsidR="43C3C87E" w:rsidRPr="77A20037">
          <w:rPr>
            <w:lang w:val="en-GB"/>
          </w:rPr>
          <w:t xml:space="preserve"> Sentida before and after the improvements</w:t>
        </w:r>
      </w:ins>
      <w:ins w:id="1588" w:author="Søren Orm Hansen" w:date="2020-04-25T13:45:00Z">
        <w:r w:rsidR="43C3C87E" w:rsidRPr="77A20037">
          <w:rPr>
            <w:lang w:val="en-GB"/>
          </w:rPr>
          <w:t>.</w:t>
        </w:r>
      </w:ins>
      <w:del w:id="1589" w:author="Søren Orm Hansen" w:date="2020-04-25T13:45:00Z">
        <w:r w:rsidRPr="77A20037" w:rsidDel="001807F9">
          <w:rPr>
            <w:lang w:val="en-GB"/>
          </w:rPr>
          <w:delText xml:space="preserve"> </w:delText>
        </w:r>
      </w:del>
      <w:del w:id="1590" w:author="Søren Orm Hansen" w:date="2020-04-25T13:44:00Z">
        <w:r w:rsidRPr="77A20037" w:rsidDel="001807F9">
          <w:rPr>
            <w:lang w:val="en-GB"/>
          </w:rPr>
          <w:delText>SENTIDA and SentidaV2</w:delText>
        </w:r>
      </w:del>
      <w:del w:id="1591" w:author="Søren Orm Hansen" w:date="2020-04-25T13:45:00Z">
        <w:r w:rsidRPr="77A20037" w:rsidDel="001807F9">
          <w:rPr>
            <w:lang w:val="en-GB"/>
          </w:rPr>
          <w:delText>.</w:delText>
        </w:r>
      </w:del>
      <w:r w:rsidRPr="77A20037">
        <w:rPr>
          <w:lang w:val="en-GB"/>
        </w:rPr>
        <w:t xml:space="preserve"> As it has been shown before </w:t>
      </w:r>
      <w:r>
        <w:fldChar w:fldCharType="begin"/>
      </w:r>
      <w:r w:rsidRPr="77A20037">
        <w:rPr>
          <w:lang w:val="en-GB"/>
        </w:rPr>
        <w:instrText xml:space="preserve"> ADDIN ZOTERO_ITEM CSL_CITATION {"citationID":"4hm4sbFd","properties":{"formattedCitation":"(Lauridsen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fldChar w:fldCharType="separate"/>
      </w:r>
      <w:r w:rsidRPr="77A20037">
        <w:rPr>
          <w:lang w:val="en-GB"/>
        </w:rPr>
        <w:t>(Lauridsen et al., 2019)</w:t>
      </w:r>
      <w:r>
        <w:fldChar w:fldCharType="end"/>
      </w:r>
      <w:r w:rsidRPr="77A20037">
        <w:rPr>
          <w:lang w:val="en-GB"/>
        </w:rPr>
        <w:t xml:space="preserve">, AFINN is outperformed by </w:t>
      </w:r>
      <w:del w:id="1592" w:author="Esben Kran Christensen" w:date="2020-04-25T19:46:00Z">
        <w:r w:rsidRPr="77A20037" w:rsidDel="001807F9">
          <w:rPr>
            <w:lang w:val="en-GB"/>
          </w:rPr>
          <w:delText>SENTIDA</w:delText>
        </w:r>
      </w:del>
      <w:ins w:id="1593" w:author="Esben Kran Christensen" w:date="2020-04-25T19:46:00Z">
        <w:r w:rsidR="4D7FB582" w:rsidRPr="77A20037">
          <w:rPr>
            <w:lang w:val="en-GB"/>
          </w:rPr>
          <w:t>Sentida</w:t>
        </w:r>
      </w:ins>
      <w:r w:rsidRPr="77A20037">
        <w:rPr>
          <w:lang w:val="en-GB"/>
        </w:rPr>
        <w:t>. This is consistent with our findings.</w:t>
      </w:r>
    </w:p>
    <w:p w14:paraId="2760F5EC" w14:textId="6A8D84C9" w:rsidR="001807F9" w:rsidRPr="00BB7C0A" w:rsidRDefault="007E4328" w:rsidP="001807F9">
      <w:pPr>
        <w:rPr>
          <w:lang w:val="en-GB"/>
        </w:rPr>
      </w:pPr>
      <w:r w:rsidRPr="77A20037">
        <w:rPr>
          <w:lang w:val="en-GB"/>
        </w:rPr>
        <w:t xml:space="preserve">Regarding Emma, </w:t>
      </w:r>
      <w:r w:rsidR="006E1E43" w:rsidRPr="77A20037">
        <w:rPr>
          <w:lang w:val="en-GB"/>
        </w:rPr>
        <w:t>n</w:t>
      </w:r>
      <w:r w:rsidR="001807F9" w:rsidRPr="77A20037">
        <w:rPr>
          <w:lang w:val="en-GB"/>
        </w:rPr>
        <w:t xml:space="preserve">one of the SA programs perform as well on Emma as they do on the two TrustPilot validation sets. </w:t>
      </w:r>
      <w:del w:id="1594" w:author="Esben Kran Christensen" w:date="2020-04-25T20:04:00Z">
        <w:r w:rsidRPr="77A20037" w:rsidDel="001807F9">
          <w:rPr>
            <w:lang w:val="en-GB"/>
          </w:rPr>
          <w:delText xml:space="preserve">A few reasons might be the cause for this difference in performance. </w:delText>
        </w:r>
      </w:del>
      <w:ins w:id="1595" w:author="Esben Kran Christensen" w:date="2020-04-25T20:04:00Z">
        <w:r w:rsidR="0AAB3857" w:rsidRPr="77A20037">
          <w:rPr>
            <w:lang w:val="en-GB"/>
          </w:rPr>
          <w:t xml:space="preserve">The reason for this difference might be that </w:t>
        </w:r>
      </w:ins>
      <w:commentRangeStart w:id="1596"/>
      <w:commentRangeStart w:id="1597"/>
      <w:del w:id="1598" w:author="Esben Kran Christensen" w:date="2020-04-25T20:03:00Z">
        <w:r w:rsidRPr="77A20037" w:rsidDel="001807F9">
          <w:rPr>
            <w:lang w:val="en-GB"/>
          </w:rPr>
          <w:delText>First, the TrustPilot reviews are filtered so only the polarities, 1-, 2-, 4-, and 5-star reviews are included, whereas the middle 20% of the sentences of Emma are not filtered out. The sentiment scores of these middle cases are more minute and subtle and thus more difficult to correctly classify and some might not even be suited for binary classification, e.g. if the sentiment is neutral.</w:delText>
        </w:r>
      </w:del>
      <w:commentRangeEnd w:id="1596"/>
      <w:r>
        <w:rPr>
          <w:rStyle w:val="CommentReference"/>
        </w:rPr>
        <w:commentReference w:id="1596"/>
      </w:r>
      <w:commentRangeEnd w:id="1597"/>
      <w:r>
        <w:rPr>
          <w:rStyle w:val="CommentReference"/>
        </w:rPr>
        <w:commentReference w:id="1597"/>
      </w:r>
      <w:del w:id="1599" w:author="Esben Kran Christensen" w:date="2020-04-25T20:03:00Z">
        <w:r w:rsidRPr="77A20037" w:rsidDel="001807F9">
          <w:rPr>
            <w:lang w:val="en-GB"/>
          </w:rPr>
          <w:delText xml:space="preserve"> </w:delText>
        </w:r>
        <w:commentRangeStart w:id="1600"/>
        <w:commentRangeStart w:id="1601"/>
        <w:r w:rsidRPr="77A20037" w:rsidDel="001807F9">
          <w:rPr>
            <w:lang w:val="en-GB"/>
          </w:rPr>
          <w:delText xml:space="preserve">Secondly, </w:delText>
        </w:r>
      </w:del>
      <w:r w:rsidR="001807F9" w:rsidRPr="77A20037">
        <w:rPr>
          <w:lang w:val="en-GB"/>
        </w:rPr>
        <w:t>the sentence</w:t>
      </w:r>
      <w:r w:rsidR="007F403C" w:rsidRPr="77A20037">
        <w:rPr>
          <w:lang w:val="en-GB"/>
        </w:rPr>
        <w:t>s</w:t>
      </w:r>
      <w:r w:rsidR="001807F9" w:rsidRPr="77A20037">
        <w:rPr>
          <w:lang w:val="en-GB"/>
        </w:rPr>
        <w:t xml:space="preserve"> in Emma display a more complex and context dependent usage of language not necessarily having an obvious positive or negative sentiment as opposed to the TrustPilot reviews, where the context is given, i.e. people write about their experiences with a product often explicitly positively or negatively. </w:t>
      </w:r>
      <w:del w:id="1602" w:author="Esben Kran Christensen" w:date="2020-04-25T20:03:00Z">
        <w:r w:rsidRPr="77A20037" w:rsidDel="001807F9">
          <w:rPr>
            <w:lang w:val="en-GB"/>
          </w:rPr>
          <w:delText xml:space="preserve">This </w:delText>
        </w:r>
      </w:del>
      <w:ins w:id="1603" w:author="Esben Kran Christensen" w:date="2020-04-25T20:03:00Z">
        <w:r w:rsidR="3C416246" w:rsidRPr="77A20037">
          <w:rPr>
            <w:lang w:val="en-GB"/>
          </w:rPr>
          <w:t xml:space="preserve">Emma </w:t>
        </w:r>
      </w:ins>
      <w:r w:rsidR="001807F9" w:rsidRPr="77A20037">
        <w:rPr>
          <w:lang w:val="en-GB"/>
        </w:rPr>
        <w:t>can be said to better reflect real-world situations.</w:t>
      </w:r>
      <w:commentRangeEnd w:id="1600"/>
      <w:r>
        <w:rPr>
          <w:rStyle w:val="CommentReference"/>
        </w:rPr>
        <w:commentReference w:id="1600"/>
      </w:r>
      <w:commentRangeEnd w:id="1601"/>
      <w:r>
        <w:rPr>
          <w:rStyle w:val="CommentReference"/>
        </w:rPr>
        <w:commentReference w:id="1601"/>
      </w:r>
    </w:p>
    <w:p w14:paraId="4DC72218" w14:textId="77777777" w:rsidR="001807F9" w:rsidRPr="00BB7C0A" w:rsidRDefault="001807F9" w:rsidP="001807F9">
      <w:pPr>
        <w:rPr>
          <w:lang w:val="en-GB"/>
        </w:rPr>
      </w:pPr>
      <w:r w:rsidRPr="00BB7C0A">
        <w:rPr>
          <w:lang w:val="en-GB"/>
        </w:rPr>
        <w:t>The biggest limitation of Emma is its size. In order to ensure optimal validity of Emma, the validation set needs a larger corpus of annotated sentences and a larger number of annotators per sentence. Increasing the number of sentences will ensure that the SA programs validated with Emma will be tested on a wider variety of the Danish language. Increasing the number of ratings per sentence will ensure higher validity of the ratings the sentences have received.</w:t>
      </w:r>
    </w:p>
    <w:p w14:paraId="7D1D50CE" w14:textId="2F09E0FF" w:rsidR="006C1A11" w:rsidRPr="00BB7C0A" w:rsidRDefault="001807F9" w:rsidP="006C1A11">
      <w:pPr>
        <w:rPr>
          <w:lang w:val="en-GB"/>
        </w:rPr>
      </w:pPr>
      <w:r w:rsidRPr="00BB7C0A">
        <w:rPr>
          <w:lang w:val="en-GB"/>
        </w:rPr>
        <w:t>Emma reflects real-world scenarios better but is missing the large amount of data available from e.g. TrustPilot and presents a larger challenge for the SA tools through its complexity than TP and TP2.</w:t>
      </w:r>
    </w:p>
    <w:p w14:paraId="24B72CDB" w14:textId="774CE20C" w:rsidR="00A26BEF" w:rsidRDefault="00A26BEF" w:rsidP="00994B8A">
      <w:pPr>
        <w:pStyle w:val="Heading1"/>
      </w:pPr>
      <w:bookmarkStart w:id="1604" w:name="_Toc33298940"/>
      <w:bookmarkStart w:id="1605" w:name="_Toc34300598"/>
      <w:r>
        <w:t>Future research</w:t>
      </w:r>
      <w:bookmarkEnd w:id="1604"/>
      <w:bookmarkEnd w:id="1605"/>
    </w:p>
    <w:p w14:paraId="2240A66D" w14:textId="74C253B3" w:rsidR="00A26BEF" w:rsidRPr="00BB7C0A" w:rsidRDefault="00A26BEF" w:rsidP="00A26BEF">
      <w:pPr>
        <w:pStyle w:val="NormalSectionStart"/>
        <w:rPr>
          <w:lang w:val="en-GB"/>
        </w:rPr>
      </w:pPr>
      <w:r w:rsidRPr="77A20037">
        <w:rPr>
          <w:lang w:val="en-GB"/>
        </w:rPr>
        <w:t xml:space="preserve">Danish sentiment analysis is still far from perfect and needs further development. </w:t>
      </w:r>
    </w:p>
    <w:p w14:paraId="4553BD28" w14:textId="3C003E40" w:rsidR="00A26BEF" w:rsidRPr="00BB7C0A" w:rsidRDefault="6183E0EB" w:rsidP="77A20037">
      <w:pPr>
        <w:rPr>
          <w:ins w:id="1606" w:author="Søren Orm Hansen" w:date="2020-04-25T13:39:00Z"/>
          <w:lang w:val="en-GB"/>
        </w:rPr>
      </w:pPr>
      <w:ins w:id="1607" w:author="Søren Orm Hansen" w:date="2020-04-25T13:30:00Z">
        <w:r w:rsidRPr="77A20037">
          <w:rPr>
            <w:lang w:val="en-GB"/>
          </w:rPr>
          <w:t xml:space="preserve">For example, improvements could be implemented to make </w:t>
        </w:r>
        <w:del w:id="1608" w:author="Esben Kran Christensen" w:date="2020-04-25T20:41:00Z">
          <w:r w:rsidR="00A46EC4" w:rsidRPr="77A20037" w:rsidDel="6183E0EB">
            <w:rPr>
              <w:lang w:val="en-GB"/>
            </w:rPr>
            <w:delText xml:space="preserve">SentidaV2 </w:delText>
          </w:r>
        </w:del>
      </w:ins>
      <w:ins w:id="1609" w:author="Esben Kran Christensen" w:date="2020-04-25T20:41:00Z">
        <w:r w:rsidR="6AB33F37" w:rsidRPr="77A20037">
          <w:rPr>
            <w:lang w:val="en-GB"/>
          </w:rPr>
          <w:t xml:space="preserve">Sentida </w:t>
        </w:r>
      </w:ins>
      <w:ins w:id="1610" w:author="Søren Orm Hansen" w:date="2020-04-25T13:30:00Z">
        <w:r w:rsidRPr="77A20037">
          <w:rPr>
            <w:lang w:val="en-GB"/>
          </w:rPr>
          <w:t xml:space="preserve">more directed towards opinion mining on social media. Here, an emoji-dictionary inspired by VADER could relatively easily be implemented, and a function that captures slang using multiple repetitions of the same letter </w:t>
        </w:r>
        <w:commentRangeStart w:id="1611"/>
        <w:r w:rsidRPr="77A20037">
          <w:rPr>
            <w:lang w:val="en-GB"/>
          </w:rPr>
          <w:t xml:space="preserve">– e.g. </w:t>
        </w:r>
        <w:r w:rsidRPr="77A20037">
          <w:rPr>
            <w:i/>
            <w:iCs/>
            <w:lang w:val="en-GB"/>
          </w:rPr>
          <w:t xml:space="preserve">‘suuuuper’ </w:t>
        </w:r>
        <w:r w:rsidRPr="77A20037">
          <w:rPr>
            <w:lang w:val="en-GB"/>
          </w:rPr>
          <w:t xml:space="preserve">instead </w:t>
        </w:r>
      </w:ins>
      <w:commentRangeEnd w:id="1611"/>
      <w:r w:rsidR="00A46EC4">
        <w:rPr>
          <w:rStyle w:val="CommentReference"/>
        </w:rPr>
        <w:commentReference w:id="1611"/>
      </w:r>
      <w:ins w:id="1612" w:author="Søren Orm Hansen" w:date="2020-04-25T13:30:00Z">
        <w:r w:rsidRPr="77A20037">
          <w:rPr>
            <w:lang w:val="en-GB"/>
          </w:rPr>
          <w:t>of ‘</w:t>
        </w:r>
        <w:r w:rsidRPr="77A20037">
          <w:rPr>
            <w:i/>
            <w:iCs/>
            <w:lang w:val="en-GB"/>
          </w:rPr>
          <w:t>super’</w:t>
        </w:r>
        <w:r w:rsidRPr="77A20037">
          <w:rPr>
            <w:lang w:val="en-GB"/>
          </w:rPr>
          <w:t xml:space="preserve">. </w:t>
        </w:r>
      </w:ins>
    </w:p>
    <w:p w14:paraId="18342E0A" w14:textId="46078C3A" w:rsidR="00A26BEF" w:rsidRPr="00BB7C0A" w:rsidRDefault="7D836123" w:rsidP="77A20037">
      <w:pPr>
        <w:rPr>
          <w:ins w:id="1613" w:author="Søren Orm Hansen" w:date="2020-04-25T13:30:00Z"/>
          <w:lang w:val="en-GB"/>
        </w:rPr>
      </w:pPr>
      <w:commentRangeStart w:id="1614"/>
      <w:commentRangeStart w:id="1615"/>
      <w:ins w:id="1616" w:author="Søren Orm Hansen" w:date="2020-04-25T13:39:00Z">
        <w:r w:rsidRPr="77A20037">
          <w:rPr>
            <w:lang w:val="en-GB"/>
          </w:rPr>
          <w:t>Furthermore, the values modulating the sentiment of sentences with ‘</w:t>
        </w:r>
        <w:r w:rsidRPr="77A20037">
          <w:rPr>
            <w:i/>
            <w:iCs/>
            <w:lang w:val="en-GB"/>
          </w:rPr>
          <w:t>men’</w:t>
        </w:r>
        <w:r w:rsidRPr="77A20037">
          <w:rPr>
            <w:lang w:val="en-GB"/>
          </w:rPr>
          <w:t xml:space="preserve"> and ‘</w:t>
        </w:r>
        <w:r w:rsidRPr="77A20037">
          <w:rPr>
            <w:i/>
            <w:iCs/>
            <w:lang w:val="en-GB"/>
          </w:rPr>
          <w:t>dog’</w:t>
        </w:r>
        <w:r w:rsidRPr="77A20037">
          <w:rPr>
            <w:lang w:val="en-GB"/>
          </w:rPr>
          <w:t xml:space="preserve"> (</w:t>
        </w:r>
        <w:r w:rsidRPr="77A20037">
          <w:rPr>
            <w:i/>
            <w:iCs/>
            <w:lang w:val="en-GB"/>
          </w:rPr>
          <w:t>but</w:t>
        </w:r>
        <w:r w:rsidRPr="77A20037">
          <w:rPr>
            <w:lang w:val="en-GB"/>
          </w:rPr>
          <w:t>), the values modulating the sentiment of sentences with exclamation marks, and the value for modulating the sentiment of words written in all capital letters are the same as the English SA-program VADER uses. They might not be generalizable to the Danish language and culture</w:t>
        </w:r>
      </w:ins>
      <w:ins w:id="1617" w:author="Esben Kran Christensen" w:date="2020-04-25T14:16:00Z">
        <w:r w:rsidR="79051991" w:rsidRPr="77A20037">
          <w:rPr>
            <w:lang w:val="en-GB"/>
          </w:rPr>
          <w:t xml:space="preserve"> and it would therefore make sense to test these values with Danish sentences and Danish populations instead of using the English basis to ensure cultural validity</w:t>
        </w:r>
      </w:ins>
      <w:ins w:id="1618" w:author="Søren Orm Hansen" w:date="2020-04-25T13:39:00Z">
        <w:r w:rsidRPr="77A20037">
          <w:rPr>
            <w:lang w:val="en-GB"/>
          </w:rPr>
          <w:t>.</w:t>
        </w:r>
      </w:ins>
      <w:commentRangeEnd w:id="1614"/>
      <w:r w:rsidR="00A46EC4">
        <w:rPr>
          <w:rStyle w:val="CommentReference"/>
        </w:rPr>
        <w:commentReference w:id="1614"/>
      </w:r>
      <w:commentRangeEnd w:id="1615"/>
      <w:r w:rsidR="00A46EC4">
        <w:rPr>
          <w:rStyle w:val="CommentReference"/>
        </w:rPr>
        <w:commentReference w:id="1615"/>
      </w:r>
    </w:p>
    <w:p w14:paraId="253D6769" w14:textId="072EF321" w:rsidR="00A26BEF" w:rsidRPr="00BB7C0A" w:rsidRDefault="00A46EC4" w:rsidP="00A26BEF">
      <w:pPr>
        <w:pStyle w:val="NormalSectionStart"/>
        <w:rPr>
          <w:lang w:val="en-GB"/>
        </w:rPr>
      </w:pPr>
      <w:commentRangeStart w:id="1619"/>
      <w:del w:id="1620" w:author="Søren Orm Hansen" w:date="2020-04-25T13:30:00Z">
        <w:r w:rsidRPr="77A20037" w:rsidDel="00A46EC4">
          <w:rPr>
            <w:sz w:val="20"/>
            <w:szCs w:val="20"/>
            <w:lang w:val="en-GB"/>
          </w:rPr>
          <w:delText>As examples, i</w:delText>
        </w:r>
        <w:r w:rsidRPr="77A20037" w:rsidDel="00A26BEF">
          <w:rPr>
            <w:sz w:val="20"/>
            <w:szCs w:val="20"/>
            <w:lang w:val="en-GB"/>
          </w:rPr>
          <w:delText>t</w:delText>
        </w:r>
        <w:r w:rsidRPr="77A20037" w:rsidDel="00A26BEF">
          <w:rPr>
            <w:lang w:val="en-GB"/>
          </w:rPr>
          <w:delText xml:space="preserve"> </w:delText>
        </w:r>
      </w:del>
      <w:ins w:id="1621" w:author="Søren Orm Hansen" w:date="2020-04-25T13:30:00Z">
        <w:r w:rsidR="7033F9DC" w:rsidRPr="77A20037">
          <w:rPr>
            <w:lang w:val="en-GB"/>
          </w:rPr>
          <w:t>In addition, Sentida</w:t>
        </w:r>
      </w:ins>
      <w:ins w:id="1622" w:author="Søren Orm Hansen" w:date="2020-04-25T13:31:00Z">
        <w:r w:rsidR="7033F9DC" w:rsidRPr="77A20037">
          <w:rPr>
            <w:lang w:val="en-GB"/>
          </w:rPr>
          <w:t xml:space="preserve"> </w:t>
        </w:r>
      </w:ins>
      <w:r w:rsidR="00A26BEF" w:rsidRPr="77A20037">
        <w:rPr>
          <w:lang w:val="en-GB"/>
        </w:rPr>
        <w:t>currently relies on the less than optimal stemming tool ‘SnowballC’. The great advantage of the tool is that it expands the number of rated words from 5263</w:t>
      </w:r>
      <w:r w:rsidR="00A26BEF" w:rsidRPr="77A20037">
        <w:rPr>
          <w:b/>
          <w:bCs/>
          <w:lang w:val="en-GB"/>
        </w:rPr>
        <w:t xml:space="preserve"> </w:t>
      </w:r>
      <w:r w:rsidR="00A26BEF" w:rsidRPr="77A20037">
        <w:rPr>
          <w:lang w:val="en-GB"/>
        </w:rPr>
        <w:t>to an estimated 3</w:t>
      </w:r>
      <w:ins w:id="1623" w:author="Esben Kran Christensen" w:date="2020-04-25T20:42:00Z">
        <w:r w:rsidR="1679426D" w:rsidRPr="77A20037">
          <w:rPr>
            <w:lang w:val="en-GB"/>
          </w:rPr>
          <w:t>5</w:t>
        </w:r>
      </w:ins>
      <w:del w:id="1624" w:author="Esben Kran Christensen" w:date="2020-04-25T20:42:00Z">
        <w:r w:rsidRPr="77A20037" w:rsidDel="00A26BEF">
          <w:rPr>
            <w:lang w:val="en-GB"/>
          </w:rPr>
          <w:delText>0</w:delText>
        </w:r>
      </w:del>
      <w:ins w:id="1625" w:author="Esben Kran Christensen" w:date="2020-04-25T20:42:00Z">
        <w:r w:rsidR="50EBED41" w:rsidRPr="77A20037">
          <w:rPr>
            <w:lang w:val="en-GB"/>
          </w:rPr>
          <w:t>,</w:t>
        </w:r>
      </w:ins>
      <w:del w:id="1626" w:author="Esben Kran Christensen" w:date="2020-04-25T20:42:00Z">
        <w:r w:rsidRPr="77A20037" w:rsidDel="00A26BEF">
          <w:rPr>
            <w:lang w:val="en-GB"/>
          </w:rPr>
          <w:delText>.</w:delText>
        </w:r>
      </w:del>
      <w:r w:rsidR="00A26BEF" w:rsidRPr="77A20037">
        <w:rPr>
          <w:lang w:val="en-GB"/>
        </w:rPr>
        <w:t xml:space="preserve">000 words </w:t>
      </w:r>
      <w:r>
        <w:fldChar w:fldCharType="begin"/>
      </w:r>
      <w:r w:rsidRPr="77A20037">
        <w:rPr>
          <w:lang w:val="en-GB"/>
        </w:rPr>
        <w:instrText xml:space="preserve"> ADDIN ZOTERO_ITEM CSL_CITATION {"citationID":"QMHaY5XK","properties":{"formattedCitation":"(Lauridsen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fldChar w:fldCharType="separate"/>
      </w:r>
      <w:r w:rsidR="00A26BEF" w:rsidRPr="77A20037">
        <w:rPr>
          <w:noProof/>
          <w:lang w:val="en-GB"/>
        </w:rPr>
        <w:t>(Lauridsen et al., 2019)</w:t>
      </w:r>
      <w:r>
        <w:fldChar w:fldCharType="end"/>
      </w:r>
      <w:r w:rsidR="00A26BEF" w:rsidRPr="77A20037">
        <w:rPr>
          <w:lang w:val="en-GB"/>
        </w:rPr>
        <w:t xml:space="preserve"> by reducing different inflections of a word to its root. This also improves the speed of the program. This comes at a price however</w:t>
      </w:r>
      <w:r w:rsidR="00516E33" w:rsidRPr="77A20037">
        <w:rPr>
          <w:lang w:val="en-GB"/>
        </w:rPr>
        <w:t xml:space="preserve"> as</w:t>
      </w:r>
      <w:r w:rsidR="00A26BEF" w:rsidRPr="77A20037">
        <w:rPr>
          <w:lang w:val="en-GB"/>
        </w:rPr>
        <w:t xml:space="preserve"> not all roots have the same sentiment as their inflections</w:t>
      </w:r>
      <w:ins w:id="1627" w:author="Esben Kran Christensen" w:date="2020-04-25T20:43:00Z">
        <w:r w:rsidR="7C70FA3B" w:rsidRPr="77A20037">
          <w:rPr>
            <w:lang w:val="en-GB"/>
          </w:rPr>
          <w:t xml:space="preserve">, </w:t>
        </w:r>
      </w:ins>
      <w:del w:id="1628" w:author="Esben Kran Christensen" w:date="2020-04-25T20:43:00Z">
        <w:r w:rsidRPr="77A20037" w:rsidDel="00A26BEF">
          <w:rPr>
            <w:lang w:val="en-GB"/>
          </w:rPr>
          <w:delText xml:space="preserve"> </w:delText>
        </w:r>
      </w:del>
      <w:ins w:id="1629" w:author="Esben Kran Christensen" w:date="2020-04-25T20:43:00Z">
        <w:r w:rsidR="17FBBC6A" w:rsidRPr="77A20037">
          <w:rPr>
            <w:lang w:val="en-GB"/>
          </w:rPr>
          <w:t xml:space="preserve">e.g. </w:t>
        </w:r>
        <w:r w:rsidR="17FBBC6A" w:rsidRPr="77A20037">
          <w:rPr>
            <w:i/>
            <w:iCs/>
            <w:lang w:val="en-GB"/>
            <w:rPrChange w:id="1630" w:author="Esben Kran Christensen" w:date="2020-04-25T20:43:00Z">
              <w:rPr>
                <w:lang w:val="en-GB"/>
              </w:rPr>
            </w:rPrChange>
          </w:rPr>
          <w:t xml:space="preserve">happy </w:t>
        </w:r>
        <w:r w:rsidR="17FBBC6A" w:rsidRPr="77A20037">
          <w:rPr>
            <w:lang w:val="en-GB"/>
          </w:rPr>
          <w:t xml:space="preserve">and </w:t>
        </w:r>
        <w:r w:rsidR="17FBBC6A" w:rsidRPr="77A20037">
          <w:rPr>
            <w:i/>
            <w:iCs/>
            <w:lang w:val="en-GB"/>
            <w:rPrChange w:id="1631" w:author="Esben Kran Christensen" w:date="2020-04-25T20:43:00Z">
              <w:rPr>
                <w:lang w:val="en-GB"/>
              </w:rPr>
            </w:rPrChange>
          </w:rPr>
          <w:t>happiest</w:t>
        </w:r>
        <w:r w:rsidR="65CEB214" w:rsidRPr="77A20037">
          <w:rPr>
            <w:i/>
            <w:iCs/>
            <w:lang w:val="en-GB"/>
          </w:rPr>
          <w:t>,</w:t>
        </w:r>
        <w:r w:rsidR="17FBBC6A" w:rsidRPr="77A20037">
          <w:rPr>
            <w:lang w:val="en-GB"/>
          </w:rPr>
          <w:t xml:space="preserve"> </w:t>
        </w:r>
      </w:ins>
      <w:r w:rsidR="00A26BEF" w:rsidRPr="77A20037">
        <w:rPr>
          <w:lang w:val="en-GB"/>
        </w:rPr>
        <w:t>and some words become grossly mis-rated</w:t>
      </w:r>
      <w:ins w:id="1632" w:author="Esben Kran Christensen" w:date="2020-04-25T20:43:00Z">
        <w:r w:rsidR="5A9467DB" w:rsidRPr="77A20037">
          <w:rPr>
            <w:lang w:val="en-GB"/>
          </w:rPr>
          <w:t>,</w:t>
        </w:r>
      </w:ins>
      <w:del w:id="1633" w:author="Esben Kran Christensen" w:date="2020-04-25T20:43:00Z">
        <w:r w:rsidRPr="77A20037" w:rsidDel="00A26BEF">
          <w:rPr>
            <w:lang w:val="en-GB"/>
          </w:rPr>
          <w:delText xml:space="preserve"> –</w:delText>
        </w:r>
      </w:del>
      <w:r w:rsidR="00A26BEF" w:rsidRPr="77A20037">
        <w:rPr>
          <w:lang w:val="en-GB"/>
        </w:rPr>
        <w:t xml:space="preserve"> e.g. the word </w:t>
      </w:r>
      <w:r w:rsidR="00A26BEF" w:rsidRPr="77A20037">
        <w:rPr>
          <w:i/>
          <w:iCs/>
          <w:lang w:val="en-GB"/>
        </w:rPr>
        <w:t>‘utrolig’</w:t>
      </w:r>
      <w:r w:rsidR="00583CAC" w:rsidRPr="77A20037">
        <w:rPr>
          <w:i/>
          <w:iCs/>
          <w:lang w:val="en-GB"/>
        </w:rPr>
        <w:t xml:space="preserve"> </w:t>
      </w:r>
      <w:r w:rsidR="00AC010F" w:rsidRPr="77A20037">
        <w:rPr>
          <w:lang w:val="en-GB"/>
        </w:rPr>
        <w:t>(</w:t>
      </w:r>
      <w:r w:rsidR="00B21376" w:rsidRPr="77A20037">
        <w:rPr>
          <w:i/>
          <w:iCs/>
          <w:lang w:val="en-GB"/>
        </w:rPr>
        <w:t>incredible</w:t>
      </w:r>
      <w:r w:rsidR="00A26BEF" w:rsidRPr="77A20037">
        <w:rPr>
          <w:lang w:val="en-GB"/>
        </w:rPr>
        <w:t xml:space="preserve">) becomes </w:t>
      </w:r>
      <w:r w:rsidR="00A26BEF" w:rsidRPr="77A20037">
        <w:rPr>
          <w:i/>
          <w:iCs/>
          <w:lang w:val="en-GB"/>
        </w:rPr>
        <w:t>‘utro’</w:t>
      </w:r>
      <w:r w:rsidR="00A26BEF" w:rsidRPr="77A20037">
        <w:rPr>
          <w:lang w:val="en-GB"/>
        </w:rPr>
        <w:t xml:space="preserve"> (</w:t>
      </w:r>
      <w:r w:rsidR="00A26BEF" w:rsidRPr="77A20037">
        <w:rPr>
          <w:i/>
          <w:iCs/>
          <w:lang w:val="en-GB"/>
        </w:rPr>
        <w:t>adulterous</w:t>
      </w:r>
      <w:r w:rsidR="00A26BEF" w:rsidRPr="77A20037">
        <w:rPr>
          <w:lang w:val="en-GB"/>
        </w:rPr>
        <w:t xml:space="preserve">). </w:t>
      </w:r>
      <w:commentRangeEnd w:id="1619"/>
      <w:r>
        <w:rPr>
          <w:rStyle w:val="CommentReference"/>
        </w:rPr>
        <w:commentReference w:id="1619"/>
      </w:r>
    </w:p>
    <w:p w14:paraId="3FB4E962" w14:textId="45873E94" w:rsidR="00A26BEF" w:rsidRPr="00BB7C0A" w:rsidRDefault="00A26BEF" w:rsidP="00A26BEF">
      <w:pPr>
        <w:rPr>
          <w:del w:id="1634" w:author="Søren Orm Hansen" w:date="2020-04-25T13:30:00Z"/>
          <w:lang w:val="en-GB"/>
        </w:rPr>
      </w:pPr>
      <w:del w:id="1635" w:author="Søren Orm Hansen" w:date="2020-04-25T13:30:00Z">
        <w:r w:rsidRPr="77A20037" w:rsidDel="00A26BEF">
          <w:rPr>
            <w:lang w:val="en-GB"/>
          </w:rPr>
          <w:delText>Improvements could be implemented to make SentidaV2 more directed towards opinion mining on social media. Here, an emoji-dictionary inspired by VADER could relatively easily be implemented</w:delText>
        </w:r>
        <w:r w:rsidRPr="77A20037" w:rsidDel="00A51E51">
          <w:rPr>
            <w:lang w:val="en-GB"/>
          </w:rPr>
          <w:delText>, and</w:delText>
        </w:r>
        <w:r w:rsidRPr="77A20037" w:rsidDel="00A26BEF">
          <w:rPr>
            <w:lang w:val="en-GB"/>
          </w:rPr>
          <w:delText xml:space="preserve"> a function that captures slang using multiple repetitions of the same letter </w:delText>
        </w:r>
        <w:commentRangeStart w:id="1636"/>
        <w:r w:rsidRPr="77A20037" w:rsidDel="00A26BEF">
          <w:rPr>
            <w:lang w:val="en-GB"/>
          </w:rPr>
          <w:delText xml:space="preserve">– e.g. </w:delText>
        </w:r>
        <w:r w:rsidRPr="77A20037" w:rsidDel="00225060">
          <w:rPr>
            <w:i/>
            <w:iCs/>
            <w:lang w:val="en-GB"/>
          </w:rPr>
          <w:delText>‘suuuuper’</w:delText>
        </w:r>
        <w:r w:rsidRPr="77A20037" w:rsidDel="00A26BEF">
          <w:rPr>
            <w:i/>
            <w:iCs/>
            <w:lang w:val="en-GB"/>
          </w:rPr>
          <w:delText xml:space="preserve"> </w:delText>
        </w:r>
        <w:r w:rsidRPr="77A20037" w:rsidDel="00A26BEF">
          <w:rPr>
            <w:lang w:val="en-GB"/>
          </w:rPr>
          <w:delText xml:space="preserve">instead </w:delText>
        </w:r>
      </w:del>
      <w:commentRangeEnd w:id="1636"/>
      <w:r>
        <w:rPr>
          <w:rStyle w:val="CommentReference"/>
        </w:rPr>
        <w:commentReference w:id="1636"/>
      </w:r>
      <w:del w:id="1637" w:author="Søren Orm Hansen" w:date="2020-04-25T13:30:00Z">
        <w:r w:rsidRPr="77A20037" w:rsidDel="00A26BEF">
          <w:rPr>
            <w:lang w:val="en-GB"/>
          </w:rPr>
          <w:delText xml:space="preserve">of </w:delText>
        </w:r>
        <w:r w:rsidRPr="77A20037" w:rsidDel="005747AE">
          <w:rPr>
            <w:lang w:val="en-GB"/>
          </w:rPr>
          <w:delText>‘</w:delText>
        </w:r>
        <w:r w:rsidRPr="77A20037" w:rsidDel="00A26BEF">
          <w:rPr>
            <w:i/>
            <w:iCs/>
            <w:lang w:val="en-GB"/>
          </w:rPr>
          <w:delText>super</w:delText>
        </w:r>
        <w:r w:rsidRPr="77A20037" w:rsidDel="005747AE">
          <w:rPr>
            <w:i/>
            <w:iCs/>
            <w:lang w:val="en-GB"/>
          </w:rPr>
          <w:delText>’</w:delText>
        </w:r>
        <w:r w:rsidRPr="77A20037" w:rsidDel="00A26BEF">
          <w:rPr>
            <w:lang w:val="en-GB"/>
          </w:rPr>
          <w:delText xml:space="preserve">. </w:delText>
        </w:r>
      </w:del>
    </w:p>
    <w:p w14:paraId="1A6A1DF5" w14:textId="30167916" w:rsidR="00A26BEF" w:rsidRPr="00BB7C0A" w:rsidRDefault="00A26BEF" w:rsidP="00A26BEF">
      <w:pPr>
        <w:rPr>
          <w:del w:id="1638" w:author="Søren Orm Hansen" w:date="2020-04-25T13:39:00Z"/>
          <w:lang w:val="en-GB"/>
        </w:rPr>
      </w:pPr>
      <w:commentRangeStart w:id="1639"/>
      <w:commentRangeStart w:id="1640"/>
      <w:del w:id="1641" w:author="Søren Orm Hansen" w:date="2020-04-25T13:39:00Z">
        <w:r w:rsidRPr="77A20037" w:rsidDel="00A26BEF">
          <w:rPr>
            <w:lang w:val="en-GB"/>
          </w:rPr>
          <w:delText xml:space="preserve">Furthermore, the values modulating the sentiment of sentences with </w:delText>
        </w:r>
        <w:r w:rsidRPr="77A20037" w:rsidDel="005747AE">
          <w:rPr>
            <w:lang w:val="en-GB"/>
          </w:rPr>
          <w:delText>‘</w:delText>
        </w:r>
        <w:r w:rsidRPr="77A20037" w:rsidDel="00A26BEF">
          <w:rPr>
            <w:i/>
            <w:iCs/>
            <w:lang w:val="en-GB"/>
          </w:rPr>
          <w:delText>men</w:delText>
        </w:r>
        <w:r w:rsidRPr="77A20037" w:rsidDel="005747AE">
          <w:rPr>
            <w:i/>
            <w:iCs/>
            <w:lang w:val="en-GB"/>
          </w:rPr>
          <w:delText>’</w:delText>
        </w:r>
        <w:r w:rsidRPr="77A20037" w:rsidDel="00A26BEF">
          <w:rPr>
            <w:lang w:val="en-GB"/>
          </w:rPr>
          <w:delText xml:space="preserve"> and </w:delText>
        </w:r>
        <w:r w:rsidRPr="77A20037" w:rsidDel="005747AE">
          <w:rPr>
            <w:lang w:val="en-GB"/>
          </w:rPr>
          <w:delText>‘</w:delText>
        </w:r>
        <w:r w:rsidRPr="77A20037" w:rsidDel="00A26BEF">
          <w:rPr>
            <w:i/>
            <w:iCs/>
            <w:lang w:val="en-GB"/>
          </w:rPr>
          <w:delText>dog</w:delText>
        </w:r>
        <w:r w:rsidRPr="77A20037" w:rsidDel="005747AE">
          <w:rPr>
            <w:i/>
            <w:iCs/>
            <w:lang w:val="en-GB"/>
          </w:rPr>
          <w:delText>’</w:delText>
        </w:r>
        <w:r w:rsidRPr="77A20037" w:rsidDel="00A26BEF">
          <w:rPr>
            <w:lang w:val="en-GB"/>
          </w:rPr>
          <w:delText xml:space="preserve"> (</w:delText>
        </w:r>
        <w:r w:rsidRPr="77A20037" w:rsidDel="00A26BEF">
          <w:rPr>
            <w:i/>
            <w:iCs/>
            <w:lang w:val="en-GB"/>
          </w:rPr>
          <w:delText>but</w:delText>
        </w:r>
        <w:r w:rsidRPr="77A20037" w:rsidDel="00A26BEF">
          <w:rPr>
            <w:lang w:val="en-GB"/>
          </w:rPr>
          <w:delText xml:space="preserve">), the values modulating the sentiment of sentences with exclamation marks, and the value for modulating the sentiment of words written in all capital letters are the same as the English SA-program VADER uses. They might not be generalizable to the Danish </w:delText>
        </w:r>
        <w:r w:rsidRPr="77A20037" w:rsidDel="00441207">
          <w:rPr>
            <w:lang w:val="en-GB"/>
          </w:rPr>
          <w:delText>language and culture</w:delText>
        </w:r>
        <w:r w:rsidRPr="77A20037" w:rsidDel="00A26BEF">
          <w:rPr>
            <w:lang w:val="en-GB"/>
          </w:rPr>
          <w:delText>.</w:delText>
        </w:r>
      </w:del>
      <w:commentRangeEnd w:id="1639"/>
      <w:r>
        <w:rPr>
          <w:rStyle w:val="CommentReference"/>
        </w:rPr>
        <w:commentReference w:id="1639"/>
      </w:r>
      <w:commentRangeEnd w:id="1640"/>
      <w:r>
        <w:rPr>
          <w:rStyle w:val="CommentReference"/>
        </w:rPr>
        <w:commentReference w:id="1640"/>
      </w:r>
    </w:p>
    <w:p w14:paraId="35A05AB9" w14:textId="49D08F57" w:rsidR="008123EE" w:rsidRDefault="008123EE" w:rsidP="77A20037">
      <w:pPr>
        <w:rPr>
          <w:ins w:id="1642" w:author="Søren Orm Hansen" w:date="2020-04-25T13:12:00Z"/>
          <w:rFonts w:eastAsia="Times New Roman"/>
          <w:color w:val="000000" w:themeColor="text1"/>
          <w:lang w:val="en-GB"/>
        </w:rPr>
      </w:pPr>
      <w:ins w:id="1643" w:author="Jacob Thøgersen" w:date="2020-04-20T17:55:00Z">
        <w:del w:id="1644" w:author="Søren Orm Hansen" w:date="2020-04-25T13:12:00Z">
          <w:r w:rsidRPr="77A20037" w:rsidDel="008123EE">
            <w:rPr>
              <w:lang w:val="en-GB"/>
            </w:rPr>
            <w:delText xml:space="preserve">As mentioned, </w:delText>
          </w:r>
        </w:del>
      </w:ins>
      <w:del w:id="1645" w:author="Søren Orm Hansen" w:date="2020-04-25T13:12:00Z">
        <w:r w:rsidRPr="77A20037" w:rsidDel="00A26BEF">
          <w:rPr>
            <w:lang w:val="en-GB"/>
          </w:rPr>
          <w:delText>A</w:delText>
        </w:r>
      </w:del>
      <w:ins w:id="1646" w:author="Jacob Thøgersen" w:date="2020-04-20T17:55:00Z">
        <w:del w:id="1647" w:author="Søren Orm Hansen" w:date="2020-04-25T13:12:00Z">
          <w:r w:rsidRPr="77A20037" w:rsidDel="008123EE">
            <w:rPr>
              <w:lang w:val="en-GB"/>
            </w:rPr>
            <w:delText>a</w:delText>
          </w:r>
        </w:del>
      </w:ins>
      <w:del w:id="1648" w:author="Søren Orm Hansen" w:date="2020-04-25T13:12:00Z">
        <w:r w:rsidRPr="77A20037" w:rsidDel="00A26BEF">
          <w:rPr>
            <w:lang w:val="en-GB"/>
          </w:rPr>
          <w:delText xml:space="preserve">n expansion of the Emma validation set, both the number of sentences and the number of raters for each sentence, would increase the accuracy of the validation. An easy way of doing this would be to translate the </w:delText>
        </w:r>
        <w:commentRangeStart w:id="1649"/>
        <w:commentRangeStart w:id="1650"/>
        <w:r w:rsidRPr="77A20037" w:rsidDel="00A26BEF">
          <w:rPr>
            <w:lang w:val="en-GB"/>
          </w:rPr>
          <w:delText xml:space="preserve">English validation SST-2, as it is already rated and has been used before – this requires reflections on whether the sentiment scores are preserved through the translation, and whether this loss of accuracy is worth the saved resources. </w:delText>
        </w:r>
      </w:del>
      <w:commentRangeEnd w:id="1649"/>
      <w:r>
        <w:rPr>
          <w:rStyle w:val="CommentReference"/>
        </w:rPr>
        <w:commentReference w:id="1649"/>
      </w:r>
      <w:commentRangeEnd w:id="1650"/>
      <w:r>
        <w:rPr>
          <w:rStyle w:val="CommentReference"/>
        </w:rPr>
        <w:commentReference w:id="1650"/>
      </w:r>
      <w:del w:id="1651" w:author="Søren Orm Hansen" w:date="2020-04-25T13:12:00Z">
        <w:r w:rsidRPr="77A20037" w:rsidDel="00A26BEF">
          <w:rPr>
            <w:lang w:val="en-GB"/>
          </w:rPr>
          <w:delText xml:space="preserve">This would also enable more accurate comparison to the English SA tool benchmarks. </w:delText>
        </w:r>
        <w:r w:rsidRPr="77A20037" w:rsidDel="008055AA">
          <w:rPr>
            <w:lang w:val="en-GB"/>
          </w:rPr>
          <w:delText>The</w:delText>
        </w:r>
        <w:r w:rsidRPr="77A20037" w:rsidDel="00A26BEF">
          <w:rPr>
            <w:lang w:val="en-GB"/>
          </w:rPr>
          <w:delText xml:space="preserve"> sentences would need ratings </w:delText>
        </w:r>
        <w:commentRangeStart w:id="1652"/>
        <w:r w:rsidRPr="77A20037" w:rsidDel="00A26BEF">
          <w:rPr>
            <w:lang w:val="en-GB"/>
          </w:rPr>
          <w:delText xml:space="preserve">on the other three dimensions of the </w:delText>
        </w:r>
        <w:r w:rsidRPr="77A20037" w:rsidDel="00887916">
          <w:rPr>
            <w:lang w:val="en-GB"/>
          </w:rPr>
          <w:delText xml:space="preserve">HSES </w:delText>
        </w:r>
        <w:r w:rsidRPr="77A20037" w:rsidDel="00A26BEF">
          <w:rPr>
            <w:lang w:val="en-GB"/>
          </w:rPr>
          <w:delText>model</w:delText>
        </w:r>
        <w:r w:rsidRPr="77A20037" w:rsidDel="00887916">
          <w:rPr>
            <w:lang w:val="en-GB"/>
          </w:rPr>
          <w:delText xml:space="preserve"> of Emma</w:delText>
        </w:r>
        <w:r w:rsidRPr="77A20037" w:rsidDel="00A26BEF">
          <w:rPr>
            <w:lang w:val="en-GB"/>
          </w:rPr>
          <w:delText>.</w:delText>
        </w:r>
      </w:del>
      <w:commentRangeEnd w:id="1652"/>
      <w:r>
        <w:rPr>
          <w:rStyle w:val="CommentReference"/>
        </w:rPr>
        <w:commentReference w:id="1652"/>
      </w:r>
      <w:ins w:id="1653" w:author="Søren Orm Hansen" w:date="2020-04-25T13:12:00Z">
        <w:r w:rsidR="08FE71D9" w:rsidRPr="77A20037">
          <w:rPr>
            <w:rFonts w:eastAsia="Times New Roman"/>
            <w:color w:val="000000" w:themeColor="text1"/>
            <w:lang w:val="en-GB"/>
          </w:rPr>
          <w:t xml:space="preserve"> As mentioned, an expansion of the Emma validation set, both the number of sentences and the number of raters for each sentence, would increase the accuracy of the validation. An easy way of doing this would be to translate the English validation SST-2, as it is already rated and has been used before – this requires reflections on whether the sentiment scores are preserved through the translation, e.g. cultural differences, differences in homographs and homonyms between the two languages, and the quality of the translation could along with many other factors lower the accuracy of the dataset. This potential loss of accuracy has to be weighed against the saved resources of not having to rate sentences. Implementing a translated version of SST-2 would also enable more accurate comparison to the English SA tool benchmarks. In addition to the before-mentioned difficulties with translating the sentences, the sentences would also need ratings on the other three dimensions of Emma, i.e. intensity, controllability, and utility.</w:t>
        </w:r>
      </w:ins>
    </w:p>
    <w:p w14:paraId="0E4870A7" w14:textId="4B08A1CE" w:rsidR="00A26BEF" w:rsidRPr="00BB7C0A" w:rsidRDefault="00A26BEF" w:rsidP="00A26BEF">
      <w:pPr>
        <w:rPr>
          <w:del w:id="1654" w:author="Esben Kran Christensen" w:date="2020-04-25T20:44:00Z"/>
          <w:lang w:val="en-GB"/>
        </w:rPr>
      </w:pPr>
      <w:r w:rsidRPr="77A20037">
        <w:rPr>
          <w:lang w:val="en-GB"/>
        </w:rPr>
        <w:t xml:space="preserve">Besides containing 352 sentences rated for valence, Emma also contains the ratings of these sentences in the three other dimensions: </w:t>
      </w:r>
      <w:commentRangeStart w:id="1655"/>
      <w:commentRangeStart w:id="1656"/>
      <w:r w:rsidRPr="77A20037">
        <w:rPr>
          <w:lang w:val="en-GB"/>
        </w:rPr>
        <w:t xml:space="preserve">Intensity, controllability, and utility. These four dimensions can be used to distinguish 16 discrete emotions </w:t>
      </w:r>
      <w:r>
        <w:fldChar w:fldCharType="begin"/>
      </w:r>
      <w:r w:rsidRPr="77A20037">
        <w:rPr>
          <w:lang w:val="en-GB"/>
        </w:rPr>
        <w:instrText xml:space="preserve"> ADDIN ZOTERO_ITEM CSL_CITATION {"citationID":"sQ2cfZFl","properties":{"formattedCitation":"(Trnka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fldChar w:fldCharType="separate"/>
      </w:r>
      <w:r w:rsidRPr="77A20037">
        <w:rPr>
          <w:noProof/>
          <w:lang w:val="en-GB"/>
        </w:rPr>
        <w:t>(Trnka et al., 2016)</w:t>
      </w:r>
      <w:r>
        <w:fldChar w:fldCharType="end"/>
      </w:r>
      <w:commentRangeEnd w:id="1655"/>
      <w:r>
        <w:rPr>
          <w:rStyle w:val="CommentReference"/>
        </w:rPr>
        <w:commentReference w:id="1655"/>
      </w:r>
      <w:commentRangeEnd w:id="1656"/>
      <w:r>
        <w:rPr>
          <w:rStyle w:val="CommentReference"/>
        </w:rPr>
        <w:commentReference w:id="1656"/>
      </w:r>
      <w:r w:rsidRPr="77A20037">
        <w:rPr>
          <w:lang w:val="en-GB"/>
        </w:rPr>
        <w:t>. With an expansion of Emma, the validation set can be used to create a tool for multidimensional sentiment analysis by using it as a training set for NNs that will be able to detect and distinguish these 16 emotions in written language</w:t>
      </w:r>
      <w:ins w:id="1657" w:author="Esben Kran Christensen" w:date="2020-04-25T20:44:00Z">
        <w:r w:rsidR="1BC21156" w:rsidRPr="77A20037">
          <w:rPr>
            <w:lang w:val="en-GB"/>
          </w:rPr>
          <w:t xml:space="preserve"> as described previously.</w:t>
        </w:r>
      </w:ins>
      <w:del w:id="1658" w:author="Esben Kran Christensen" w:date="2020-04-25T20:44:00Z">
        <w:r w:rsidRPr="77A20037" w:rsidDel="00A26BEF">
          <w:rPr>
            <w:lang w:val="en-GB"/>
          </w:rPr>
          <w:delText>.</w:delText>
        </w:r>
      </w:del>
      <w:ins w:id="1659" w:author="Esben Kran Christensen" w:date="2020-04-25T20:44:00Z">
        <w:r w:rsidR="1DF6926C" w:rsidRPr="77A20037">
          <w:rPr>
            <w:lang w:val="en-GB"/>
          </w:rPr>
          <w:t xml:space="preserve"> Briefly touching on the possible development methods, the </w:t>
        </w:r>
      </w:ins>
      <w:ins w:id="1660" w:author="Esben Kran Christensen" w:date="2020-04-25T20:45:00Z">
        <w:r w:rsidR="1DF6926C" w:rsidRPr="77A20037">
          <w:rPr>
            <w:lang w:val="en-GB"/>
          </w:rPr>
          <w:t xml:space="preserve">basis can be in </w:t>
        </w:r>
      </w:ins>
    </w:p>
    <w:p w14:paraId="0C167F47" w14:textId="5081E379" w:rsidR="00A26BEF" w:rsidRPr="00BB7C0A" w:rsidRDefault="00A26BEF" w:rsidP="00A26BEF">
      <w:pPr>
        <w:rPr>
          <w:lang w:val="en-GB"/>
        </w:rPr>
      </w:pPr>
      <w:del w:id="1661" w:author="Esben Kran Christensen" w:date="2020-04-25T20:45:00Z">
        <w:r w:rsidRPr="77A20037" w:rsidDel="00A26BEF">
          <w:rPr>
            <w:lang w:val="en-GB"/>
          </w:rPr>
          <w:delText xml:space="preserve">The specific methods for training the neural networks are implementable with a basis in </w:delText>
        </w:r>
      </w:del>
      <w:r w:rsidRPr="77A20037">
        <w:rPr>
          <w:lang w:val="en-GB"/>
        </w:rPr>
        <w:t xml:space="preserve">Google’s BERT framework </w:t>
      </w:r>
      <w:r>
        <w:fldChar w:fldCharType="begin"/>
      </w:r>
      <w:r w:rsidRPr="77A20037">
        <w:rPr>
          <w:lang w:val="en-GB"/>
        </w:rPr>
        <w:instrText xml:space="preserve"> ADDIN ZOTERO_ITEM CSL_CITATION {"citationID":"a1e4didqet","properties":{"formattedCitation":"(Munikar et al., 2019)","plainCitation":"(Munikar et al., 2019)","noteIndex":0},"citationItems":[{"id":533,"uris":["http://zotero.org/users/5985484/items/3UGVJQPU"],"uri":["http://zotero.org/users/5985484/items/3UGVJQPU"],"itemData":{"id":533,"type":"article-journal","abstract":"Sentiment classi</w:instrText>
      </w:r>
      <w:r>
        <w:instrText>ﬁ</w:instrText>
      </w:r>
      <w:r w:rsidRPr="77A20037">
        <w:rPr>
          <w:lang w:val="en-GB"/>
        </w:rPr>
        <w:instrText>cation is an important process in understanding people’s perception towards a product, service, or topic. Many natural language processing models have been proposed to solve the sentiment classi</w:instrText>
      </w:r>
      <w:r>
        <w:instrText>ﬁ</w:instrText>
      </w:r>
      <w:r w:rsidRPr="77A20037">
        <w:rPr>
          <w:lang w:val="en-GB"/>
        </w:rPr>
        <w:instrText>cation problem. However, most of them have focused on binary sentiment classi</w:instrText>
      </w:r>
      <w:r>
        <w:instrText>ﬁ</w:instrText>
      </w:r>
      <w:r w:rsidRPr="77A20037">
        <w:rPr>
          <w:lang w:val="en-GB"/>
        </w:rPr>
        <w:instrText xml:space="preserve">cation. In this paper, we use a promising deep learning model called BERT to solve the </w:instrText>
      </w:r>
      <w:r>
        <w:instrText>ﬁ</w:instrText>
      </w:r>
      <w:r w:rsidRPr="77A20037">
        <w:rPr>
          <w:lang w:val="en-GB"/>
        </w:rPr>
        <w:instrText>ne-grained sentiment classi</w:instrText>
      </w:r>
      <w:r>
        <w:instrText>ﬁ</w:instrText>
      </w:r>
      <w:r w:rsidRPr="77A20037">
        <w:rPr>
          <w:lang w:val="en-GB"/>
        </w:rPr>
        <w:instrText>cation task. Experiments show that our model outperforms other popular models for this task without sophisticated architecture. We also demonstrate the effectiveness of transfer learning in natural language processing in the process.","language":"en","page":"5","source":"Zotero","title":"Fine-grained Sentiment Classi</w:instrText>
      </w:r>
      <w:r>
        <w:instrText>ﬁ</w:instrText>
      </w:r>
      <w:r w:rsidRPr="77A20037">
        <w:rPr>
          <w:lang w:val="en-GB"/>
        </w:rPr>
        <w:instrText xml:space="preserve">cation using BERT","author":[{"family":"Munikar","given":"Manish"},{"family":"Shakya","given":"Sushil"},{"family":"Shrestha","given":"Aakash"}],"issued":{"date-parts":[["2019"]]}}}],"schema":"https://github.com/citation-style-language/schema/raw/master/csl-citation.json"} </w:instrText>
      </w:r>
      <w:r>
        <w:fldChar w:fldCharType="separate"/>
      </w:r>
      <w:r w:rsidRPr="77A20037">
        <w:rPr>
          <w:lang w:val="en-GB"/>
        </w:rPr>
        <w:t>(Munikar et al., 2019)</w:t>
      </w:r>
      <w:r>
        <w:fldChar w:fldCharType="end"/>
      </w:r>
      <w:r w:rsidRPr="77A20037">
        <w:rPr>
          <w:lang w:val="en-GB"/>
        </w:rPr>
        <w:t xml:space="preserve"> that is even more </w:t>
      </w:r>
      <w:del w:id="1662" w:author="Esben Kran Christensen" w:date="2020-04-25T20:45:00Z">
        <w:r w:rsidRPr="77A20037" w:rsidDel="00A26BEF">
          <w:rPr>
            <w:lang w:val="en-GB"/>
          </w:rPr>
          <w:delText>context-aware</w:delText>
        </w:r>
      </w:del>
      <w:ins w:id="1663" w:author="Esben Kran Christensen" w:date="2020-04-25T20:45:00Z">
        <w:r w:rsidR="5D0CBF0D" w:rsidRPr="77A20037">
          <w:rPr>
            <w:lang w:val="en-GB"/>
          </w:rPr>
          <w:t>context aware</w:t>
        </w:r>
      </w:ins>
      <w:r w:rsidRPr="77A20037">
        <w:rPr>
          <w:lang w:val="en-GB"/>
        </w:rPr>
        <w:t xml:space="preserve"> than Sentida</w:t>
      </w:r>
      <w:del w:id="1664" w:author="Søren Orm Hansen" w:date="2020-04-25T13:38:00Z">
        <w:r w:rsidRPr="77A20037" w:rsidDel="00A26BEF">
          <w:rPr>
            <w:lang w:val="en-GB"/>
          </w:rPr>
          <w:delText>V2</w:delText>
        </w:r>
      </w:del>
      <w:r w:rsidRPr="77A20037">
        <w:rPr>
          <w:lang w:val="en-GB"/>
        </w:rPr>
        <w:t xml:space="preserve"> and might enable future studies to reliably recognize multidimensional aspect-based, context-aware</w:t>
      </w:r>
      <w:del w:id="1665" w:author="Esben Kran Christensen" w:date="2020-04-25T20:45:00Z">
        <w:r w:rsidRPr="77A20037" w:rsidDel="00A26BEF">
          <w:rPr>
            <w:lang w:val="en-GB"/>
          </w:rPr>
          <w:delText>,</w:delText>
        </w:r>
      </w:del>
      <w:r w:rsidRPr="77A20037">
        <w:rPr>
          <w:lang w:val="en-GB"/>
        </w:rPr>
        <w:t xml:space="preserve"> sentiment in Danish texts </w:t>
      </w:r>
      <w:r>
        <w:fldChar w:fldCharType="begin"/>
      </w:r>
      <w:r w:rsidRPr="77A20037">
        <w:rPr>
          <w:lang w:val="en-GB"/>
        </w:rPr>
        <w:instrText xml:space="preserve"> ADDIN ZOTERO_ITEM CSL_CITATION {"citationID":"a1vgj020c94","properties":{"formattedCitation":"(Wang et al., 2016)","plainCitation":"(Wang et al., 2016)","noteIndex":0},"citationItems":[{"id":390,"uris":["http://zotero.org/users/5985484/items/7QKVCR59"],"uri":["http://zotero.org/users/5985484/items/7QKVCR59"],"itemData":{"id":390,"type":"paper-conference","container-title":"Proceedings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r>
        <w:fldChar w:fldCharType="separate"/>
      </w:r>
      <w:r w:rsidRPr="77A20037">
        <w:rPr>
          <w:lang w:val="en-GB"/>
        </w:rPr>
        <w:t>(Wang et al., 2016)</w:t>
      </w:r>
      <w:r>
        <w:fldChar w:fldCharType="end"/>
      </w:r>
      <w:r w:rsidRPr="77A20037">
        <w:rPr>
          <w:lang w:val="en-GB"/>
        </w:rPr>
        <w:t>.</w:t>
      </w:r>
    </w:p>
    <w:p w14:paraId="561D7AA4" w14:textId="77777777" w:rsidR="00A26BEF" w:rsidRDefault="00A26BEF" w:rsidP="00994B8A">
      <w:pPr>
        <w:pStyle w:val="Heading1"/>
      </w:pPr>
      <w:bookmarkStart w:id="1666" w:name="_Toc33298941"/>
      <w:bookmarkStart w:id="1667" w:name="_Toc34300599"/>
      <w:r>
        <w:t>Conclusion</w:t>
      </w:r>
      <w:bookmarkEnd w:id="1666"/>
      <w:bookmarkEnd w:id="1667"/>
    </w:p>
    <w:p w14:paraId="43F6DA17" w14:textId="369B4131" w:rsidR="00A26BEF" w:rsidRPr="00BB7C0A" w:rsidRDefault="00A26BEF" w:rsidP="00A26BEF">
      <w:pPr>
        <w:rPr>
          <w:del w:id="1668" w:author="Søren Orm Hansen" w:date="2020-04-25T13:10:00Z"/>
          <w:lang w:val="en-GB"/>
        </w:rPr>
      </w:pPr>
      <w:del w:id="1669" w:author="Søren Orm Hansen" w:date="2020-04-25T13:10:00Z">
        <w:r w:rsidRPr="77A20037" w:rsidDel="00A26BEF">
          <w:rPr>
            <w:lang w:val="en-GB"/>
          </w:rPr>
          <w:delText xml:space="preserve">This paper introduces Emma </w:delText>
        </w:r>
        <w:r w:rsidRPr="77A20037" w:rsidDel="006F1E48">
          <w:rPr>
            <w:lang w:val="en-GB"/>
          </w:rPr>
          <w:delText xml:space="preserve">(Emotional Multidimensional Analysis) </w:delText>
        </w:r>
        <w:r w:rsidRPr="77A20037" w:rsidDel="00A26BEF">
          <w:rPr>
            <w:lang w:val="en-GB"/>
          </w:rPr>
          <w:delText>and SentidaV2. SentidaV2 is the new state-of-the-art in Danish sentiment analysis and is shown to be significantly better than current methods (p &lt; 0.01) in three different binary datasets with varying qualities of human coded sentiment scores</w:delText>
        </w:r>
        <w:r w:rsidRPr="77A20037" w:rsidDel="00767973">
          <w:rPr>
            <w:lang w:val="en-GB"/>
          </w:rPr>
          <w:delText xml:space="preserve">. </w:delText>
        </w:r>
        <w:r w:rsidRPr="77A20037" w:rsidDel="00A26BEF">
          <w:rPr>
            <w:lang w:val="en-GB"/>
          </w:rPr>
          <w:delText>SentidaV2 correctly classified 82%</w:delText>
        </w:r>
        <w:r w:rsidRPr="77A20037" w:rsidDel="00767973">
          <w:rPr>
            <w:lang w:val="en-GB"/>
          </w:rPr>
          <w:delText xml:space="preserve"> of the sentences</w:delText>
        </w:r>
        <w:r w:rsidRPr="77A20037" w:rsidDel="00A26BEF">
          <w:rPr>
            <w:lang w:val="en-GB"/>
          </w:rPr>
          <w:delText xml:space="preserve"> in a binary TrustPilot review dataset (TP2) and 70%</w:delText>
        </w:r>
        <w:r w:rsidRPr="77A20037" w:rsidDel="00EE5CE3">
          <w:rPr>
            <w:lang w:val="en-GB"/>
          </w:rPr>
          <w:delText xml:space="preserve"> of the sentences</w:delText>
        </w:r>
        <w:r w:rsidRPr="77A20037" w:rsidDel="00A26BEF">
          <w:rPr>
            <w:lang w:val="en-GB"/>
          </w:rPr>
          <w:delText xml:space="preserve"> in a </w:delText>
        </w:r>
        <w:r w:rsidRPr="77A20037" w:rsidDel="00922383">
          <w:rPr>
            <w:lang w:val="en-GB"/>
          </w:rPr>
          <w:delText xml:space="preserve">binary (positive and negative) </w:delText>
        </w:r>
        <w:r w:rsidRPr="77A20037" w:rsidDel="00A26BEF">
          <w:rPr>
            <w:lang w:val="en-GB"/>
          </w:rPr>
          <w:delText xml:space="preserve">dataset made from Emma. Emma is a completely new dataset for Danish sentiment analysis with 352 sentences scored in a four-dimensional circumplex emotional space by 30 coders using a citizen science approach with a custom application. </w:delText>
        </w:r>
        <w:r w:rsidRPr="77A20037" w:rsidDel="00DA2C4D">
          <w:rPr>
            <w:lang w:val="en-GB"/>
          </w:rPr>
          <w:delText>B</w:delText>
        </w:r>
        <w:r w:rsidRPr="77A20037" w:rsidDel="00A26BEF">
          <w:rPr>
            <w:lang w:val="en-GB"/>
          </w:rPr>
          <w:delText>eyond the improvements to the validation process</w:delText>
        </w:r>
        <w:r w:rsidRPr="77A20037" w:rsidDel="00DA2C4D">
          <w:rPr>
            <w:lang w:val="en-GB"/>
          </w:rPr>
          <w:delText xml:space="preserve"> of sentiment programs</w:delText>
        </w:r>
        <w:r w:rsidRPr="77A20037" w:rsidDel="00522DF2">
          <w:rPr>
            <w:lang w:val="en-GB"/>
          </w:rPr>
          <w:delText xml:space="preserve"> </w:delText>
        </w:r>
        <w:r w:rsidRPr="77A20037" w:rsidDel="00663FD1">
          <w:rPr>
            <w:lang w:val="en-GB"/>
          </w:rPr>
          <w:delText>in Danish</w:delText>
        </w:r>
        <w:commentRangeStart w:id="1670"/>
        <w:r w:rsidRPr="77A20037" w:rsidDel="00A26BEF">
          <w:rPr>
            <w:lang w:val="en-GB"/>
          </w:rPr>
          <w:delText>,</w:delText>
        </w:r>
        <w:r w:rsidRPr="77A20037" w:rsidDel="00663FD1">
          <w:rPr>
            <w:lang w:val="en-GB"/>
          </w:rPr>
          <w:delText xml:space="preserve"> Emma</w:delText>
        </w:r>
        <w:r w:rsidRPr="77A20037" w:rsidDel="00A26BEF">
          <w:rPr>
            <w:lang w:val="en-GB"/>
          </w:rPr>
          <w:delText xml:space="preserve"> also takes </w:delText>
        </w:r>
        <w:r w:rsidRPr="77A20037" w:rsidDel="002C541B">
          <w:rPr>
            <w:lang w:val="en-GB"/>
          </w:rPr>
          <w:delText>the field</w:delText>
        </w:r>
        <w:r w:rsidRPr="77A20037" w:rsidDel="00A26BEF">
          <w:rPr>
            <w:lang w:val="en-GB"/>
          </w:rPr>
          <w:delText xml:space="preserve"> one step closer to multi-dimensional Danish emotional SA</w:delText>
        </w:r>
      </w:del>
      <w:commentRangeEnd w:id="1670"/>
      <w:r>
        <w:rPr>
          <w:rStyle w:val="CommentReference"/>
        </w:rPr>
        <w:commentReference w:id="1670"/>
      </w:r>
      <w:del w:id="1671" w:author="Søren Orm Hansen" w:date="2020-04-25T13:10:00Z">
        <w:r w:rsidRPr="77A20037" w:rsidDel="00A26BEF">
          <w:rPr>
            <w:lang w:val="en-GB"/>
          </w:rPr>
          <w:delText>.</w:delText>
        </w:r>
      </w:del>
    </w:p>
    <w:p w14:paraId="233AB960" w14:textId="1B189605" w:rsidR="00A26BEF" w:rsidRDefault="00A26BEF" w:rsidP="77A20037">
      <w:pPr>
        <w:rPr>
          <w:ins w:id="1672" w:author="Søren Orm Hansen" w:date="2020-04-25T13:10:00Z"/>
          <w:rFonts w:eastAsia="Times New Roman"/>
          <w:color w:val="000000" w:themeColor="text1"/>
          <w:lang w:val="en-GB"/>
        </w:rPr>
      </w:pPr>
      <w:del w:id="1673" w:author="Søren Orm Hansen" w:date="2020-04-25T13:10:00Z">
        <w:r w:rsidRPr="77A20037" w:rsidDel="00A26BEF">
          <w:rPr>
            <w:lang w:val="en-GB"/>
          </w:rPr>
          <w:delText xml:space="preserve">The study’s main contribution is a novel multidimensional validation dataset for Danish SA that enables an array of future research possibilities regarding </w:delText>
        </w:r>
        <w:r w:rsidRPr="77A20037" w:rsidDel="00C702D1">
          <w:rPr>
            <w:lang w:val="en-GB"/>
          </w:rPr>
          <w:delText>fine-tuning</w:delText>
        </w:r>
        <w:r w:rsidRPr="77A20037" w:rsidDel="00A26BEF">
          <w:rPr>
            <w:lang w:val="en-GB"/>
          </w:rPr>
          <w:delText xml:space="preserve"> neural networks for multidimensional SA. The study also moves the Danish SA quality closer to international standards found in English and Chinese SA systems. There are some limitations in methodology regarding the size of Emma and the number of coders that warrants further research efforts. Future studies can focus on the utility of Emma in training neural networks for Danish multidimensional sentiment analysis and might enable Danish SA to exceed international standards in emotional classification of texts.</w:delText>
        </w:r>
      </w:del>
      <w:ins w:id="1674" w:author="Søren Orm Hansen" w:date="2020-04-25T13:10:00Z">
        <w:r w:rsidR="6B820B9D" w:rsidRPr="77A20037">
          <w:rPr>
            <w:rFonts w:eastAsia="Times New Roman"/>
            <w:color w:val="000000" w:themeColor="text1"/>
            <w:lang w:val="en-GB"/>
          </w:rPr>
          <w:t xml:space="preserve"> This paper introduces Emma (Emotional Multidimensional Analysis) and improvements to</w:t>
        </w:r>
      </w:ins>
      <w:ins w:id="1675" w:author="Esben Kran Christensen" w:date="2020-04-25T20:46:00Z">
        <w:r w:rsidR="25285AF5" w:rsidRPr="77A20037">
          <w:rPr>
            <w:rFonts w:eastAsia="Times New Roman"/>
            <w:color w:val="000000" w:themeColor="text1"/>
            <w:lang w:val="en-GB"/>
          </w:rPr>
          <w:t xml:space="preserve"> the current state-of-the-art Danish sentiment analysis (SA) tool,</w:t>
        </w:r>
      </w:ins>
      <w:ins w:id="1676" w:author="Søren Orm Hansen" w:date="2020-04-25T13:10:00Z">
        <w:r w:rsidR="6B820B9D" w:rsidRPr="77A20037">
          <w:rPr>
            <w:rFonts w:eastAsia="Times New Roman"/>
            <w:color w:val="000000" w:themeColor="text1"/>
            <w:lang w:val="en-GB"/>
          </w:rPr>
          <w:t xml:space="preserve"> Sentida. Emma is a completely new dataset for Danish sentiment analysis with 352 sentences scored in four</w:t>
        </w:r>
        <w:del w:id="1677" w:author="Esben Kran Christensen" w:date="2020-04-25T20:46:00Z">
          <w:r w:rsidRPr="77A20037" w:rsidDel="6B820B9D">
            <w:rPr>
              <w:rFonts w:eastAsia="Times New Roman"/>
              <w:color w:val="000000" w:themeColor="text1"/>
              <w:lang w:val="en-GB"/>
            </w:rPr>
            <w:delText>-</w:delText>
          </w:r>
        </w:del>
      </w:ins>
      <w:ins w:id="1678" w:author="Esben Kran Christensen" w:date="2020-04-25T20:46:00Z">
        <w:r w:rsidR="1818015E" w:rsidRPr="77A20037">
          <w:rPr>
            <w:rFonts w:eastAsia="Times New Roman"/>
            <w:color w:val="000000" w:themeColor="text1"/>
            <w:lang w:val="en-GB"/>
          </w:rPr>
          <w:t xml:space="preserve"> </w:t>
        </w:r>
      </w:ins>
      <w:ins w:id="1679" w:author="Søren Orm Hansen" w:date="2020-04-25T13:10:00Z">
        <w:r w:rsidR="6B820B9D" w:rsidRPr="77A20037">
          <w:rPr>
            <w:rFonts w:eastAsia="Times New Roman"/>
            <w:color w:val="000000" w:themeColor="text1"/>
            <w:lang w:val="en-GB"/>
          </w:rPr>
          <w:t>dimensions: valence, intensity, controllability, and utility. These dimensions were chosen based on previous work in cognitive psychology</w:t>
        </w:r>
        <w:del w:id="1680" w:author="Esben Kran Christensen" w:date="2020-04-25T20:46:00Z">
          <w:r w:rsidRPr="77A20037" w:rsidDel="6B820B9D">
            <w:rPr>
              <w:rFonts w:eastAsia="Times New Roman"/>
              <w:color w:val="000000" w:themeColor="text1"/>
              <w:lang w:val="en-GB"/>
            </w:rPr>
            <w:delText>,</w:delText>
          </w:r>
        </w:del>
        <w:r w:rsidR="6B820B9D" w:rsidRPr="77A20037">
          <w:rPr>
            <w:rFonts w:eastAsia="Times New Roman"/>
            <w:color w:val="000000" w:themeColor="text1"/>
            <w:lang w:val="en-GB"/>
          </w:rPr>
          <w:t xml:space="preserve"> that showed</w:t>
        </w:r>
        <w:del w:id="1681" w:author="Esben Kran Christensen" w:date="2020-04-25T20:46:00Z">
          <w:r w:rsidRPr="77A20037" w:rsidDel="6B820B9D">
            <w:rPr>
              <w:rFonts w:eastAsia="Times New Roman"/>
              <w:color w:val="000000" w:themeColor="text1"/>
              <w:lang w:val="en-GB"/>
            </w:rPr>
            <w:delText>,</w:delText>
          </w:r>
        </w:del>
        <w:r w:rsidR="6B820B9D" w:rsidRPr="77A20037">
          <w:rPr>
            <w:rFonts w:eastAsia="Times New Roman"/>
            <w:color w:val="000000" w:themeColor="text1"/>
            <w:lang w:val="en-GB"/>
          </w:rPr>
          <w:t xml:space="preserve"> that it is possible to distinguish between at least 16 different emotions using these four dimensions. The sentences are rated by 30 coders using a citizen science approach with a </w:t>
        </w:r>
      </w:ins>
      <w:ins w:id="1682" w:author="Esben Kran Christensen" w:date="2020-04-25T20:47:00Z">
        <w:r w:rsidR="53F60EAF" w:rsidRPr="77A20037">
          <w:rPr>
            <w:rFonts w:eastAsia="Times New Roman"/>
            <w:color w:val="000000" w:themeColor="text1"/>
            <w:lang w:val="en-GB"/>
          </w:rPr>
          <w:t>novel data collection program</w:t>
        </w:r>
      </w:ins>
      <w:ins w:id="1683" w:author="Søren Orm Hansen" w:date="2020-04-25T13:10:00Z">
        <w:del w:id="1684" w:author="Esben Kran Christensen" w:date="2020-04-25T20:47:00Z">
          <w:r w:rsidRPr="77A20037" w:rsidDel="6B820B9D">
            <w:rPr>
              <w:rFonts w:eastAsia="Times New Roman"/>
              <w:color w:val="000000" w:themeColor="text1"/>
              <w:lang w:val="en-GB"/>
            </w:rPr>
            <w:delText>custom application</w:delText>
          </w:r>
        </w:del>
        <w:r w:rsidR="6B820B9D" w:rsidRPr="77A20037">
          <w:rPr>
            <w:rFonts w:eastAsia="Times New Roman"/>
            <w:color w:val="000000" w:themeColor="text1"/>
            <w:lang w:val="en-GB"/>
          </w:rPr>
          <w:t xml:space="preserve">. Beyond the improvements to the validation process of sentiment programs in Danish, by introducing a dataset that is not based on TrustPilot reviews (see DISC), Emma also takes the field one step closer to multi-dimensional Danish emotional SA. </w:t>
        </w:r>
      </w:ins>
    </w:p>
    <w:p w14:paraId="450C6CD4" w14:textId="34677434" w:rsidR="6B820B9D" w:rsidRDefault="6B820B9D">
      <w:pPr>
        <w:rPr>
          <w:ins w:id="1685" w:author="Søren Orm Hansen" w:date="2020-04-25T13:10:00Z"/>
          <w:rFonts w:eastAsia="Times New Roman"/>
          <w:color w:val="000000" w:themeColor="text1"/>
          <w:lang w:val="en-GB"/>
        </w:rPr>
      </w:pPr>
      <w:ins w:id="1686" w:author="Søren Orm Hansen" w:date="2020-04-25T13:10:00Z">
        <w:r w:rsidRPr="77A20037">
          <w:rPr>
            <w:rFonts w:eastAsia="Times New Roman"/>
            <w:color w:val="000000" w:themeColor="text1"/>
            <w:lang w:val="en-GB"/>
          </w:rPr>
          <w:t xml:space="preserve">With the new improvements, </w:t>
        </w:r>
      </w:ins>
      <w:ins w:id="1687" w:author="Esben Kran Christensen" w:date="2020-04-25T20:48:00Z">
        <w:r w:rsidR="6A506C58" w:rsidRPr="77A20037">
          <w:rPr>
            <w:rFonts w:eastAsia="Times New Roman"/>
            <w:color w:val="000000" w:themeColor="text1"/>
            <w:lang w:val="en-GB"/>
          </w:rPr>
          <w:t>Sentida is significantly improved compared to its previous version</w:t>
        </w:r>
      </w:ins>
      <w:ins w:id="1688" w:author="Søren Orm Hansen" w:date="2020-04-25T13:10:00Z">
        <w:del w:id="1689" w:author="Esben Kran Christensen" w:date="2020-04-25T20:48:00Z">
          <w:r w:rsidRPr="77A20037" w:rsidDel="6B820B9D">
            <w:rPr>
              <w:rFonts w:eastAsia="Times New Roman"/>
              <w:color w:val="000000" w:themeColor="text1"/>
              <w:lang w:val="en-GB"/>
            </w:rPr>
            <w:delText xml:space="preserve">Sentida is the new state-of-the-art in Danish sentiment analysis </w:delText>
          </w:r>
        </w:del>
        <w:del w:id="1690" w:author="Esben Kran Christensen" w:date="2020-04-25T20:49:00Z">
          <w:r w:rsidRPr="77A20037" w:rsidDel="6B820B9D">
            <w:rPr>
              <w:rFonts w:eastAsia="Times New Roman"/>
              <w:color w:val="000000" w:themeColor="text1"/>
              <w:lang w:val="en-GB"/>
            </w:rPr>
            <w:delText>and is shown to be significantly better than current methods</w:delText>
          </w:r>
        </w:del>
        <w:r w:rsidRPr="77A20037">
          <w:rPr>
            <w:rFonts w:eastAsia="Times New Roman"/>
            <w:color w:val="000000" w:themeColor="text1"/>
            <w:lang w:val="en-GB"/>
          </w:rPr>
          <w:t xml:space="preserve"> (p &lt; 0.01) in three different </w:t>
        </w:r>
        <w:del w:id="1691" w:author="Esben Kran Christensen" w:date="2020-04-25T20:49:00Z">
          <w:r w:rsidRPr="77A20037" w:rsidDel="6B820B9D">
            <w:rPr>
              <w:rFonts w:eastAsia="Times New Roman"/>
              <w:color w:val="000000" w:themeColor="text1"/>
              <w:lang w:val="en-GB"/>
            </w:rPr>
            <w:delText xml:space="preserve">binary </w:delText>
          </w:r>
        </w:del>
        <w:r w:rsidRPr="77A20037">
          <w:rPr>
            <w:rFonts w:eastAsia="Times New Roman"/>
            <w:color w:val="000000" w:themeColor="text1"/>
            <w:lang w:val="en-GB"/>
          </w:rPr>
          <w:t xml:space="preserve">datasets with varying qualities of human coded </w:t>
        </w:r>
        <w:del w:id="1692" w:author="Esben Kran Christensen" w:date="2020-04-25T20:49:00Z">
          <w:r w:rsidRPr="77A20037" w:rsidDel="6B820B9D">
            <w:rPr>
              <w:rFonts w:eastAsia="Times New Roman"/>
              <w:color w:val="000000" w:themeColor="text1"/>
              <w:lang w:val="en-GB"/>
            </w:rPr>
            <w:delText xml:space="preserve">sentiment </w:delText>
          </w:r>
        </w:del>
      </w:ins>
      <w:ins w:id="1693" w:author="Esben Kran Christensen" w:date="2020-04-25T20:49:00Z">
        <w:r w:rsidR="3BF72500" w:rsidRPr="77A20037">
          <w:rPr>
            <w:rFonts w:eastAsia="Times New Roman"/>
            <w:color w:val="000000" w:themeColor="text1"/>
            <w:lang w:val="en-GB"/>
          </w:rPr>
          <w:t xml:space="preserve">positivity </w:t>
        </w:r>
      </w:ins>
      <w:ins w:id="1694" w:author="Søren Orm Hansen" w:date="2020-04-25T13:10:00Z">
        <w:r w:rsidRPr="77A20037">
          <w:rPr>
            <w:rFonts w:eastAsia="Times New Roman"/>
            <w:color w:val="000000" w:themeColor="text1"/>
            <w:lang w:val="en-GB"/>
          </w:rPr>
          <w:t>scores</w:t>
        </w:r>
      </w:ins>
      <w:ins w:id="1695" w:author="Esben Kran Christensen" w:date="2020-04-25T20:49:00Z">
        <w:r w:rsidR="42299FBD" w:rsidRPr="77A20037">
          <w:rPr>
            <w:rFonts w:eastAsia="Times New Roman"/>
            <w:color w:val="000000" w:themeColor="text1"/>
            <w:lang w:val="en-GB"/>
          </w:rPr>
          <w:t xml:space="preserve"> for texts and sentences</w:t>
        </w:r>
      </w:ins>
      <w:ins w:id="1696" w:author="Søren Orm Hansen" w:date="2020-04-25T13:10:00Z">
        <w:r w:rsidRPr="77A20037">
          <w:rPr>
            <w:rFonts w:eastAsia="Times New Roman"/>
            <w:color w:val="000000" w:themeColor="text1"/>
            <w:lang w:val="en-GB"/>
          </w:rPr>
          <w:t xml:space="preserve">. For the sentences in a TrustPilot review dataset (TP2), Sentida could correctly guess whether a review from the dataset was </w:t>
        </w:r>
      </w:ins>
      <w:ins w:id="1697" w:author="Esben Kran Christensen" w:date="2020-04-25T20:50:00Z">
        <w:r w:rsidR="7D9CAA28" w:rsidRPr="77A20037">
          <w:rPr>
            <w:rFonts w:eastAsia="Times New Roman"/>
            <w:color w:val="000000" w:themeColor="text1"/>
            <w:lang w:val="en-GB"/>
          </w:rPr>
          <w:t>positive or negative</w:t>
        </w:r>
      </w:ins>
      <w:ins w:id="1698" w:author="Søren Orm Hansen" w:date="2020-04-25T13:10:00Z">
        <w:del w:id="1699" w:author="Esben Kran Christensen" w:date="2020-04-25T20:50:00Z">
          <w:r w:rsidRPr="77A20037" w:rsidDel="6B820B9D">
            <w:rPr>
              <w:rFonts w:eastAsia="Times New Roman"/>
              <w:color w:val="000000" w:themeColor="text1"/>
              <w:lang w:val="en-GB"/>
            </w:rPr>
            <w:delText>negative, i.e. if it got 1 or 2 starts, or if the review was positive, i.e. if it got 4 or 5,</w:delText>
          </w:r>
        </w:del>
        <w:r w:rsidRPr="77A20037">
          <w:rPr>
            <w:rFonts w:eastAsia="Times New Roman"/>
            <w:color w:val="000000" w:themeColor="text1"/>
            <w:lang w:val="en-GB"/>
          </w:rPr>
          <w:t xml:space="preserve"> in 82% of the cases. Sentida was also able to correctly guess whether the sentences in the dataset Emma had </w:t>
        </w:r>
        <w:del w:id="1700" w:author="Esben Kran Christensen" w:date="2020-04-25T20:50:00Z">
          <w:r w:rsidRPr="77A20037" w:rsidDel="6B820B9D">
            <w:rPr>
              <w:rFonts w:eastAsia="Times New Roman"/>
              <w:color w:val="000000" w:themeColor="text1"/>
              <w:lang w:val="en-GB"/>
            </w:rPr>
            <w:delText xml:space="preserve">gotten </w:delText>
          </w:r>
        </w:del>
      </w:ins>
      <w:ins w:id="1701" w:author="Esben Kran Christensen" w:date="2020-04-25T20:50:00Z">
        <w:r w:rsidR="1C190EB8" w:rsidRPr="77A20037">
          <w:rPr>
            <w:rFonts w:eastAsia="Times New Roman"/>
            <w:color w:val="000000" w:themeColor="text1"/>
            <w:lang w:val="en-GB"/>
          </w:rPr>
          <w:t xml:space="preserve">received </w:t>
        </w:r>
      </w:ins>
      <w:ins w:id="1702" w:author="Søren Orm Hansen" w:date="2020-04-25T13:10:00Z">
        <w:r w:rsidRPr="77A20037">
          <w:rPr>
            <w:rFonts w:eastAsia="Times New Roman"/>
            <w:color w:val="000000" w:themeColor="text1"/>
            <w:lang w:val="en-GB"/>
          </w:rPr>
          <w:t xml:space="preserve">a positive or a negative </w:t>
        </w:r>
        <w:del w:id="1703" w:author="Esben Kran Christensen" w:date="2020-04-25T20:50:00Z">
          <w:r w:rsidRPr="77A20037" w:rsidDel="6B820B9D">
            <w:rPr>
              <w:rFonts w:eastAsia="Times New Roman"/>
              <w:color w:val="000000" w:themeColor="text1"/>
              <w:lang w:val="en-GB"/>
            </w:rPr>
            <w:delText>rating</w:delText>
          </w:r>
        </w:del>
      </w:ins>
      <w:ins w:id="1704" w:author="Esben Kran Christensen" w:date="2020-04-25T20:50:00Z">
        <w:r w:rsidR="435D8B4B" w:rsidRPr="77A20037">
          <w:rPr>
            <w:rFonts w:eastAsia="Times New Roman"/>
            <w:color w:val="000000" w:themeColor="text1"/>
            <w:lang w:val="en-GB"/>
          </w:rPr>
          <w:t xml:space="preserve">scoring </w:t>
        </w:r>
      </w:ins>
      <w:ins w:id="1705" w:author="Søren Orm Hansen" w:date="2020-04-25T13:10:00Z">
        <w:del w:id="1706" w:author="Esben Kran Christensen" w:date="2020-04-25T20:50:00Z">
          <w:r w:rsidRPr="77A20037" w:rsidDel="6B820B9D">
            <w:rPr>
              <w:rFonts w:eastAsia="Times New Roman"/>
              <w:color w:val="000000" w:themeColor="text1"/>
              <w:lang w:val="en-GB"/>
            </w:rPr>
            <w:delText xml:space="preserve">, i.e. if the rating was above or below 0, </w:delText>
          </w:r>
        </w:del>
        <w:r w:rsidRPr="77A20037">
          <w:rPr>
            <w:rFonts w:eastAsia="Times New Roman"/>
            <w:color w:val="000000" w:themeColor="text1"/>
            <w:lang w:val="en-GB"/>
          </w:rPr>
          <w:t>7</w:t>
        </w:r>
      </w:ins>
      <w:ins w:id="1707" w:author="Esben Kran Christensen" w:date="2020-04-25T20:51:00Z">
        <w:r w:rsidR="5DFE7C37" w:rsidRPr="77A20037">
          <w:rPr>
            <w:rFonts w:eastAsia="Times New Roman"/>
            <w:color w:val="000000" w:themeColor="text1"/>
            <w:lang w:val="en-GB"/>
          </w:rPr>
          <w:t>1</w:t>
        </w:r>
      </w:ins>
      <w:ins w:id="1708" w:author="Søren Orm Hansen" w:date="2020-04-25T13:10:00Z">
        <w:del w:id="1709" w:author="Esben Kran Christensen" w:date="2020-04-25T20:51:00Z">
          <w:r w:rsidRPr="77A20037" w:rsidDel="6B820B9D">
            <w:rPr>
              <w:rFonts w:eastAsia="Times New Roman"/>
              <w:color w:val="000000" w:themeColor="text1"/>
              <w:lang w:val="en-GB"/>
            </w:rPr>
            <w:delText>0</w:delText>
          </w:r>
        </w:del>
        <w:r w:rsidRPr="77A20037">
          <w:rPr>
            <w:rFonts w:eastAsia="Times New Roman"/>
            <w:color w:val="000000" w:themeColor="text1"/>
            <w:lang w:val="en-GB"/>
          </w:rPr>
          <w:t xml:space="preserve">% of the times. </w:t>
        </w:r>
      </w:ins>
    </w:p>
    <w:p w14:paraId="50128080" w14:textId="13940A8E" w:rsidR="6B820B9D" w:rsidRDefault="6B820B9D">
      <w:pPr>
        <w:rPr>
          <w:rFonts w:eastAsia="Times New Roman"/>
          <w:color w:val="000000" w:themeColor="text1"/>
          <w:lang w:val="en-GB"/>
        </w:rPr>
      </w:pPr>
      <w:ins w:id="1710" w:author="Søren Orm Hansen" w:date="2020-04-25T13:10:00Z">
        <w:r w:rsidRPr="77A20037">
          <w:rPr>
            <w:rFonts w:eastAsia="Times New Roman"/>
            <w:color w:val="000000" w:themeColor="text1"/>
            <w:lang w:val="en-GB"/>
          </w:rPr>
          <w:t xml:space="preserve">The study’s main contribution is a novel multidimensional </w:t>
        </w:r>
        <w:del w:id="1711" w:author="Esben Kran Christensen" w:date="2020-04-25T20:51:00Z">
          <w:r w:rsidRPr="77A20037" w:rsidDel="6B820B9D">
            <w:rPr>
              <w:rFonts w:eastAsia="Times New Roman"/>
              <w:color w:val="000000" w:themeColor="text1"/>
              <w:lang w:val="en-GB"/>
            </w:rPr>
            <w:delText xml:space="preserve">validation </w:delText>
          </w:r>
        </w:del>
        <w:r w:rsidRPr="77A20037">
          <w:rPr>
            <w:rFonts w:eastAsia="Times New Roman"/>
            <w:color w:val="000000" w:themeColor="text1"/>
            <w:lang w:val="en-GB"/>
          </w:rPr>
          <w:t xml:space="preserve">dataset for Danish SA that enables an array of future research possibilities regarding fine-tuning neural networks for multidimensional SA. The study also moves the Danish SA quality closer to international standards found in English and Chinese SA systems. There are some limitations in methodology regarding the size of Emma and the number of coders that warrants further research efforts. Future studies can focus on the utility </w:t>
        </w:r>
      </w:ins>
      <w:ins w:id="1712" w:author="Esben Kran Christensen" w:date="2020-04-25T20:52:00Z">
        <w:r w:rsidR="017EE146" w:rsidRPr="77A20037">
          <w:rPr>
            <w:rFonts w:eastAsia="Times New Roman"/>
            <w:color w:val="000000" w:themeColor="text1"/>
            <w:lang w:val="en-GB"/>
          </w:rPr>
          <w:t xml:space="preserve">and expansion </w:t>
        </w:r>
      </w:ins>
      <w:ins w:id="1713" w:author="Søren Orm Hansen" w:date="2020-04-25T13:10:00Z">
        <w:r w:rsidRPr="77A20037">
          <w:rPr>
            <w:rFonts w:eastAsia="Times New Roman"/>
            <w:color w:val="000000" w:themeColor="text1"/>
            <w:lang w:val="en-GB"/>
          </w:rPr>
          <w:t xml:space="preserve">of Emma </w:t>
        </w:r>
        <w:del w:id="1714" w:author="Esben Kran Christensen" w:date="2020-04-25T20:52:00Z">
          <w:r w:rsidRPr="77A20037" w:rsidDel="6B820B9D">
            <w:rPr>
              <w:rFonts w:eastAsia="Times New Roman"/>
              <w:color w:val="000000" w:themeColor="text1"/>
              <w:lang w:val="en-GB"/>
            </w:rPr>
            <w:delText xml:space="preserve">in </w:delText>
          </w:r>
        </w:del>
      </w:ins>
      <w:ins w:id="1715" w:author="Esben Kran Christensen" w:date="2020-04-25T20:52:00Z">
        <w:r w:rsidR="0AD94A87" w:rsidRPr="77A20037">
          <w:rPr>
            <w:rFonts w:eastAsia="Times New Roman"/>
            <w:color w:val="000000" w:themeColor="text1"/>
            <w:lang w:val="en-GB"/>
          </w:rPr>
          <w:t xml:space="preserve">for </w:t>
        </w:r>
      </w:ins>
      <w:ins w:id="1716" w:author="Søren Orm Hansen" w:date="2020-04-25T13:10:00Z">
        <w:r w:rsidRPr="77A20037">
          <w:rPr>
            <w:rFonts w:eastAsia="Times New Roman"/>
            <w:color w:val="000000" w:themeColor="text1"/>
            <w:lang w:val="en-GB"/>
          </w:rPr>
          <w:t xml:space="preserve">training neural networks </w:t>
        </w:r>
        <w:del w:id="1717" w:author="Esben Kran Christensen" w:date="2020-04-25T20:52:00Z">
          <w:r w:rsidRPr="77A20037" w:rsidDel="6B820B9D">
            <w:rPr>
              <w:rFonts w:eastAsia="Times New Roman"/>
              <w:color w:val="000000" w:themeColor="text1"/>
              <w:lang w:val="en-GB"/>
            </w:rPr>
            <w:delText xml:space="preserve">for </w:delText>
          </w:r>
        </w:del>
      </w:ins>
      <w:ins w:id="1718" w:author="Esben Kran Christensen" w:date="2020-04-25T20:52:00Z">
        <w:r w:rsidR="778355AA" w:rsidRPr="77A20037">
          <w:rPr>
            <w:rFonts w:eastAsia="Times New Roman"/>
            <w:color w:val="000000" w:themeColor="text1"/>
            <w:lang w:val="en-GB"/>
          </w:rPr>
          <w:t xml:space="preserve">in </w:t>
        </w:r>
      </w:ins>
      <w:ins w:id="1719" w:author="Søren Orm Hansen" w:date="2020-04-25T13:10:00Z">
        <w:r w:rsidRPr="77A20037">
          <w:rPr>
            <w:rFonts w:eastAsia="Times New Roman"/>
            <w:color w:val="000000" w:themeColor="text1"/>
            <w:lang w:val="en-GB"/>
          </w:rPr>
          <w:t xml:space="preserve">Danish multidimensional sentiment analysis and might enable Danish SA to exceed international standards in </w:t>
        </w:r>
        <w:r w:rsidRPr="77A20037">
          <w:rPr>
            <w:rFonts w:eastAsia="Times New Roman"/>
            <w:i/>
            <w:iCs/>
            <w:color w:val="000000" w:themeColor="text1"/>
            <w:lang w:val="en-GB"/>
            <w:rPrChange w:id="1720" w:author="Esben Kran Christensen" w:date="2020-04-25T20:52:00Z">
              <w:rPr>
                <w:rFonts w:eastAsia="Times New Roman"/>
                <w:color w:val="000000" w:themeColor="text1"/>
                <w:lang w:val="en-GB"/>
              </w:rPr>
            </w:rPrChange>
          </w:rPr>
          <w:t xml:space="preserve">emotional </w:t>
        </w:r>
        <w:r w:rsidRPr="77A20037">
          <w:rPr>
            <w:rFonts w:eastAsia="Times New Roman"/>
            <w:color w:val="000000" w:themeColor="text1"/>
            <w:lang w:val="en-GB"/>
          </w:rPr>
          <w:t>classification of texts.</w:t>
        </w:r>
      </w:ins>
    </w:p>
    <w:p w14:paraId="5586F432" w14:textId="2CDC1788" w:rsidR="00AE5D04" w:rsidRDefault="00AE5D04" w:rsidP="00AE5D04">
      <w:pPr>
        <w:pStyle w:val="Heading1"/>
      </w:pPr>
      <w:r>
        <w:t>Author bios</w:t>
      </w:r>
    </w:p>
    <w:p w14:paraId="2E3436A9" w14:textId="7C590713" w:rsidR="00AE5D04" w:rsidRPr="00BB7C0A" w:rsidRDefault="00AE5D04" w:rsidP="00A26BEF">
      <w:pPr>
        <w:rPr>
          <w:lang w:val="en-GB"/>
        </w:rPr>
      </w:pPr>
      <w:r w:rsidRPr="00BB7C0A">
        <w:rPr>
          <w:lang w:val="en-GB"/>
        </w:rPr>
        <w:t>Søren Orm</w:t>
      </w:r>
      <w:r w:rsidR="00A0654B" w:rsidRPr="00BB7C0A">
        <w:rPr>
          <w:lang w:val="en-GB"/>
        </w:rPr>
        <w:t xml:space="preserve"> is a</w:t>
      </w:r>
      <w:r w:rsidRPr="00BB7C0A">
        <w:rPr>
          <w:lang w:val="en-GB"/>
        </w:rPr>
        <w:t xml:space="preserve">ffiliated with </w:t>
      </w:r>
      <w:r w:rsidR="00CD05E7" w:rsidRPr="00BB7C0A">
        <w:rPr>
          <w:lang w:val="en-GB"/>
        </w:rPr>
        <w:t xml:space="preserve">the </w:t>
      </w:r>
      <w:r w:rsidRPr="00BB7C0A">
        <w:rPr>
          <w:lang w:val="en-GB"/>
        </w:rPr>
        <w:t>Aarhus Cognitive Science program</w:t>
      </w:r>
      <w:r w:rsidR="00A0654B" w:rsidRPr="00BB7C0A">
        <w:rPr>
          <w:lang w:val="en-GB"/>
        </w:rPr>
        <w:t xml:space="preserve"> and </w:t>
      </w:r>
      <w:r w:rsidR="00CD05E7" w:rsidRPr="00BB7C0A">
        <w:rPr>
          <w:lang w:val="en-GB"/>
        </w:rPr>
        <w:t>is interested in cognitive neuroscience and human behaviour</w:t>
      </w:r>
      <w:r w:rsidRPr="00BB7C0A">
        <w:rPr>
          <w:lang w:val="en-GB"/>
        </w:rPr>
        <w:t>.</w:t>
      </w:r>
    </w:p>
    <w:p w14:paraId="11752130" w14:textId="5BD8A59D" w:rsidR="00AE5D04" w:rsidRPr="00BB7C0A" w:rsidRDefault="00AE5D04" w:rsidP="00A26BEF">
      <w:pPr>
        <w:rPr>
          <w:lang w:val="en-GB"/>
        </w:rPr>
      </w:pPr>
      <w:r w:rsidRPr="77A20037">
        <w:rPr>
          <w:lang w:val="en-GB"/>
        </w:rPr>
        <w:t>Esben Kran</w:t>
      </w:r>
      <w:r w:rsidR="00A0654B" w:rsidRPr="77A20037">
        <w:rPr>
          <w:lang w:val="en-GB"/>
        </w:rPr>
        <w:t xml:space="preserve"> is</w:t>
      </w:r>
      <w:r w:rsidRPr="77A20037">
        <w:rPr>
          <w:lang w:val="en-GB"/>
        </w:rPr>
        <w:t xml:space="preserve"> </w:t>
      </w:r>
      <w:r w:rsidR="00A0654B" w:rsidRPr="77A20037">
        <w:rPr>
          <w:lang w:val="en-GB"/>
        </w:rPr>
        <w:t>a</w:t>
      </w:r>
      <w:r w:rsidRPr="77A20037">
        <w:rPr>
          <w:lang w:val="en-GB"/>
        </w:rPr>
        <w:t xml:space="preserve">ffiliated with </w:t>
      </w:r>
      <w:r w:rsidR="00CD05E7" w:rsidRPr="77A20037">
        <w:rPr>
          <w:lang w:val="en-GB"/>
        </w:rPr>
        <w:t xml:space="preserve">the </w:t>
      </w:r>
      <w:r w:rsidRPr="77A20037">
        <w:rPr>
          <w:lang w:val="en-GB"/>
        </w:rPr>
        <w:t>Aarhus Cognitive Science program</w:t>
      </w:r>
      <w:r w:rsidR="00A0654B" w:rsidRPr="77A20037">
        <w:rPr>
          <w:lang w:val="en-GB"/>
        </w:rPr>
        <w:t xml:space="preserve"> and </w:t>
      </w:r>
      <w:r w:rsidRPr="77A20037">
        <w:rPr>
          <w:lang w:val="en-GB"/>
        </w:rPr>
        <w:t xml:space="preserve">is interested in utilizing machine learning </w:t>
      </w:r>
      <w:r w:rsidR="0052296F" w:rsidRPr="77A20037">
        <w:rPr>
          <w:lang w:val="en-GB"/>
        </w:rPr>
        <w:t xml:space="preserve">and neuroscience </w:t>
      </w:r>
      <w:r w:rsidRPr="77A20037">
        <w:rPr>
          <w:lang w:val="en-GB"/>
        </w:rPr>
        <w:t>technologies.</w:t>
      </w:r>
    </w:p>
    <w:p w14:paraId="1FA317F7" w14:textId="77777777" w:rsidR="00A26BEF" w:rsidRDefault="00A26BEF" w:rsidP="00994B8A">
      <w:pPr>
        <w:pStyle w:val="Heading1"/>
      </w:pPr>
      <w:bookmarkStart w:id="1721" w:name="_Toc33298942"/>
      <w:bookmarkStart w:id="1722" w:name="_Toc34300600"/>
      <w:r>
        <w:t>Acknowledgments</w:t>
      </w:r>
      <w:bookmarkEnd w:id="1721"/>
      <w:bookmarkEnd w:id="1722"/>
    </w:p>
    <w:p w14:paraId="4EDB18F3" w14:textId="21565267" w:rsidR="00A26BEF" w:rsidRPr="00BB7C0A" w:rsidRDefault="00A26BEF" w:rsidP="00A26BEF">
      <w:pPr>
        <w:rPr>
          <w:lang w:val="en-GB"/>
        </w:rPr>
      </w:pPr>
      <w:r w:rsidRPr="77A20037">
        <w:rPr>
          <w:lang w:val="en-GB"/>
        </w:rPr>
        <w:t xml:space="preserve">We would like to thank </w:t>
      </w:r>
      <w:r w:rsidR="00636B69" w:rsidRPr="77A20037">
        <w:rPr>
          <w:lang w:val="en-GB"/>
        </w:rPr>
        <w:t xml:space="preserve">Fabio Trecca for the invaluable feedback and </w:t>
      </w:r>
      <w:r w:rsidRPr="77A20037">
        <w:rPr>
          <w:lang w:val="en-GB"/>
        </w:rPr>
        <w:t xml:space="preserve">the team behind </w:t>
      </w:r>
      <w:r w:rsidR="572FE9CA" w:rsidRPr="77A20037">
        <w:rPr>
          <w:lang w:val="en-GB"/>
        </w:rPr>
        <w:t xml:space="preserve">Sentida </w:t>
      </w:r>
      <w:r w:rsidRPr="77A20037">
        <w:rPr>
          <w:lang w:val="en-GB"/>
        </w:rPr>
        <w:t>for helpful discussions and inspiration.</w:t>
      </w:r>
    </w:p>
    <w:p w14:paraId="46590149" w14:textId="77777777" w:rsidR="00A26BEF" w:rsidRPr="002A2DDD" w:rsidRDefault="00A26BEF" w:rsidP="00994B8A">
      <w:pPr>
        <w:pStyle w:val="Heading1"/>
      </w:pPr>
      <w:bookmarkStart w:id="1723" w:name="_Toc33298943"/>
      <w:bookmarkStart w:id="1724" w:name="_Toc34300601"/>
      <w:r>
        <w:t>Public Access</w:t>
      </w:r>
      <w:bookmarkEnd w:id="1723"/>
      <w:bookmarkEnd w:id="1724"/>
    </w:p>
    <w:p w14:paraId="0612000E" w14:textId="7B2785E8" w:rsidR="00C55DEF" w:rsidRPr="005D5B95" w:rsidRDefault="4FC382B4" w:rsidP="77A20037">
      <w:pPr>
        <w:rPr>
          <w:lang w:val="en-GB"/>
        </w:rPr>
      </w:pPr>
      <w:r w:rsidRPr="77A20037">
        <w:rPr>
          <w:lang w:val="en-GB"/>
        </w:rPr>
        <w:t xml:space="preserve">Sentida is available on </w:t>
      </w:r>
      <w:ins w:id="1725" w:author="Esben Kran Christensen" w:date="2020-04-25T20:53:00Z">
        <w:r w:rsidR="00144686">
          <w:fldChar w:fldCharType="begin"/>
        </w:r>
        <w:r w:rsidR="00144686" w:rsidRPr="00C96E3A">
          <w:rPr>
            <w:lang w:val="en-GB"/>
            <w:rPrChange w:id="1726" w:author="Esben Kran Christensen" w:date="2020-04-28T10:36:00Z">
              <w:rPr/>
            </w:rPrChange>
          </w:rPr>
          <w:instrText xml:space="preserve"> HYPERLINK "https://github.com/guscode/sentida" </w:instrText>
        </w:r>
        <w:r w:rsidR="00144686">
          <w:fldChar w:fldCharType="separate"/>
        </w:r>
      </w:ins>
      <w:r w:rsidRPr="77A20037">
        <w:rPr>
          <w:rStyle w:val="Hyperlink"/>
          <w:lang w:val="en-GB"/>
        </w:rPr>
        <w:t>https://github.com/guscode/sentida</w:t>
      </w:r>
      <w:ins w:id="1727" w:author="Esben Kran Christensen" w:date="2020-04-25T20:53:00Z">
        <w:r w:rsidR="00144686">
          <w:fldChar w:fldCharType="end"/>
        </w:r>
      </w:ins>
      <w:r w:rsidRPr="77A20037">
        <w:rPr>
          <w:lang w:val="en-GB"/>
        </w:rPr>
        <w:t xml:space="preserve"> </w:t>
      </w:r>
      <w:bookmarkStart w:id="1728" w:name="_Toc34300602"/>
    </w:p>
    <w:p w14:paraId="6E06EC88" w14:textId="159F55F6" w:rsidR="00C55DEF" w:rsidRPr="005D5B95" w:rsidRDefault="00144686" w:rsidP="77A20037">
      <w:pPr>
        <w:rPr>
          <w:lang w:val="en-GB"/>
        </w:rPr>
      </w:pPr>
      <w:del w:id="1729" w:author="Esben Kran Christensen" w:date="2020-04-25T20:53:00Z">
        <w:r w:rsidRPr="77A20037" w:rsidDel="00A26BEF">
          <w:rPr>
            <w:lang w:val="en-GB"/>
          </w:rPr>
          <w:delText>and t</w:delText>
        </w:r>
      </w:del>
      <w:ins w:id="1730" w:author="Esben Kran Christensen" w:date="2020-04-25T20:53:00Z">
        <w:r w:rsidR="2A185ED1" w:rsidRPr="77A20037">
          <w:rPr>
            <w:lang w:val="en-GB"/>
          </w:rPr>
          <w:t>T</w:t>
        </w:r>
      </w:ins>
      <w:r w:rsidR="00A26BEF" w:rsidRPr="77A20037">
        <w:rPr>
          <w:lang w:val="en-GB"/>
        </w:rPr>
        <w:t xml:space="preserve">he Emma </w:t>
      </w:r>
      <w:del w:id="1731" w:author="Esben Kran Christensen" w:date="2020-04-25T20:53:00Z">
        <w:r w:rsidRPr="77A20037" w:rsidDel="00A26BEF">
          <w:rPr>
            <w:lang w:val="en-GB"/>
          </w:rPr>
          <w:delText xml:space="preserve">validation </w:delText>
        </w:r>
      </w:del>
      <w:r w:rsidR="00A26BEF" w:rsidRPr="77A20037">
        <w:rPr>
          <w:lang w:val="en-GB"/>
        </w:rPr>
        <w:t xml:space="preserve">dataset </w:t>
      </w:r>
      <w:r w:rsidR="61455C9D" w:rsidRPr="77A20037">
        <w:rPr>
          <w:lang w:val="en-GB"/>
        </w:rPr>
        <w:t xml:space="preserve">is available on </w:t>
      </w:r>
      <w:r w:rsidR="00C96E3A">
        <w:fldChar w:fldCharType="begin"/>
      </w:r>
      <w:r w:rsidR="00C96E3A" w:rsidRPr="00C96E3A">
        <w:rPr>
          <w:lang w:val="en-GB"/>
          <w:rPrChange w:id="1732" w:author="Esben Kran Christensen" w:date="2020-04-28T10:36:00Z">
            <w:rPr/>
          </w:rPrChange>
        </w:rPr>
        <w:instrText xml:space="preserve"> HYPERLINK "https://github.com/esbenkc/emma" \h </w:instrText>
      </w:r>
      <w:r w:rsidR="00C96E3A">
        <w:fldChar w:fldCharType="separate"/>
      </w:r>
      <w:r w:rsidR="00A26BEF" w:rsidRPr="00C96E3A">
        <w:rPr>
          <w:rStyle w:val="Hyperlink"/>
          <w:lang w:val="en-GB"/>
          <w:rPrChange w:id="1733" w:author="Esben Kran Christensen" w:date="2020-04-28T10:36:00Z">
            <w:rPr>
              <w:rStyle w:val="Hyperlink"/>
            </w:rPr>
          </w:rPrChange>
        </w:rPr>
        <w:t>https://github.com/esbenkc/emma</w:t>
      </w:r>
      <w:r w:rsidR="00C96E3A">
        <w:rPr>
          <w:rStyle w:val="Hyperlink"/>
        </w:rPr>
        <w:fldChar w:fldCharType="end"/>
      </w:r>
      <w:r w:rsidR="00CE2974" w:rsidRPr="00C96E3A">
        <w:rPr>
          <w:lang w:val="en-GB"/>
          <w:rPrChange w:id="1734" w:author="Esben Kran Christensen" w:date="2020-04-28T10:36:00Z">
            <w:rPr/>
          </w:rPrChange>
        </w:rPr>
        <w:t xml:space="preserve"> </w:t>
      </w:r>
    </w:p>
    <w:p w14:paraId="16CA7A62" w14:textId="0A6F5A4E" w:rsidR="00935E72" w:rsidRDefault="00935E72" w:rsidP="00CE2974">
      <w:pPr>
        <w:pStyle w:val="Heading1"/>
      </w:pPr>
      <w:r>
        <w:t>References</w:t>
      </w:r>
      <w:bookmarkEnd w:id="1728"/>
    </w:p>
    <w:p w14:paraId="2F63AB4C" w14:textId="77777777" w:rsidR="00E567F1" w:rsidRPr="00E567F1" w:rsidRDefault="00935E72">
      <w:pPr>
        <w:pStyle w:val="Bibliography"/>
        <w:spacing w:line="276" w:lineRule="auto"/>
        <w:rPr>
          <w:ins w:id="1735" w:author="Esben Kran Christensen [2]" w:date="2020-04-28T10:49:00Z"/>
          <w:lang w:val="en-GB"/>
          <w:rPrChange w:id="1736" w:author="Esben Kran Christensen" w:date="2020-04-28T10:49:00Z">
            <w:rPr>
              <w:ins w:id="1737" w:author="Esben Kran Christensen [2]" w:date="2020-04-28T10:49:00Z"/>
            </w:rPr>
          </w:rPrChange>
        </w:rPr>
        <w:pPrChange w:id="1738" w:author="Esben Kran Christensen" w:date="2020-04-28T11:00:00Z">
          <w:pPr>
            <w:widowControl w:val="0"/>
            <w:autoSpaceDE w:val="0"/>
            <w:autoSpaceDN w:val="0"/>
            <w:adjustRightInd w:val="0"/>
            <w:spacing w:after="0"/>
          </w:pPr>
        </w:pPrChange>
      </w:pPr>
      <w:r>
        <w:fldChar w:fldCharType="begin"/>
      </w:r>
      <w:r w:rsidRPr="00BB7C0A">
        <w:rPr>
          <w:lang w:val="en-GB"/>
        </w:rPr>
        <w:instrText xml:space="preserve"> ADDIN ZOTERO_BIBL {"uncited":[],"omitted":[],"custom":[]} CSL_BIBLIOGRAPHY </w:instrText>
      </w:r>
      <w:r>
        <w:fldChar w:fldCharType="separate"/>
      </w:r>
      <w:ins w:id="1739" w:author="Esben Kran Christensen [2]" w:date="2020-04-28T10:49:00Z">
        <w:r w:rsidR="00E567F1" w:rsidRPr="00E567F1">
          <w:rPr>
            <w:lang w:val="en-GB"/>
            <w:rPrChange w:id="1740" w:author="Esben Kran Christensen" w:date="2020-04-28T10:49:00Z">
              <w:rPr/>
            </w:rPrChange>
          </w:rPr>
          <w:t xml:space="preserve">Alsawaier, R. S. (2018). The effect of gamification on motivation and engagement. </w:t>
        </w:r>
        <w:r w:rsidR="00E567F1" w:rsidRPr="00E567F1">
          <w:rPr>
            <w:i/>
            <w:iCs/>
            <w:lang w:val="en-GB"/>
            <w:rPrChange w:id="1741" w:author="Esben Kran Christensen" w:date="2020-04-28T10:49:00Z">
              <w:rPr>
                <w:i/>
                <w:iCs/>
              </w:rPr>
            </w:rPrChange>
          </w:rPr>
          <w:t>The International Journal of Information and Learning Technology</w:t>
        </w:r>
        <w:r w:rsidR="00E567F1" w:rsidRPr="00E567F1">
          <w:rPr>
            <w:lang w:val="en-GB"/>
            <w:rPrChange w:id="1742" w:author="Esben Kran Christensen" w:date="2020-04-28T10:49:00Z">
              <w:rPr/>
            </w:rPrChange>
          </w:rPr>
          <w:t xml:space="preserve">, </w:t>
        </w:r>
        <w:r w:rsidR="00E567F1" w:rsidRPr="00E567F1">
          <w:rPr>
            <w:i/>
            <w:iCs/>
            <w:lang w:val="en-GB"/>
            <w:rPrChange w:id="1743" w:author="Esben Kran Christensen" w:date="2020-04-28T10:49:00Z">
              <w:rPr>
                <w:i/>
                <w:iCs/>
              </w:rPr>
            </w:rPrChange>
          </w:rPr>
          <w:t>35</w:t>
        </w:r>
        <w:r w:rsidR="00E567F1" w:rsidRPr="00E567F1">
          <w:rPr>
            <w:lang w:val="en-GB"/>
            <w:rPrChange w:id="1744" w:author="Esben Kran Christensen" w:date="2020-04-28T10:49:00Z">
              <w:rPr/>
            </w:rPrChange>
          </w:rPr>
          <w:t>(1), 56–79. https://doi.org/10.1108/IJILT-02-2017-0009</w:t>
        </w:r>
      </w:ins>
    </w:p>
    <w:p w14:paraId="1DAF54A9" w14:textId="77777777" w:rsidR="00E567F1" w:rsidRDefault="00E567F1">
      <w:pPr>
        <w:pStyle w:val="Bibliography"/>
        <w:spacing w:line="276" w:lineRule="auto"/>
        <w:rPr>
          <w:ins w:id="1745" w:author="Esben Kran Christensen [2]" w:date="2020-04-28T10:49:00Z"/>
        </w:rPr>
        <w:pPrChange w:id="1746" w:author="Esben Kran Christensen" w:date="2020-04-28T11:00:00Z">
          <w:pPr>
            <w:widowControl w:val="0"/>
            <w:autoSpaceDE w:val="0"/>
            <w:autoSpaceDN w:val="0"/>
            <w:adjustRightInd w:val="0"/>
            <w:spacing w:after="0"/>
          </w:pPr>
        </w:pPrChange>
      </w:pPr>
      <w:ins w:id="1747" w:author="Esben Kran Christensen [2]" w:date="2020-04-28T10:49:00Z">
        <w:r w:rsidRPr="00E567F1">
          <w:rPr>
            <w:lang w:val="en-GB"/>
            <w:rPrChange w:id="1748" w:author="Esben Kran Christensen" w:date="2020-04-28T10:49:00Z">
              <w:rPr/>
            </w:rPrChange>
          </w:rPr>
          <w:t xml:space="preserve">Bojanowski, P., Grave, E., Joulin, A., &amp; Mikolov, T. (2017). Enriching Word Vectors with Subword Information. </w:t>
        </w:r>
        <w:r>
          <w:rPr>
            <w:i/>
            <w:iCs/>
          </w:rPr>
          <w:t>ArXiv:1607.04606 [Cs]</w:t>
        </w:r>
        <w:r>
          <w:t>. http://arxiv.org/abs/1607.04606</w:t>
        </w:r>
      </w:ins>
    </w:p>
    <w:p w14:paraId="6A4F86E6" w14:textId="77777777" w:rsidR="00E567F1" w:rsidRPr="00E567F1" w:rsidRDefault="00E567F1">
      <w:pPr>
        <w:pStyle w:val="Bibliography"/>
        <w:spacing w:line="276" w:lineRule="auto"/>
        <w:rPr>
          <w:ins w:id="1749" w:author="Esben Kran Christensen [2]" w:date="2020-04-28T10:49:00Z"/>
          <w:lang w:val="en-GB"/>
          <w:rPrChange w:id="1750" w:author="Esben Kran Christensen" w:date="2020-04-28T10:49:00Z">
            <w:rPr>
              <w:ins w:id="1751" w:author="Esben Kran Christensen [2]" w:date="2020-04-28T10:49:00Z"/>
            </w:rPr>
          </w:rPrChange>
        </w:rPr>
        <w:pPrChange w:id="1752" w:author="Esben Kran Christensen" w:date="2020-04-28T11:00:00Z">
          <w:pPr>
            <w:widowControl w:val="0"/>
            <w:autoSpaceDE w:val="0"/>
            <w:autoSpaceDN w:val="0"/>
            <w:adjustRightInd w:val="0"/>
            <w:spacing w:after="0"/>
          </w:pPr>
        </w:pPrChange>
      </w:pPr>
      <w:ins w:id="1753" w:author="Esben Kran Christensen [2]" w:date="2020-04-28T10:49:00Z">
        <w:r>
          <w:t xml:space="preserve">Bradley, M. M., &amp; Lang, P. J. (1999). </w:t>
        </w:r>
        <w:r w:rsidRPr="00E567F1">
          <w:rPr>
            <w:lang w:val="en-GB"/>
            <w:rPrChange w:id="1754" w:author="Esben Kran Christensen" w:date="2020-04-28T10:49:00Z">
              <w:rPr/>
            </w:rPrChange>
          </w:rPr>
          <w:t xml:space="preserve">Affective norms for English words (ANEW): Stimuli, instruction manual and affective ratings (Technical Report No. C-1). </w:t>
        </w:r>
        <w:r w:rsidRPr="00E567F1">
          <w:rPr>
            <w:i/>
            <w:iCs/>
            <w:lang w:val="en-GB"/>
            <w:rPrChange w:id="1755" w:author="Esben Kran Christensen" w:date="2020-04-28T10:49:00Z">
              <w:rPr>
                <w:i/>
                <w:iCs/>
              </w:rPr>
            </w:rPrChange>
          </w:rPr>
          <w:t>Gainesville, FL: NIMH Center for Research in Psychophysiology, University of Florida</w:t>
        </w:r>
        <w:r w:rsidRPr="00E567F1">
          <w:rPr>
            <w:lang w:val="en-GB"/>
            <w:rPrChange w:id="1756" w:author="Esben Kran Christensen" w:date="2020-04-28T10:49:00Z">
              <w:rPr/>
            </w:rPrChange>
          </w:rPr>
          <w:t>.</w:t>
        </w:r>
      </w:ins>
    </w:p>
    <w:p w14:paraId="07F7058B" w14:textId="77777777" w:rsidR="00E567F1" w:rsidRPr="00E567F1" w:rsidRDefault="00E567F1">
      <w:pPr>
        <w:pStyle w:val="Bibliography"/>
        <w:spacing w:line="276" w:lineRule="auto"/>
        <w:rPr>
          <w:ins w:id="1757" w:author="Esben Kran Christensen [2]" w:date="2020-04-28T10:49:00Z"/>
          <w:lang w:val="en-GB"/>
          <w:rPrChange w:id="1758" w:author="Esben Kran Christensen" w:date="2020-04-28T10:49:00Z">
            <w:rPr>
              <w:ins w:id="1759" w:author="Esben Kran Christensen [2]" w:date="2020-04-28T10:49:00Z"/>
            </w:rPr>
          </w:rPrChange>
        </w:rPr>
        <w:pPrChange w:id="1760" w:author="Esben Kran Christensen" w:date="2020-04-28T11:00:00Z">
          <w:pPr>
            <w:widowControl w:val="0"/>
            <w:autoSpaceDE w:val="0"/>
            <w:autoSpaceDN w:val="0"/>
            <w:adjustRightInd w:val="0"/>
            <w:spacing w:after="0"/>
          </w:pPr>
        </w:pPrChange>
      </w:pPr>
      <w:ins w:id="1761" w:author="Esben Kran Christensen [2]" w:date="2020-04-28T10:49:00Z">
        <w:r w:rsidRPr="00E567F1">
          <w:rPr>
            <w:lang w:val="en-GB"/>
            <w:rPrChange w:id="1762" w:author="Esben Kran Christensen" w:date="2020-04-28T10:49:00Z">
              <w:rPr/>
            </w:rPrChange>
          </w:rPr>
          <w:t xml:space="preserve">Cicchetti, D. V. (1994). Guidelines, criteria, and rules of thumb for evaluating normed and standardized assessment instruments in psychology. </w:t>
        </w:r>
        <w:r w:rsidRPr="00E567F1">
          <w:rPr>
            <w:i/>
            <w:iCs/>
            <w:lang w:val="en-GB"/>
            <w:rPrChange w:id="1763" w:author="Esben Kran Christensen" w:date="2020-04-28T10:49:00Z">
              <w:rPr>
                <w:i/>
                <w:iCs/>
              </w:rPr>
            </w:rPrChange>
          </w:rPr>
          <w:t>Psychological Assessment</w:t>
        </w:r>
        <w:r w:rsidRPr="00E567F1">
          <w:rPr>
            <w:lang w:val="en-GB"/>
            <w:rPrChange w:id="1764" w:author="Esben Kran Christensen" w:date="2020-04-28T10:49:00Z">
              <w:rPr/>
            </w:rPrChange>
          </w:rPr>
          <w:t xml:space="preserve">, </w:t>
        </w:r>
        <w:r w:rsidRPr="00E567F1">
          <w:rPr>
            <w:i/>
            <w:iCs/>
            <w:lang w:val="en-GB"/>
            <w:rPrChange w:id="1765" w:author="Esben Kran Christensen" w:date="2020-04-28T10:49:00Z">
              <w:rPr>
                <w:i/>
                <w:iCs/>
              </w:rPr>
            </w:rPrChange>
          </w:rPr>
          <w:t>6</w:t>
        </w:r>
        <w:r w:rsidRPr="00E567F1">
          <w:rPr>
            <w:lang w:val="en-GB"/>
            <w:rPrChange w:id="1766" w:author="Esben Kran Christensen" w:date="2020-04-28T10:49:00Z">
              <w:rPr/>
            </w:rPrChange>
          </w:rPr>
          <w:t>(4), 284.</w:t>
        </w:r>
      </w:ins>
    </w:p>
    <w:p w14:paraId="2A9C4CC3" w14:textId="77777777" w:rsidR="00E567F1" w:rsidRPr="00E567F1" w:rsidRDefault="00E567F1">
      <w:pPr>
        <w:pStyle w:val="Bibliography"/>
        <w:spacing w:line="276" w:lineRule="auto"/>
        <w:rPr>
          <w:ins w:id="1767" w:author="Esben Kran Christensen [2]" w:date="2020-04-28T10:49:00Z"/>
          <w:lang w:val="en-GB"/>
          <w:rPrChange w:id="1768" w:author="Esben Kran Christensen" w:date="2020-04-28T10:49:00Z">
            <w:rPr>
              <w:ins w:id="1769" w:author="Esben Kran Christensen [2]" w:date="2020-04-28T10:49:00Z"/>
            </w:rPr>
          </w:rPrChange>
        </w:rPr>
        <w:pPrChange w:id="1770" w:author="Esben Kran Christensen" w:date="2020-04-28T11:00:00Z">
          <w:pPr>
            <w:widowControl w:val="0"/>
            <w:autoSpaceDE w:val="0"/>
            <w:autoSpaceDN w:val="0"/>
            <w:adjustRightInd w:val="0"/>
            <w:spacing w:after="0"/>
          </w:pPr>
        </w:pPrChange>
      </w:pPr>
      <w:ins w:id="1771" w:author="Esben Kran Christensen [2]" w:date="2020-04-28T10:49:00Z">
        <w:r w:rsidRPr="00E567F1">
          <w:rPr>
            <w:lang w:val="en-GB"/>
            <w:rPrChange w:id="1772" w:author="Esben Kran Christensen" w:date="2020-04-28T10:49:00Z">
              <w:rPr/>
            </w:rPrChange>
          </w:rPr>
          <w:t xml:space="preserve">Devlin, J., Chang, M.-W., Lee, K., &amp; Toutanova, K. (2019). BERT: Pre-training of Deep Bidirectional Transformers for Language Understanding. </w:t>
        </w:r>
        <w:r w:rsidRPr="00E567F1">
          <w:rPr>
            <w:i/>
            <w:iCs/>
            <w:lang w:val="en-GB"/>
            <w:rPrChange w:id="1773" w:author="Esben Kran Christensen" w:date="2020-04-28T10:49:00Z">
              <w:rPr>
                <w:i/>
                <w:iCs/>
              </w:rPr>
            </w:rPrChange>
          </w:rPr>
          <w:t>ArXiv:1810.04805 [Cs]</w:t>
        </w:r>
        <w:r w:rsidRPr="00E567F1">
          <w:rPr>
            <w:lang w:val="en-GB"/>
            <w:rPrChange w:id="1774" w:author="Esben Kran Christensen" w:date="2020-04-28T10:49:00Z">
              <w:rPr/>
            </w:rPrChange>
          </w:rPr>
          <w:t>. http://arxiv.org/abs/1810.04805</w:t>
        </w:r>
      </w:ins>
    </w:p>
    <w:p w14:paraId="49398F35" w14:textId="77777777" w:rsidR="00E567F1" w:rsidRPr="00E567F1" w:rsidRDefault="00E567F1">
      <w:pPr>
        <w:pStyle w:val="Bibliography"/>
        <w:spacing w:line="276" w:lineRule="auto"/>
        <w:rPr>
          <w:ins w:id="1775" w:author="Esben Kran Christensen [2]" w:date="2020-04-28T10:49:00Z"/>
          <w:lang w:val="en-GB"/>
          <w:rPrChange w:id="1776" w:author="Esben Kran Christensen" w:date="2020-04-28T10:49:00Z">
            <w:rPr>
              <w:ins w:id="1777" w:author="Esben Kran Christensen [2]" w:date="2020-04-28T10:49:00Z"/>
            </w:rPr>
          </w:rPrChange>
        </w:rPr>
        <w:pPrChange w:id="1778" w:author="Esben Kran Christensen" w:date="2020-04-28T11:00:00Z">
          <w:pPr>
            <w:widowControl w:val="0"/>
            <w:autoSpaceDE w:val="0"/>
            <w:autoSpaceDN w:val="0"/>
            <w:adjustRightInd w:val="0"/>
            <w:spacing w:after="0"/>
          </w:pPr>
        </w:pPrChange>
      </w:pPr>
      <w:ins w:id="1779" w:author="Esben Kran Christensen [2]" w:date="2020-04-28T10:49:00Z">
        <w:r w:rsidRPr="00E567F1">
          <w:rPr>
            <w:lang w:val="en-GB"/>
            <w:rPrChange w:id="1780" w:author="Esben Kran Christensen" w:date="2020-04-28T10:49:00Z">
              <w:rPr/>
            </w:rPrChange>
          </w:rPr>
          <w:t xml:space="preserve">Ekman, P. (1992). An argument for basic emotions. </w:t>
        </w:r>
        <w:r w:rsidRPr="00E567F1">
          <w:rPr>
            <w:i/>
            <w:iCs/>
            <w:lang w:val="en-GB"/>
            <w:rPrChange w:id="1781" w:author="Esben Kran Christensen" w:date="2020-04-28T10:49:00Z">
              <w:rPr>
                <w:i/>
                <w:iCs/>
              </w:rPr>
            </w:rPrChange>
          </w:rPr>
          <w:t>Cognition and Emotion</w:t>
        </w:r>
        <w:r w:rsidRPr="00E567F1">
          <w:rPr>
            <w:lang w:val="en-GB"/>
            <w:rPrChange w:id="1782" w:author="Esben Kran Christensen" w:date="2020-04-28T10:49:00Z">
              <w:rPr/>
            </w:rPrChange>
          </w:rPr>
          <w:t xml:space="preserve">, </w:t>
        </w:r>
        <w:r w:rsidRPr="00E567F1">
          <w:rPr>
            <w:i/>
            <w:iCs/>
            <w:lang w:val="en-GB"/>
            <w:rPrChange w:id="1783" w:author="Esben Kran Christensen" w:date="2020-04-28T10:49:00Z">
              <w:rPr>
                <w:i/>
                <w:iCs/>
              </w:rPr>
            </w:rPrChange>
          </w:rPr>
          <w:t>6</w:t>
        </w:r>
        <w:r w:rsidRPr="00E567F1">
          <w:rPr>
            <w:lang w:val="en-GB"/>
            <w:rPrChange w:id="1784" w:author="Esben Kran Christensen" w:date="2020-04-28T10:49:00Z">
              <w:rPr/>
            </w:rPrChange>
          </w:rPr>
          <w:t>(3–4), 169–200. https://doi.org/10.1080/02699939208411068</w:t>
        </w:r>
      </w:ins>
    </w:p>
    <w:p w14:paraId="4037D133" w14:textId="77777777" w:rsidR="00E567F1" w:rsidRPr="00E567F1" w:rsidRDefault="00E567F1">
      <w:pPr>
        <w:pStyle w:val="Bibliography"/>
        <w:spacing w:line="276" w:lineRule="auto"/>
        <w:rPr>
          <w:ins w:id="1785" w:author="Esben Kran Christensen [2]" w:date="2020-04-28T10:49:00Z"/>
          <w:lang w:val="en-GB"/>
          <w:rPrChange w:id="1786" w:author="Esben Kran Christensen" w:date="2020-04-28T10:49:00Z">
            <w:rPr>
              <w:ins w:id="1787" w:author="Esben Kran Christensen [2]" w:date="2020-04-28T10:49:00Z"/>
            </w:rPr>
          </w:rPrChange>
        </w:rPr>
        <w:pPrChange w:id="1788" w:author="Esben Kran Christensen" w:date="2020-04-28T11:00:00Z">
          <w:pPr>
            <w:widowControl w:val="0"/>
            <w:autoSpaceDE w:val="0"/>
            <w:autoSpaceDN w:val="0"/>
            <w:adjustRightInd w:val="0"/>
            <w:spacing w:after="0"/>
          </w:pPr>
        </w:pPrChange>
      </w:pPr>
      <w:ins w:id="1789" w:author="Esben Kran Christensen [2]" w:date="2020-04-28T10:49:00Z">
        <w:r>
          <w:t xml:space="preserve">Enevoldsen, K. C., &amp; Hansen, L. (2017). </w:t>
        </w:r>
        <w:r w:rsidRPr="00E567F1">
          <w:rPr>
            <w:i/>
            <w:iCs/>
            <w:lang w:val="en-GB"/>
            <w:rPrChange w:id="1790" w:author="Esben Kran Christensen" w:date="2020-04-28T10:49:00Z">
              <w:rPr>
                <w:i/>
                <w:iCs/>
              </w:rPr>
            </w:rPrChange>
          </w:rPr>
          <w:t>Analysing Political Biases in Danish Newspapers Using Sentiment Analysis</w:t>
        </w:r>
        <w:r w:rsidRPr="00E567F1">
          <w:rPr>
            <w:lang w:val="en-GB"/>
            <w:rPrChange w:id="1791" w:author="Esben Kran Christensen" w:date="2020-04-28T10:49:00Z">
              <w:rPr/>
            </w:rPrChange>
          </w:rPr>
          <w:t>. 12.</w:t>
        </w:r>
      </w:ins>
    </w:p>
    <w:p w14:paraId="38616F6A" w14:textId="77777777" w:rsidR="00E567F1" w:rsidRPr="00E567F1" w:rsidRDefault="00E567F1">
      <w:pPr>
        <w:pStyle w:val="Bibliography"/>
        <w:spacing w:line="276" w:lineRule="auto"/>
        <w:rPr>
          <w:ins w:id="1792" w:author="Esben Kran Christensen [2]" w:date="2020-04-28T10:49:00Z"/>
          <w:lang w:val="en-GB"/>
          <w:rPrChange w:id="1793" w:author="Esben Kran Christensen" w:date="2020-04-28T10:49:00Z">
            <w:rPr>
              <w:ins w:id="1794" w:author="Esben Kran Christensen [2]" w:date="2020-04-28T10:49:00Z"/>
            </w:rPr>
          </w:rPrChange>
        </w:rPr>
        <w:pPrChange w:id="1795" w:author="Esben Kran Christensen" w:date="2020-04-28T11:00:00Z">
          <w:pPr>
            <w:widowControl w:val="0"/>
            <w:autoSpaceDE w:val="0"/>
            <w:autoSpaceDN w:val="0"/>
            <w:adjustRightInd w:val="0"/>
            <w:spacing w:after="0"/>
          </w:pPr>
        </w:pPrChange>
      </w:pPr>
      <w:ins w:id="1796" w:author="Esben Kran Christensen [2]" w:date="2020-04-28T10:49:00Z">
        <w:r w:rsidRPr="00E567F1">
          <w:rPr>
            <w:lang w:val="en-GB"/>
            <w:rPrChange w:id="1797" w:author="Esben Kran Christensen" w:date="2020-04-28T10:49:00Z">
              <w:rPr/>
            </w:rPrChange>
          </w:rPr>
          <w:t xml:space="preserve">Fleiss, J. L., &amp; Cohen, J. (1973). The Equivalence of Weighted Kappa and the Intraclass Correlation Coefficient as Measures of Reliability. </w:t>
        </w:r>
        <w:r w:rsidRPr="00E567F1">
          <w:rPr>
            <w:i/>
            <w:iCs/>
            <w:lang w:val="en-GB"/>
            <w:rPrChange w:id="1798" w:author="Esben Kran Christensen" w:date="2020-04-28T10:49:00Z">
              <w:rPr>
                <w:i/>
                <w:iCs/>
              </w:rPr>
            </w:rPrChange>
          </w:rPr>
          <w:t>Educational and Psychological Measurement</w:t>
        </w:r>
        <w:r w:rsidRPr="00E567F1">
          <w:rPr>
            <w:lang w:val="en-GB"/>
            <w:rPrChange w:id="1799" w:author="Esben Kran Christensen" w:date="2020-04-28T10:49:00Z">
              <w:rPr/>
            </w:rPrChange>
          </w:rPr>
          <w:t xml:space="preserve">, </w:t>
        </w:r>
        <w:r w:rsidRPr="00E567F1">
          <w:rPr>
            <w:i/>
            <w:iCs/>
            <w:lang w:val="en-GB"/>
            <w:rPrChange w:id="1800" w:author="Esben Kran Christensen" w:date="2020-04-28T10:49:00Z">
              <w:rPr>
                <w:i/>
                <w:iCs/>
              </w:rPr>
            </w:rPrChange>
          </w:rPr>
          <w:t>33</w:t>
        </w:r>
        <w:r w:rsidRPr="00E567F1">
          <w:rPr>
            <w:lang w:val="en-GB"/>
            <w:rPrChange w:id="1801" w:author="Esben Kran Christensen" w:date="2020-04-28T10:49:00Z">
              <w:rPr/>
            </w:rPrChange>
          </w:rPr>
          <w:t>(3), 613–619. https://doi.org/10.1177/001316447303300309</w:t>
        </w:r>
      </w:ins>
    </w:p>
    <w:p w14:paraId="0CFBFFD7" w14:textId="77777777" w:rsidR="00E567F1" w:rsidRPr="00E567F1" w:rsidRDefault="00E567F1">
      <w:pPr>
        <w:pStyle w:val="Bibliography"/>
        <w:spacing w:line="276" w:lineRule="auto"/>
        <w:rPr>
          <w:ins w:id="1802" w:author="Esben Kran Christensen [2]" w:date="2020-04-28T10:49:00Z"/>
          <w:lang w:val="en-GB"/>
          <w:rPrChange w:id="1803" w:author="Esben Kran Christensen" w:date="2020-04-28T10:49:00Z">
            <w:rPr>
              <w:ins w:id="1804" w:author="Esben Kran Christensen [2]" w:date="2020-04-28T10:49:00Z"/>
            </w:rPr>
          </w:rPrChange>
        </w:rPr>
        <w:pPrChange w:id="1805" w:author="Esben Kran Christensen" w:date="2020-04-28T11:00:00Z">
          <w:pPr>
            <w:widowControl w:val="0"/>
            <w:autoSpaceDE w:val="0"/>
            <w:autoSpaceDN w:val="0"/>
            <w:adjustRightInd w:val="0"/>
            <w:spacing w:after="0"/>
          </w:pPr>
        </w:pPrChange>
      </w:pPr>
      <w:ins w:id="1806" w:author="Esben Kran Christensen [2]" w:date="2020-04-28T10:49:00Z">
        <w:r w:rsidRPr="00E567F1">
          <w:rPr>
            <w:lang w:val="en-GB"/>
            <w:rPrChange w:id="1807" w:author="Esben Kran Christensen" w:date="2020-04-28T10:49:00Z">
              <w:rPr/>
            </w:rPrChange>
          </w:rPr>
          <w:t xml:space="preserve">Gamer, M., Lemon, J., &amp; Singh, I. F. P. (2019). </w:t>
        </w:r>
        <w:r w:rsidRPr="00E567F1">
          <w:rPr>
            <w:i/>
            <w:iCs/>
            <w:lang w:val="en-GB"/>
            <w:rPrChange w:id="1808" w:author="Esben Kran Christensen" w:date="2020-04-28T10:49:00Z">
              <w:rPr>
                <w:i/>
                <w:iCs/>
              </w:rPr>
            </w:rPrChange>
          </w:rPr>
          <w:t>irr: Various Coefficients of Interrater Reliability and Agreement</w:t>
        </w:r>
        <w:r w:rsidRPr="00E567F1">
          <w:rPr>
            <w:lang w:val="en-GB"/>
            <w:rPrChange w:id="1809" w:author="Esben Kran Christensen" w:date="2020-04-28T10:49:00Z">
              <w:rPr/>
            </w:rPrChange>
          </w:rPr>
          <w:t xml:space="preserve"> (Version 0.84.1) [Computer software]. https://CRAN.R-project.org/package=irr</w:t>
        </w:r>
      </w:ins>
    </w:p>
    <w:p w14:paraId="3A9295C6" w14:textId="77777777" w:rsidR="00E567F1" w:rsidRPr="00E567F1" w:rsidRDefault="00E567F1">
      <w:pPr>
        <w:pStyle w:val="Bibliography"/>
        <w:spacing w:line="276" w:lineRule="auto"/>
        <w:rPr>
          <w:ins w:id="1810" w:author="Esben Kran Christensen [2]" w:date="2020-04-28T10:49:00Z"/>
          <w:lang w:val="en-GB"/>
          <w:rPrChange w:id="1811" w:author="Esben Kran Christensen" w:date="2020-04-28T10:49:00Z">
            <w:rPr>
              <w:ins w:id="1812" w:author="Esben Kran Christensen [2]" w:date="2020-04-28T10:49:00Z"/>
            </w:rPr>
          </w:rPrChange>
        </w:rPr>
        <w:pPrChange w:id="1813" w:author="Esben Kran Christensen" w:date="2020-04-28T11:00:00Z">
          <w:pPr>
            <w:widowControl w:val="0"/>
            <w:autoSpaceDE w:val="0"/>
            <w:autoSpaceDN w:val="0"/>
            <w:adjustRightInd w:val="0"/>
            <w:spacing w:after="0"/>
          </w:pPr>
        </w:pPrChange>
      </w:pPr>
      <w:ins w:id="1814" w:author="Esben Kran Christensen [2]" w:date="2020-04-28T10:49:00Z">
        <w:r w:rsidRPr="00E567F1">
          <w:rPr>
            <w:lang w:val="en-GB"/>
            <w:rPrChange w:id="1815" w:author="Esben Kran Christensen" w:date="2020-04-28T10:49:00Z">
              <w:rPr/>
            </w:rPrChange>
          </w:rPr>
          <w:t xml:space="preserve">Goldberg, Y., &amp; Levy, O. (2014). word2vec Explained: Deriving Mikolov et al.’s negative-sampling word-embedding method. </w:t>
        </w:r>
        <w:r w:rsidRPr="00E567F1">
          <w:rPr>
            <w:i/>
            <w:iCs/>
            <w:lang w:val="en-GB"/>
            <w:rPrChange w:id="1816" w:author="Esben Kran Christensen" w:date="2020-04-28T10:49:00Z">
              <w:rPr>
                <w:i/>
                <w:iCs/>
              </w:rPr>
            </w:rPrChange>
          </w:rPr>
          <w:t>ArXiv:1402.3722 [Cs, Stat]</w:t>
        </w:r>
        <w:r w:rsidRPr="00E567F1">
          <w:rPr>
            <w:lang w:val="en-GB"/>
            <w:rPrChange w:id="1817" w:author="Esben Kran Christensen" w:date="2020-04-28T10:49:00Z">
              <w:rPr/>
            </w:rPrChange>
          </w:rPr>
          <w:t>. http://arxiv.org/abs/1402.3722</w:t>
        </w:r>
      </w:ins>
    </w:p>
    <w:p w14:paraId="2488AF63" w14:textId="77777777" w:rsidR="00E567F1" w:rsidRPr="00E567F1" w:rsidRDefault="00E567F1">
      <w:pPr>
        <w:pStyle w:val="Bibliography"/>
        <w:spacing w:line="276" w:lineRule="auto"/>
        <w:rPr>
          <w:ins w:id="1818" w:author="Esben Kran Christensen [2]" w:date="2020-04-28T10:49:00Z"/>
          <w:lang w:val="en-GB"/>
          <w:rPrChange w:id="1819" w:author="Esben Kran Christensen" w:date="2020-04-28T10:49:00Z">
            <w:rPr>
              <w:ins w:id="1820" w:author="Esben Kran Christensen [2]" w:date="2020-04-28T10:49:00Z"/>
            </w:rPr>
          </w:rPrChange>
        </w:rPr>
        <w:pPrChange w:id="1821" w:author="Esben Kran Christensen" w:date="2020-04-28T11:00:00Z">
          <w:pPr>
            <w:widowControl w:val="0"/>
            <w:autoSpaceDE w:val="0"/>
            <w:autoSpaceDN w:val="0"/>
            <w:adjustRightInd w:val="0"/>
            <w:spacing w:after="0"/>
          </w:pPr>
        </w:pPrChange>
      </w:pPr>
      <w:ins w:id="1822" w:author="Esben Kran Christensen [2]" w:date="2020-04-28T10:49:00Z">
        <w:r w:rsidRPr="00E567F1">
          <w:rPr>
            <w:lang w:val="en-GB"/>
            <w:rPrChange w:id="1823" w:author="Esben Kran Christensen" w:date="2020-04-28T10:49:00Z">
              <w:rPr/>
            </w:rPrChange>
          </w:rPr>
          <w:t xml:space="preserve">Grave, E., Bojanowski, P., Gupta, P., Joulin, A., &amp; Mikolov, T. (2017). </w:t>
        </w:r>
        <w:r w:rsidRPr="00E567F1">
          <w:rPr>
            <w:i/>
            <w:iCs/>
            <w:lang w:val="en-GB"/>
            <w:rPrChange w:id="1824" w:author="Esben Kran Christensen" w:date="2020-04-28T10:49:00Z">
              <w:rPr>
                <w:i/>
                <w:iCs/>
              </w:rPr>
            </w:rPrChange>
          </w:rPr>
          <w:t>Learning Word Vectors for 157 Languages</w:t>
        </w:r>
        <w:r w:rsidRPr="00E567F1">
          <w:rPr>
            <w:lang w:val="en-GB"/>
            <w:rPrChange w:id="1825" w:author="Esben Kran Christensen" w:date="2020-04-28T10:49:00Z">
              <w:rPr/>
            </w:rPrChange>
          </w:rPr>
          <w:t>. 5.</w:t>
        </w:r>
      </w:ins>
    </w:p>
    <w:p w14:paraId="2ABD365E" w14:textId="77777777" w:rsidR="00E567F1" w:rsidRPr="00E567F1" w:rsidRDefault="00E567F1">
      <w:pPr>
        <w:pStyle w:val="Bibliography"/>
        <w:spacing w:line="276" w:lineRule="auto"/>
        <w:rPr>
          <w:ins w:id="1826" w:author="Esben Kran Christensen [2]" w:date="2020-04-28T10:49:00Z"/>
          <w:lang w:val="en-GB"/>
          <w:rPrChange w:id="1827" w:author="Esben Kran Christensen" w:date="2020-04-28T10:49:00Z">
            <w:rPr>
              <w:ins w:id="1828" w:author="Esben Kran Christensen [2]" w:date="2020-04-28T10:49:00Z"/>
            </w:rPr>
          </w:rPrChange>
        </w:rPr>
        <w:pPrChange w:id="1829" w:author="Esben Kran Christensen" w:date="2020-04-28T11:00:00Z">
          <w:pPr>
            <w:widowControl w:val="0"/>
            <w:autoSpaceDE w:val="0"/>
            <w:autoSpaceDN w:val="0"/>
            <w:adjustRightInd w:val="0"/>
            <w:spacing w:after="0"/>
          </w:pPr>
        </w:pPrChange>
      </w:pPr>
      <w:ins w:id="1830" w:author="Esben Kran Christensen [2]" w:date="2020-04-28T10:49:00Z">
        <w:r w:rsidRPr="00E567F1">
          <w:rPr>
            <w:lang w:val="en-GB"/>
            <w:rPrChange w:id="1831" w:author="Esben Kran Christensen" w:date="2020-04-28T10:49:00Z">
              <w:rPr/>
            </w:rPrChange>
          </w:rPr>
          <w:t xml:space="preserve">Guscode. (2019). </w:t>
        </w:r>
        <w:r w:rsidRPr="00E567F1">
          <w:rPr>
            <w:i/>
            <w:iCs/>
            <w:lang w:val="en-GB"/>
            <w:rPrChange w:id="1832" w:author="Esben Kran Christensen" w:date="2020-04-28T10:49:00Z">
              <w:rPr>
                <w:i/>
                <w:iCs/>
              </w:rPr>
            </w:rPrChange>
          </w:rPr>
          <w:t>Guscode/Sentida</w:t>
        </w:r>
        <w:r w:rsidRPr="00E567F1">
          <w:rPr>
            <w:lang w:val="en-GB"/>
            <w:rPrChange w:id="1833" w:author="Esben Kran Christensen" w:date="2020-04-28T10:49:00Z">
              <w:rPr/>
            </w:rPrChange>
          </w:rPr>
          <w:t xml:space="preserve"> [R]. https://github.com/Guscode/Sentida (Original work published 2019)</w:t>
        </w:r>
      </w:ins>
    </w:p>
    <w:p w14:paraId="37DB7FFA" w14:textId="77777777" w:rsidR="00E567F1" w:rsidRPr="00E567F1" w:rsidRDefault="00E567F1">
      <w:pPr>
        <w:pStyle w:val="Bibliography"/>
        <w:spacing w:line="276" w:lineRule="auto"/>
        <w:rPr>
          <w:ins w:id="1834" w:author="Esben Kran Christensen [2]" w:date="2020-04-28T10:49:00Z"/>
          <w:lang w:val="en-GB"/>
          <w:rPrChange w:id="1835" w:author="Esben Kran Christensen" w:date="2020-04-28T10:49:00Z">
            <w:rPr>
              <w:ins w:id="1836" w:author="Esben Kran Christensen [2]" w:date="2020-04-28T10:49:00Z"/>
            </w:rPr>
          </w:rPrChange>
        </w:rPr>
        <w:pPrChange w:id="1837" w:author="Esben Kran Christensen" w:date="2020-04-28T11:00:00Z">
          <w:pPr>
            <w:widowControl w:val="0"/>
            <w:autoSpaceDE w:val="0"/>
            <w:autoSpaceDN w:val="0"/>
            <w:adjustRightInd w:val="0"/>
            <w:spacing w:after="0"/>
          </w:pPr>
        </w:pPrChange>
      </w:pPr>
      <w:ins w:id="1838" w:author="Esben Kran Christensen [2]" w:date="2020-04-28T10:49:00Z">
        <w:r w:rsidRPr="00E567F1">
          <w:rPr>
            <w:lang w:val="en-GB"/>
            <w:rPrChange w:id="1839" w:author="Esben Kran Christensen" w:date="2020-04-28T10:49:00Z">
              <w:rPr/>
            </w:rPrChange>
          </w:rPr>
          <w:t xml:space="preserve">Hasson, U., Nastase, S. A., &amp; Goldstein, A. (2020). Direct Fit to Nature: An Evolutionary Perspective on Biological and Artificial Neural Networks. </w:t>
        </w:r>
        <w:r w:rsidRPr="00E567F1">
          <w:rPr>
            <w:i/>
            <w:iCs/>
            <w:lang w:val="en-GB"/>
            <w:rPrChange w:id="1840" w:author="Esben Kran Christensen" w:date="2020-04-28T10:49:00Z">
              <w:rPr>
                <w:i/>
                <w:iCs/>
              </w:rPr>
            </w:rPrChange>
          </w:rPr>
          <w:t>Neuron</w:t>
        </w:r>
        <w:r w:rsidRPr="00E567F1">
          <w:rPr>
            <w:lang w:val="en-GB"/>
            <w:rPrChange w:id="1841" w:author="Esben Kran Christensen" w:date="2020-04-28T10:49:00Z">
              <w:rPr/>
            </w:rPrChange>
          </w:rPr>
          <w:t xml:space="preserve">, </w:t>
        </w:r>
        <w:r w:rsidRPr="00E567F1">
          <w:rPr>
            <w:i/>
            <w:iCs/>
            <w:lang w:val="en-GB"/>
            <w:rPrChange w:id="1842" w:author="Esben Kran Christensen" w:date="2020-04-28T10:49:00Z">
              <w:rPr>
                <w:i/>
                <w:iCs/>
              </w:rPr>
            </w:rPrChange>
          </w:rPr>
          <w:t>105</w:t>
        </w:r>
        <w:r w:rsidRPr="00E567F1">
          <w:rPr>
            <w:lang w:val="en-GB"/>
            <w:rPrChange w:id="1843" w:author="Esben Kran Christensen" w:date="2020-04-28T10:49:00Z">
              <w:rPr/>
            </w:rPrChange>
          </w:rPr>
          <w:t>(3), 416–434. https://doi.org/10.1016/j.neuron.2019.12.002</w:t>
        </w:r>
      </w:ins>
    </w:p>
    <w:p w14:paraId="7AC96CC3" w14:textId="77777777" w:rsidR="00E567F1" w:rsidRPr="00E567F1" w:rsidRDefault="00E567F1">
      <w:pPr>
        <w:pStyle w:val="Bibliography"/>
        <w:spacing w:line="276" w:lineRule="auto"/>
        <w:rPr>
          <w:ins w:id="1844" w:author="Esben Kran Christensen [2]" w:date="2020-04-28T10:49:00Z"/>
          <w:lang w:val="en-GB"/>
          <w:rPrChange w:id="1845" w:author="Esben Kran Christensen" w:date="2020-04-28T10:49:00Z">
            <w:rPr>
              <w:ins w:id="1846" w:author="Esben Kran Christensen [2]" w:date="2020-04-28T10:49:00Z"/>
            </w:rPr>
          </w:rPrChange>
        </w:rPr>
        <w:pPrChange w:id="1847" w:author="Esben Kran Christensen" w:date="2020-04-28T11:00:00Z">
          <w:pPr>
            <w:widowControl w:val="0"/>
            <w:autoSpaceDE w:val="0"/>
            <w:autoSpaceDN w:val="0"/>
            <w:adjustRightInd w:val="0"/>
            <w:spacing w:after="0"/>
          </w:pPr>
        </w:pPrChange>
      </w:pPr>
      <w:ins w:id="1848" w:author="Esben Kran Christensen [2]" w:date="2020-04-28T10:49:00Z">
        <w:r w:rsidRPr="00E567F1">
          <w:rPr>
            <w:lang w:val="en-GB"/>
            <w:rPrChange w:id="1849" w:author="Esben Kran Christensen" w:date="2020-04-28T10:49:00Z">
              <w:rPr/>
            </w:rPrChange>
          </w:rPr>
          <w:t xml:space="preserve">Heck, R., Vuculescu, O., Sørensen, J. J., Zoller, J., Andreasen, M. G., Bason, M. G., Ejlertsen, P., Elíasson, O., Haikka, P., Laustsen, J. S., Nielsen, L. L., Mao, A., Müller, R., Napolitano, M., Pedersen, M. K., Thorsen, A. R., Bergenholtz, C., Calarco, T., Montangero, S., &amp; Sherson, J. F. (2018). Remote optimization of an ultracold atoms experiment by experts and citizen scientists. </w:t>
        </w:r>
        <w:r w:rsidRPr="00E567F1">
          <w:rPr>
            <w:i/>
            <w:iCs/>
            <w:lang w:val="en-GB"/>
            <w:rPrChange w:id="1850" w:author="Esben Kran Christensen" w:date="2020-04-28T10:49:00Z">
              <w:rPr>
                <w:i/>
                <w:iCs/>
              </w:rPr>
            </w:rPrChange>
          </w:rPr>
          <w:t>Proceedings of the National Academy of Sciences</w:t>
        </w:r>
        <w:r w:rsidRPr="00E567F1">
          <w:rPr>
            <w:lang w:val="en-GB"/>
            <w:rPrChange w:id="1851" w:author="Esben Kran Christensen" w:date="2020-04-28T10:49:00Z">
              <w:rPr/>
            </w:rPrChange>
          </w:rPr>
          <w:t xml:space="preserve">, </w:t>
        </w:r>
        <w:r w:rsidRPr="00E567F1">
          <w:rPr>
            <w:i/>
            <w:iCs/>
            <w:lang w:val="en-GB"/>
            <w:rPrChange w:id="1852" w:author="Esben Kran Christensen" w:date="2020-04-28T10:49:00Z">
              <w:rPr>
                <w:i/>
                <w:iCs/>
              </w:rPr>
            </w:rPrChange>
          </w:rPr>
          <w:t>115</w:t>
        </w:r>
        <w:r w:rsidRPr="00E567F1">
          <w:rPr>
            <w:lang w:val="en-GB"/>
            <w:rPrChange w:id="1853" w:author="Esben Kran Christensen" w:date="2020-04-28T10:49:00Z">
              <w:rPr/>
            </w:rPrChange>
          </w:rPr>
          <w:t>(48), E11231–E11237. https://doi.org/10.1073/pnas.1716869115</w:t>
        </w:r>
      </w:ins>
    </w:p>
    <w:p w14:paraId="1C5E77F8" w14:textId="77777777" w:rsidR="00E567F1" w:rsidRPr="00E567F1" w:rsidRDefault="00E567F1">
      <w:pPr>
        <w:pStyle w:val="Bibliography"/>
        <w:spacing w:line="276" w:lineRule="auto"/>
        <w:rPr>
          <w:ins w:id="1854" w:author="Esben Kran Christensen [2]" w:date="2020-04-28T10:49:00Z"/>
          <w:lang w:val="en-GB"/>
          <w:rPrChange w:id="1855" w:author="Esben Kran Christensen" w:date="2020-04-28T10:49:00Z">
            <w:rPr>
              <w:ins w:id="1856" w:author="Esben Kran Christensen [2]" w:date="2020-04-28T10:49:00Z"/>
            </w:rPr>
          </w:rPrChange>
        </w:rPr>
        <w:pPrChange w:id="1857" w:author="Esben Kran Christensen" w:date="2020-04-28T11:00:00Z">
          <w:pPr>
            <w:widowControl w:val="0"/>
            <w:autoSpaceDE w:val="0"/>
            <w:autoSpaceDN w:val="0"/>
            <w:adjustRightInd w:val="0"/>
            <w:spacing w:after="0"/>
          </w:pPr>
        </w:pPrChange>
      </w:pPr>
      <w:ins w:id="1858" w:author="Esben Kran Christensen [2]" w:date="2020-04-28T10:49:00Z">
        <w:r>
          <w:t xml:space="preserve">Hepach, R., Kliemann, D., Grüneisen, S., Heekeren, H. R., &amp; Dziobek, I. (2011). </w:t>
        </w:r>
        <w:r w:rsidRPr="00E567F1">
          <w:rPr>
            <w:lang w:val="en-GB"/>
            <w:rPrChange w:id="1859" w:author="Esben Kran Christensen" w:date="2020-04-28T10:49:00Z">
              <w:rPr/>
            </w:rPrChange>
          </w:rPr>
          <w:t xml:space="preserve">Conceptualizing Emotions Along the Dimensions of Valence, Arousal, and Communicative Frequency – Implications for Social-Cognitive Tests and Training Tools. </w:t>
        </w:r>
        <w:r w:rsidRPr="00E567F1">
          <w:rPr>
            <w:i/>
            <w:iCs/>
            <w:lang w:val="en-GB"/>
            <w:rPrChange w:id="1860" w:author="Esben Kran Christensen" w:date="2020-04-28T10:49:00Z">
              <w:rPr>
                <w:i/>
                <w:iCs/>
              </w:rPr>
            </w:rPrChange>
          </w:rPr>
          <w:t>Frontiers in Psychology</w:t>
        </w:r>
        <w:r w:rsidRPr="00E567F1">
          <w:rPr>
            <w:lang w:val="en-GB"/>
            <w:rPrChange w:id="1861" w:author="Esben Kran Christensen" w:date="2020-04-28T10:49:00Z">
              <w:rPr/>
            </w:rPrChange>
          </w:rPr>
          <w:t xml:space="preserve">, </w:t>
        </w:r>
        <w:r w:rsidRPr="00E567F1">
          <w:rPr>
            <w:i/>
            <w:iCs/>
            <w:lang w:val="en-GB"/>
            <w:rPrChange w:id="1862" w:author="Esben Kran Christensen" w:date="2020-04-28T10:49:00Z">
              <w:rPr>
                <w:i/>
                <w:iCs/>
              </w:rPr>
            </w:rPrChange>
          </w:rPr>
          <w:t>2</w:t>
        </w:r>
        <w:r w:rsidRPr="00E567F1">
          <w:rPr>
            <w:lang w:val="en-GB"/>
            <w:rPrChange w:id="1863" w:author="Esben Kran Christensen" w:date="2020-04-28T10:49:00Z">
              <w:rPr/>
            </w:rPrChange>
          </w:rPr>
          <w:t>. https://doi.org/10.3389/fpsyg.2011.00266</w:t>
        </w:r>
      </w:ins>
    </w:p>
    <w:p w14:paraId="6F2D13C6" w14:textId="77777777" w:rsidR="00E567F1" w:rsidRPr="00E567F1" w:rsidRDefault="00E567F1">
      <w:pPr>
        <w:pStyle w:val="Bibliography"/>
        <w:spacing w:line="276" w:lineRule="auto"/>
        <w:rPr>
          <w:ins w:id="1864" w:author="Esben Kran Christensen [2]" w:date="2020-04-28T10:49:00Z"/>
          <w:lang w:val="en-GB"/>
          <w:rPrChange w:id="1865" w:author="Esben Kran Christensen" w:date="2020-04-28T10:49:00Z">
            <w:rPr>
              <w:ins w:id="1866" w:author="Esben Kran Christensen [2]" w:date="2020-04-28T10:49:00Z"/>
            </w:rPr>
          </w:rPrChange>
        </w:rPr>
        <w:pPrChange w:id="1867" w:author="Esben Kran Christensen" w:date="2020-04-28T11:00:00Z">
          <w:pPr>
            <w:widowControl w:val="0"/>
            <w:autoSpaceDE w:val="0"/>
            <w:autoSpaceDN w:val="0"/>
            <w:adjustRightInd w:val="0"/>
            <w:spacing w:after="0"/>
          </w:pPr>
        </w:pPrChange>
      </w:pPr>
      <w:ins w:id="1868" w:author="Esben Kran Christensen [2]" w:date="2020-04-28T10:49:00Z">
        <w:r w:rsidRPr="00E567F1">
          <w:rPr>
            <w:lang w:val="en-GB"/>
            <w:rPrChange w:id="1869" w:author="Esben Kran Christensen" w:date="2020-04-28T10:49:00Z">
              <w:rPr/>
            </w:rPrChange>
          </w:rPr>
          <w:t xml:space="preserve">Hoang, M., Bihorac, O. A., &amp; Rouces, J. (2019, September 30). Aspect-Based Sentiment Analysis using BERT. </w:t>
        </w:r>
        <w:r w:rsidRPr="00E567F1">
          <w:rPr>
            <w:i/>
            <w:iCs/>
            <w:lang w:val="en-GB"/>
            <w:rPrChange w:id="1870" w:author="Esben Kran Christensen" w:date="2020-04-28T10:49:00Z">
              <w:rPr>
                <w:i/>
                <w:iCs/>
              </w:rPr>
            </w:rPrChange>
          </w:rPr>
          <w:t>Proceedings of the 22nd Nordic Conference on Computational Linguistics</w:t>
        </w:r>
        <w:r w:rsidRPr="00E567F1">
          <w:rPr>
            <w:lang w:val="en-GB"/>
            <w:rPrChange w:id="1871" w:author="Esben Kran Christensen" w:date="2020-04-28T10:49:00Z">
              <w:rPr/>
            </w:rPrChange>
          </w:rPr>
          <w:t>. https://www.aclweb.org/anthology/W19-6120.pdf</w:t>
        </w:r>
      </w:ins>
    </w:p>
    <w:p w14:paraId="2F5C72FD" w14:textId="77777777" w:rsidR="00E567F1" w:rsidRPr="00E567F1" w:rsidRDefault="00E567F1">
      <w:pPr>
        <w:pStyle w:val="Bibliography"/>
        <w:spacing w:line="276" w:lineRule="auto"/>
        <w:rPr>
          <w:ins w:id="1872" w:author="Esben Kran Christensen [2]" w:date="2020-04-28T10:49:00Z"/>
          <w:lang w:val="en-GB"/>
          <w:rPrChange w:id="1873" w:author="Esben Kran Christensen" w:date="2020-04-28T10:49:00Z">
            <w:rPr>
              <w:ins w:id="1874" w:author="Esben Kran Christensen [2]" w:date="2020-04-28T10:49:00Z"/>
            </w:rPr>
          </w:rPrChange>
        </w:rPr>
        <w:pPrChange w:id="1875" w:author="Esben Kran Christensen" w:date="2020-04-28T11:00:00Z">
          <w:pPr>
            <w:widowControl w:val="0"/>
            <w:autoSpaceDE w:val="0"/>
            <w:autoSpaceDN w:val="0"/>
            <w:adjustRightInd w:val="0"/>
            <w:spacing w:after="0"/>
          </w:pPr>
        </w:pPrChange>
      </w:pPr>
      <w:ins w:id="1876" w:author="Esben Kran Christensen [2]" w:date="2020-04-28T10:49:00Z">
        <w:r w:rsidRPr="00E567F1">
          <w:rPr>
            <w:lang w:val="en-GB"/>
            <w:rPrChange w:id="1877" w:author="Esben Kran Christensen" w:date="2020-04-28T10:49:00Z">
              <w:rPr/>
            </w:rPrChange>
          </w:rPr>
          <w:t xml:space="preserve">Howard, J., &amp; Ruder, S. (2018). Universal Language Model Fine-tuning for Text Classification. </w:t>
        </w:r>
        <w:r w:rsidRPr="00E567F1">
          <w:rPr>
            <w:i/>
            <w:iCs/>
            <w:lang w:val="en-GB"/>
            <w:rPrChange w:id="1878" w:author="Esben Kran Christensen" w:date="2020-04-28T10:49:00Z">
              <w:rPr>
                <w:i/>
                <w:iCs/>
              </w:rPr>
            </w:rPrChange>
          </w:rPr>
          <w:t>Proceedings of the 56th Annual Meeting of the Association for Computational Linguistics (Volume 1: Long Papers)</w:t>
        </w:r>
        <w:r w:rsidRPr="00E567F1">
          <w:rPr>
            <w:lang w:val="en-GB"/>
            <w:rPrChange w:id="1879" w:author="Esben Kran Christensen" w:date="2020-04-28T10:49:00Z">
              <w:rPr/>
            </w:rPrChange>
          </w:rPr>
          <w:t>, 328–339. https://doi.org/10.18653/v1/P18-1031</w:t>
        </w:r>
      </w:ins>
    </w:p>
    <w:p w14:paraId="08B428A8" w14:textId="77777777" w:rsidR="00E567F1" w:rsidRPr="00E567F1" w:rsidRDefault="00E567F1">
      <w:pPr>
        <w:pStyle w:val="Bibliography"/>
        <w:spacing w:line="276" w:lineRule="auto"/>
        <w:rPr>
          <w:ins w:id="1880" w:author="Esben Kran Christensen [2]" w:date="2020-04-28T10:49:00Z"/>
          <w:lang w:val="en-GB"/>
          <w:rPrChange w:id="1881" w:author="Esben Kran Christensen" w:date="2020-04-28T10:49:00Z">
            <w:rPr>
              <w:ins w:id="1882" w:author="Esben Kran Christensen [2]" w:date="2020-04-28T10:49:00Z"/>
            </w:rPr>
          </w:rPrChange>
        </w:rPr>
        <w:pPrChange w:id="1883" w:author="Esben Kran Christensen" w:date="2020-04-28T11:00:00Z">
          <w:pPr>
            <w:widowControl w:val="0"/>
            <w:autoSpaceDE w:val="0"/>
            <w:autoSpaceDN w:val="0"/>
            <w:adjustRightInd w:val="0"/>
            <w:spacing w:after="0"/>
          </w:pPr>
        </w:pPrChange>
      </w:pPr>
      <w:ins w:id="1884" w:author="Esben Kran Christensen [2]" w:date="2020-04-28T10:49:00Z">
        <w:r w:rsidRPr="00E567F1">
          <w:rPr>
            <w:lang w:val="en-GB"/>
            <w:rPrChange w:id="1885" w:author="Esben Kran Christensen" w:date="2020-04-28T10:49:00Z">
              <w:rPr/>
            </w:rPrChange>
          </w:rPr>
          <w:t xml:space="preserve">Hutto, C. J. (2019). </w:t>
        </w:r>
        <w:r w:rsidRPr="00E567F1">
          <w:rPr>
            <w:i/>
            <w:iCs/>
            <w:lang w:val="en-GB"/>
            <w:rPrChange w:id="1886" w:author="Esben Kran Christensen" w:date="2020-04-28T10:49:00Z">
              <w:rPr>
                <w:i/>
                <w:iCs/>
              </w:rPr>
            </w:rPrChange>
          </w:rPr>
          <w:t>Cjhutto/vaderSentiment</w:t>
        </w:r>
        <w:r w:rsidRPr="00E567F1">
          <w:rPr>
            <w:lang w:val="en-GB"/>
            <w:rPrChange w:id="1887" w:author="Esben Kran Christensen" w:date="2020-04-28T10:49:00Z">
              <w:rPr/>
            </w:rPrChange>
          </w:rPr>
          <w:t xml:space="preserve"> [Python]. https://github.com/cjhutto/vaderSentiment (Original work published 2014)</w:t>
        </w:r>
      </w:ins>
    </w:p>
    <w:p w14:paraId="02887938" w14:textId="77777777" w:rsidR="00E567F1" w:rsidRPr="00E567F1" w:rsidRDefault="00E567F1">
      <w:pPr>
        <w:pStyle w:val="Bibliography"/>
        <w:spacing w:line="276" w:lineRule="auto"/>
        <w:rPr>
          <w:ins w:id="1888" w:author="Esben Kran Christensen [2]" w:date="2020-04-28T10:49:00Z"/>
          <w:lang w:val="en-GB"/>
          <w:rPrChange w:id="1889" w:author="Esben Kran Christensen" w:date="2020-04-28T10:49:00Z">
            <w:rPr>
              <w:ins w:id="1890" w:author="Esben Kran Christensen [2]" w:date="2020-04-28T10:49:00Z"/>
            </w:rPr>
          </w:rPrChange>
        </w:rPr>
        <w:pPrChange w:id="1891" w:author="Esben Kran Christensen" w:date="2020-04-28T11:00:00Z">
          <w:pPr>
            <w:widowControl w:val="0"/>
            <w:autoSpaceDE w:val="0"/>
            <w:autoSpaceDN w:val="0"/>
            <w:adjustRightInd w:val="0"/>
            <w:spacing w:after="0"/>
          </w:pPr>
        </w:pPrChange>
      </w:pPr>
      <w:ins w:id="1892" w:author="Esben Kran Christensen [2]" w:date="2020-04-28T10:49:00Z">
        <w:r w:rsidRPr="00E567F1">
          <w:rPr>
            <w:lang w:val="en-GB"/>
            <w:rPrChange w:id="1893" w:author="Esben Kran Christensen" w:date="2020-04-28T10:49:00Z">
              <w:rPr/>
            </w:rPrChange>
          </w:rPr>
          <w:t xml:space="preserve">Hutto, C. J., &amp; Gilbert, E. (2014, May 16). VADER: A Parsimonious Rule-Based Model for Sentiment Analysis of Social Media Text. </w:t>
        </w:r>
        <w:r w:rsidRPr="00E567F1">
          <w:rPr>
            <w:i/>
            <w:iCs/>
            <w:lang w:val="en-GB"/>
            <w:rPrChange w:id="1894" w:author="Esben Kran Christensen" w:date="2020-04-28T10:49:00Z">
              <w:rPr>
                <w:i/>
                <w:iCs/>
              </w:rPr>
            </w:rPrChange>
          </w:rPr>
          <w:t>Eighth International AAAI Conference on Weblogs and Social Media</w:t>
        </w:r>
        <w:r w:rsidRPr="00E567F1">
          <w:rPr>
            <w:lang w:val="en-GB"/>
            <w:rPrChange w:id="1895" w:author="Esben Kran Christensen" w:date="2020-04-28T10:49:00Z">
              <w:rPr/>
            </w:rPrChange>
          </w:rPr>
          <w:t>. Eighth International AAAI Conference on Weblogs and Social Media. https://www.aaai.org/ocs/index.php/ICWSM/ICWSM14/paper/view/8109</w:t>
        </w:r>
      </w:ins>
    </w:p>
    <w:p w14:paraId="489F180F" w14:textId="77777777" w:rsidR="00E567F1" w:rsidRPr="00E567F1" w:rsidRDefault="00E567F1">
      <w:pPr>
        <w:pStyle w:val="Bibliography"/>
        <w:spacing w:line="276" w:lineRule="auto"/>
        <w:rPr>
          <w:ins w:id="1896" w:author="Esben Kran Christensen [2]" w:date="2020-04-28T10:49:00Z"/>
          <w:lang w:val="en-GB"/>
          <w:rPrChange w:id="1897" w:author="Esben Kran Christensen" w:date="2020-04-28T10:49:00Z">
            <w:rPr>
              <w:ins w:id="1898" w:author="Esben Kran Christensen [2]" w:date="2020-04-28T10:49:00Z"/>
            </w:rPr>
          </w:rPrChange>
        </w:rPr>
        <w:pPrChange w:id="1899" w:author="Esben Kran Christensen" w:date="2020-04-28T11:00:00Z">
          <w:pPr>
            <w:widowControl w:val="0"/>
            <w:autoSpaceDE w:val="0"/>
            <w:autoSpaceDN w:val="0"/>
            <w:adjustRightInd w:val="0"/>
            <w:spacing w:after="0"/>
          </w:pPr>
        </w:pPrChange>
      </w:pPr>
      <w:ins w:id="1900" w:author="Esben Kran Christensen [2]" w:date="2020-04-28T10:49:00Z">
        <w:r w:rsidRPr="00E567F1">
          <w:rPr>
            <w:lang w:val="en-GB"/>
            <w:rPrChange w:id="1901" w:author="Esben Kran Christensen" w:date="2020-04-28T10:49:00Z">
              <w:rPr/>
            </w:rPrChange>
          </w:rPr>
          <w:t xml:space="preserve">Joulin, A., Grave, E., Bojanowski, P., &amp; Mikolov, T. (2016). Bag of Tricks for Efficient Text Classification. </w:t>
        </w:r>
        <w:r w:rsidRPr="00E567F1">
          <w:rPr>
            <w:i/>
            <w:iCs/>
            <w:lang w:val="en-GB"/>
            <w:rPrChange w:id="1902" w:author="Esben Kran Christensen" w:date="2020-04-28T10:49:00Z">
              <w:rPr>
                <w:i/>
                <w:iCs/>
              </w:rPr>
            </w:rPrChange>
          </w:rPr>
          <w:t>ArXiv:1607.01759 [Cs]</w:t>
        </w:r>
        <w:r w:rsidRPr="00E567F1">
          <w:rPr>
            <w:lang w:val="en-GB"/>
            <w:rPrChange w:id="1903" w:author="Esben Kran Christensen" w:date="2020-04-28T10:49:00Z">
              <w:rPr/>
            </w:rPrChange>
          </w:rPr>
          <w:t>. http://arxiv.org/abs/1607.01759</w:t>
        </w:r>
      </w:ins>
    </w:p>
    <w:p w14:paraId="1A6AD291" w14:textId="77777777" w:rsidR="00E567F1" w:rsidRPr="00E567F1" w:rsidRDefault="00E567F1">
      <w:pPr>
        <w:pStyle w:val="Bibliography"/>
        <w:spacing w:line="276" w:lineRule="auto"/>
        <w:rPr>
          <w:ins w:id="1904" w:author="Esben Kran Christensen [2]" w:date="2020-04-28T10:49:00Z"/>
          <w:lang w:val="en-GB"/>
          <w:rPrChange w:id="1905" w:author="Esben Kran Christensen" w:date="2020-04-28T10:49:00Z">
            <w:rPr>
              <w:ins w:id="1906" w:author="Esben Kran Christensen [2]" w:date="2020-04-28T10:49:00Z"/>
            </w:rPr>
          </w:rPrChange>
        </w:rPr>
        <w:pPrChange w:id="1907" w:author="Esben Kran Christensen" w:date="2020-04-28T11:00:00Z">
          <w:pPr>
            <w:widowControl w:val="0"/>
            <w:autoSpaceDE w:val="0"/>
            <w:autoSpaceDN w:val="0"/>
            <w:adjustRightInd w:val="0"/>
            <w:spacing w:after="0"/>
          </w:pPr>
        </w:pPrChange>
      </w:pPr>
      <w:ins w:id="1908" w:author="Esben Kran Christensen [2]" w:date="2020-04-28T10:49:00Z">
        <w:r w:rsidRPr="00E567F1">
          <w:rPr>
            <w:lang w:val="en-GB"/>
            <w:rPrChange w:id="1909" w:author="Esben Kran Christensen" w:date="2020-04-28T10:49:00Z">
              <w:rPr/>
            </w:rPrChange>
          </w:rPr>
          <w:t xml:space="preserve">Koo, T. K., &amp; Li, M. Y. (2016). A Guideline of Selecting and Reporting Intraclass Correlation Coefficients for Reliability Research. </w:t>
        </w:r>
        <w:r w:rsidRPr="00E567F1">
          <w:rPr>
            <w:i/>
            <w:iCs/>
            <w:lang w:val="en-GB"/>
            <w:rPrChange w:id="1910" w:author="Esben Kran Christensen" w:date="2020-04-28T10:49:00Z">
              <w:rPr>
                <w:i/>
                <w:iCs/>
              </w:rPr>
            </w:rPrChange>
          </w:rPr>
          <w:t>Journal of Chiropractic Medicine</w:t>
        </w:r>
        <w:r w:rsidRPr="00E567F1">
          <w:rPr>
            <w:lang w:val="en-GB"/>
            <w:rPrChange w:id="1911" w:author="Esben Kran Christensen" w:date="2020-04-28T10:49:00Z">
              <w:rPr/>
            </w:rPrChange>
          </w:rPr>
          <w:t xml:space="preserve">, </w:t>
        </w:r>
        <w:r w:rsidRPr="00E567F1">
          <w:rPr>
            <w:i/>
            <w:iCs/>
            <w:lang w:val="en-GB"/>
            <w:rPrChange w:id="1912" w:author="Esben Kran Christensen" w:date="2020-04-28T10:49:00Z">
              <w:rPr>
                <w:i/>
                <w:iCs/>
              </w:rPr>
            </w:rPrChange>
          </w:rPr>
          <w:t>15</w:t>
        </w:r>
        <w:r w:rsidRPr="00E567F1">
          <w:rPr>
            <w:lang w:val="en-GB"/>
            <w:rPrChange w:id="1913" w:author="Esben Kran Christensen" w:date="2020-04-28T10:49:00Z">
              <w:rPr/>
            </w:rPrChange>
          </w:rPr>
          <w:t>(2), 155–163. https://doi.org/10.1016/j.jcm.2016.02.012</w:t>
        </w:r>
      </w:ins>
    </w:p>
    <w:p w14:paraId="0F1CCA5D" w14:textId="77777777" w:rsidR="00E567F1" w:rsidRDefault="00E567F1">
      <w:pPr>
        <w:pStyle w:val="Bibliography"/>
        <w:spacing w:line="276" w:lineRule="auto"/>
        <w:rPr>
          <w:ins w:id="1914" w:author="Esben Kran Christensen [2]" w:date="2020-04-28T10:49:00Z"/>
        </w:rPr>
        <w:pPrChange w:id="1915" w:author="Esben Kran Christensen" w:date="2020-04-28T11:00:00Z">
          <w:pPr>
            <w:widowControl w:val="0"/>
            <w:autoSpaceDE w:val="0"/>
            <w:autoSpaceDN w:val="0"/>
            <w:adjustRightInd w:val="0"/>
            <w:spacing w:after="0"/>
          </w:pPr>
        </w:pPrChange>
      </w:pPr>
      <w:ins w:id="1916" w:author="Esben Kran Christensen [2]" w:date="2020-04-28T10:49:00Z">
        <w:r w:rsidRPr="00E567F1">
          <w:rPr>
            <w:lang w:val="en-GB"/>
            <w:rPrChange w:id="1917" w:author="Esben Kran Christensen" w:date="2020-04-28T10:49:00Z">
              <w:rPr/>
            </w:rPrChange>
          </w:rPr>
          <w:t xml:space="preserve">Kran, E., &amp; Orm, S. (2020, January 4). </w:t>
        </w:r>
        <w:r>
          <w:rPr>
            <w:i/>
            <w:iCs/>
          </w:rPr>
          <w:t>Forskningsprojekt: Følelser i tekst</w:t>
        </w:r>
        <w:r>
          <w:t>. Google Docs. https://docs.google.com/forms/d/e/1FAIpQLSeyHaD3nFVTu0nQe3pLMbCXwrc3tBS4vpSPUWPBXIDOn54gCQ/viewform?usp=embed_facebook</w:t>
        </w:r>
      </w:ins>
    </w:p>
    <w:p w14:paraId="5E8C0269" w14:textId="77777777" w:rsidR="00E567F1" w:rsidRDefault="00E567F1">
      <w:pPr>
        <w:pStyle w:val="Bibliography"/>
        <w:spacing w:line="276" w:lineRule="auto"/>
        <w:rPr>
          <w:ins w:id="1918" w:author="Esben Kran Christensen [2]" w:date="2020-04-28T10:49:00Z"/>
        </w:rPr>
        <w:pPrChange w:id="1919" w:author="Esben Kran Christensen" w:date="2020-04-28T11:00:00Z">
          <w:pPr>
            <w:widowControl w:val="0"/>
            <w:autoSpaceDE w:val="0"/>
            <w:autoSpaceDN w:val="0"/>
            <w:adjustRightInd w:val="0"/>
            <w:spacing w:after="0"/>
          </w:pPr>
        </w:pPrChange>
      </w:pPr>
      <w:ins w:id="1920" w:author="Esben Kran Christensen [2]" w:date="2020-04-28T10:49:00Z">
        <w:r w:rsidRPr="00E567F1">
          <w:rPr>
            <w:lang w:val="en-GB"/>
            <w:rPrChange w:id="1921" w:author="Esben Kran Christensen" w:date="2020-04-28T10:49:00Z">
              <w:rPr/>
            </w:rPrChange>
          </w:rPr>
          <w:t xml:space="preserve">Krippendorff, K. (2004). Content analysis: An introduction to its methodology Thousand Oaks. </w:t>
        </w:r>
        <w:r>
          <w:rPr>
            <w:i/>
            <w:iCs/>
          </w:rPr>
          <w:t>Calif.: Sage</w:t>
        </w:r>
        <w:r>
          <w:t>.</w:t>
        </w:r>
      </w:ins>
    </w:p>
    <w:p w14:paraId="3C4571ED" w14:textId="77777777" w:rsidR="00E567F1" w:rsidRPr="00E567F1" w:rsidRDefault="00E567F1">
      <w:pPr>
        <w:pStyle w:val="Bibliography"/>
        <w:spacing w:line="276" w:lineRule="auto"/>
        <w:rPr>
          <w:ins w:id="1922" w:author="Esben Kran Christensen [2]" w:date="2020-04-28T10:49:00Z"/>
          <w:lang w:val="en-GB"/>
          <w:rPrChange w:id="1923" w:author="Esben Kran Christensen" w:date="2020-04-28T10:49:00Z">
            <w:rPr>
              <w:ins w:id="1924" w:author="Esben Kran Christensen [2]" w:date="2020-04-28T10:49:00Z"/>
            </w:rPr>
          </w:rPrChange>
        </w:rPr>
        <w:pPrChange w:id="1925" w:author="Esben Kran Christensen" w:date="2020-04-28T11:00:00Z">
          <w:pPr>
            <w:widowControl w:val="0"/>
            <w:autoSpaceDE w:val="0"/>
            <w:autoSpaceDN w:val="0"/>
            <w:adjustRightInd w:val="0"/>
            <w:spacing w:after="0"/>
          </w:pPr>
        </w:pPrChange>
      </w:pPr>
      <w:ins w:id="1926" w:author="Esben Kran Christensen [2]" w:date="2020-04-28T10:49:00Z">
        <w:r>
          <w:t xml:space="preserve">Lauridsen, G. A., Dalsgaard, J. A., &amp; Svendsen, L. K. B. (2019). </w:t>
        </w:r>
        <w:r w:rsidRPr="00E567F1">
          <w:rPr>
            <w:lang w:val="en-GB"/>
            <w:rPrChange w:id="1927" w:author="Esben Kran Christensen" w:date="2020-04-28T10:49:00Z">
              <w:rPr/>
            </w:rPrChange>
          </w:rPr>
          <w:t xml:space="preserve">SENTIDA: A New Tool for Sentiment Analysis in Danish. </w:t>
        </w:r>
        <w:r w:rsidRPr="00E567F1">
          <w:rPr>
            <w:i/>
            <w:iCs/>
            <w:lang w:val="en-GB"/>
            <w:rPrChange w:id="1928" w:author="Esben Kran Christensen" w:date="2020-04-28T10:49:00Z">
              <w:rPr>
                <w:i/>
                <w:iCs/>
              </w:rPr>
            </w:rPrChange>
          </w:rPr>
          <w:t>Journal of Language Works - Sprogvidenskabeligt Studentertidsskrift</w:t>
        </w:r>
        <w:r w:rsidRPr="00E567F1">
          <w:rPr>
            <w:lang w:val="en-GB"/>
            <w:rPrChange w:id="1929" w:author="Esben Kran Christensen" w:date="2020-04-28T10:49:00Z">
              <w:rPr/>
            </w:rPrChange>
          </w:rPr>
          <w:t xml:space="preserve">, </w:t>
        </w:r>
        <w:r w:rsidRPr="00E567F1">
          <w:rPr>
            <w:i/>
            <w:iCs/>
            <w:lang w:val="en-GB"/>
            <w:rPrChange w:id="1930" w:author="Esben Kran Christensen" w:date="2020-04-28T10:49:00Z">
              <w:rPr>
                <w:i/>
                <w:iCs/>
              </w:rPr>
            </w:rPrChange>
          </w:rPr>
          <w:t>4</w:t>
        </w:r>
        <w:r w:rsidRPr="00E567F1">
          <w:rPr>
            <w:lang w:val="en-GB"/>
            <w:rPrChange w:id="1931" w:author="Esben Kran Christensen" w:date="2020-04-28T10:49:00Z">
              <w:rPr/>
            </w:rPrChange>
          </w:rPr>
          <w:t>(1), 38–53.</w:t>
        </w:r>
      </w:ins>
    </w:p>
    <w:p w14:paraId="4F306DA2" w14:textId="77777777" w:rsidR="00E567F1" w:rsidRPr="00E567F1" w:rsidRDefault="00E567F1">
      <w:pPr>
        <w:pStyle w:val="Bibliography"/>
        <w:spacing w:line="276" w:lineRule="auto"/>
        <w:rPr>
          <w:ins w:id="1932" w:author="Esben Kran Christensen [2]" w:date="2020-04-28T10:49:00Z"/>
          <w:lang w:val="en-GB"/>
          <w:rPrChange w:id="1933" w:author="Esben Kran Christensen" w:date="2020-04-28T10:49:00Z">
            <w:rPr>
              <w:ins w:id="1934" w:author="Esben Kran Christensen [2]" w:date="2020-04-28T10:49:00Z"/>
            </w:rPr>
          </w:rPrChange>
        </w:rPr>
        <w:pPrChange w:id="1935" w:author="Esben Kran Christensen" w:date="2020-04-28T11:00:00Z">
          <w:pPr>
            <w:widowControl w:val="0"/>
            <w:autoSpaceDE w:val="0"/>
            <w:autoSpaceDN w:val="0"/>
            <w:adjustRightInd w:val="0"/>
            <w:spacing w:after="0"/>
          </w:pPr>
        </w:pPrChange>
      </w:pPr>
      <w:ins w:id="1936" w:author="Esben Kran Christensen [2]" w:date="2020-04-28T10:49:00Z">
        <w:r w:rsidRPr="00E567F1">
          <w:rPr>
            <w:lang w:val="en-GB"/>
            <w:rPrChange w:id="1937" w:author="Esben Kran Christensen" w:date="2020-04-28T10:49:00Z">
              <w:rPr/>
            </w:rPrChange>
          </w:rPr>
          <w:t xml:space="preserve">Liu, B. (2012). Sentiment Analysis and Opinion Mining. </w:t>
        </w:r>
        <w:r w:rsidRPr="00E567F1">
          <w:rPr>
            <w:i/>
            <w:iCs/>
            <w:lang w:val="en-GB"/>
            <w:rPrChange w:id="1938" w:author="Esben Kran Christensen" w:date="2020-04-28T10:49:00Z">
              <w:rPr>
                <w:i/>
                <w:iCs/>
              </w:rPr>
            </w:rPrChange>
          </w:rPr>
          <w:t>Synthesis Lectures on Human Language Technologies</w:t>
        </w:r>
        <w:r w:rsidRPr="00E567F1">
          <w:rPr>
            <w:lang w:val="en-GB"/>
            <w:rPrChange w:id="1939" w:author="Esben Kran Christensen" w:date="2020-04-28T10:49:00Z">
              <w:rPr/>
            </w:rPrChange>
          </w:rPr>
          <w:t xml:space="preserve">, </w:t>
        </w:r>
        <w:r w:rsidRPr="00E567F1">
          <w:rPr>
            <w:i/>
            <w:iCs/>
            <w:lang w:val="en-GB"/>
            <w:rPrChange w:id="1940" w:author="Esben Kran Christensen" w:date="2020-04-28T10:49:00Z">
              <w:rPr>
                <w:i/>
                <w:iCs/>
              </w:rPr>
            </w:rPrChange>
          </w:rPr>
          <w:t>5</w:t>
        </w:r>
        <w:r w:rsidRPr="00E567F1">
          <w:rPr>
            <w:lang w:val="en-GB"/>
            <w:rPrChange w:id="1941" w:author="Esben Kran Christensen" w:date="2020-04-28T10:49:00Z">
              <w:rPr/>
            </w:rPrChange>
          </w:rPr>
          <w:t>(1), 1–167. https://doi.org/10.2200/S00416ED1V01Y201204HLT016</w:t>
        </w:r>
      </w:ins>
    </w:p>
    <w:p w14:paraId="0FEAC635" w14:textId="77777777" w:rsidR="00E567F1" w:rsidRPr="00E567F1" w:rsidRDefault="00E567F1">
      <w:pPr>
        <w:pStyle w:val="Bibliography"/>
        <w:spacing w:line="276" w:lineRule="auto"/>
        <w:rPr>
          <w:ins w:id="1942" w:author="Esben Kran Christensen [2]" w:date="2020-04-28T10:49:00Z"/>
          <w:lang w:val="en-GB"/>
          <w:rPrChange w:id="1943" w:author="Esben Kran Christensen" w:date="2020-04-28T10:49:00Z">
            <w:rPr>
              <w:ins w:id="1944" w:author="Esben Kran Christensen [2]" w:date="2020-04-28T10:49:00Z"/>
            </w:rPr>
          </w:rPrChange>
        </w:rPr>
        <w:pPrChange w:id="1945" w:author="Esben Kran Christensen" w:date="2020-04-28T11:00:00Z">
          <w:pPr>
            <w:widowControl w:val="0"/>
            <w:autoSpaceDE w:val="0"/>
            <w:autoSpaceDN w:val="0"/>
            <w:adjustRightInd w:val="0"/>
            <w:spacing w:after="0"/>
          </w:pPr>
        </w:pPrChange>
      </w:pPr>
      <w:ins w:id="1946" w:author="Esben Kran Christensen [2]" w:date="2020-04-28T10:49:00Z">
        <w:r w:rsidRPr="00E567F1">
          <w:rPr>
            <w:lang w:val="en-GB"/>
            <w:rPrChange w:id="1947" w:author="Esben Kran Christensen" w:date="2020-04-28T10:49:00Z">
              <w:rPr/>
            </w:rPrChange>
          </w:rPr>
          <w:t xml:space="preserve">Liu, N., Shen, B., Zhang, Z., Zhang, Z., &amp; Mi, K. (2019). Attention-based Sentiment Reasoner for aspect-based sentiment analysis. </w:t>
        </w:r>
        <w:r w:rsidRPr="00E567F1">
          <w:rPr>
            <w:i/>
            <w:iCs/>
            <w:lang w:val="en-GB"/>
            <w:rPrChange w:id="1948" w:author="Esben Kran Christensen" w:date="2020-04-28T10:49:00Z">
              <w:rPr>
                <w:i/>
                <w:iCs/>
              </w:rPr>
            </w:rPrChange>
          </w:rPr>
          <w:t>Human-Centric Computing and Information Sciences</w:t>
        </w:r>
        <w:r w:rsidRPr="00E567F1">
          <w:rPr>
            <w:lang w:val="en-GB"/>
            <w:rPrChange w:id="1949" w:author="Esben Kran Christensen" w:date="2020-04-28T10:49:00Z">
              <w:rPr/>
            </w:rPrChange>
          </w:rPr>
          <w:t xml:space="preserve">, </w:t>
        </w:r>
        <w:r w:rsidRPr="00E567F1">
          <w:rPr>
            <w:i/>
            <w:iCs/>
            <w:lang w:val="en-GB"/>
            <w:rPrChange w:id="1950" w:author="Esben Kran Christensen" w:date="2020-04-28T10:49:00Z">
              <w:rPr>
                <w:i/>
                <w:iCs/>
              </w:rPr>
            </w:rPrChange>
          </w:rPr>
          <w:t>9</w:t>
        </w:r>
        <w:r w:rsidRPr="00E567F1">
          <w:rPr>
            <w:lang w:val="en-GB"/>
            <w:rPrChange w:id="1951" w:author="Esben Kran Christensen" w:date="2020-04-28T10:49:00Z">
              <w:rPr/>
            </w:rPrChange>
          </w:rPr>
          <w:t>(1), 35. https://doi.org/10.1186/s13673-019-0196-3</w:t>
        </w:r>
      </w:ins>
    </w:p>
    <w:p w14:paraId="3CC29760" w14:textId="77777777" w:rsidR="00E567F1" w:rsidRPr="00E567F1" w:rsidRDefault="00E567F1">
      <w:pPr>
        <w:pStyle w:val="Bibliography"/>
        <w:spacing w:line="276" w:lineRule="auto"/>
        <w:rPr>
          <w:ins w:id="1952" w:author="Esben Kran Christensen [2]" w:date="2020-04-28T10:49:00Z"/>
          <w:lang w:val="en-GB"/>
          <w:rPrChange w:id="1953" w:author="Esben Kran Christensen" w:date="2020-04-28T10:49:00Z">
            <w:rPr>
              <w:ins w:id="1954" w:author="Esben Kran Christensen [2]" w:date="2020-04-28T10:49:00Z"/>
            </w:rPr>
          </w:rPrChange>
        </w:rPr>
        <w:pPrChange w:id="1955" w:author="Esben Kran Christensen" w:date="2020-04-28T11:00:00Z">
          <w:pPr>
            <w:widowControl w:val="0"/>
            <w:autoSpaceDE w:val="0"/>
            <w:autoSpaceDN w:val="0"/>
            <w:adjustRightInd w:val="0"/>
            <w:spacing w:after="0"/>
          </w:pPr>
        </w:pPrChange>
      </w:pPr>
      <w:ins w:id="1956" w:author="Esben Kran Christensen [2]" w:date="2020-04-28T10:49:00Z">
        <w:r w:rsidRPr="00E567F1">
          <w:rPr>
            <w:lang w:val="en-GB"/>
            <w:rPrChange w:id="1957" w:author="Esben Kran Christensen" w:date="2020-04-28T10:49:00Z">
              <w:rPr/>
            </w:rPrChange>
          </w:rPr>
          <w:t xml:space="preserve">Maas, A. L., Ng, A. Y., &amp; Potts, C. (2012). </w:t>
        </w:r>
        <w:r w:rsidRPr="00E567F1">
          <w:rPr>
            <w:i/>
            <w:iCs/>
            <w:lang w:val="en-GB"/>
            <w:rPrChange w:id="1958" w:author="Esben Kran Christensen" w:date="2020-04-28T10:49:00Z">
              <w:rPr>
                <w:i/>
                <w:iCs/>
              </w:rPr>
            </w:rPrChange>
          </w:rPr>
          <w:t>Multi-Dimensional Sentiment Analysis with Learned Representations</w:t>
        </w:r>
        <w:r w:rsidRPr="00E567F1">
          <w:rPr>
            <w:lang w:val="en-GB"/>
            <w:rPrChange w:id="1959" w:author="Esben Kran Christensen" w:date="2020-04-28T10:49:00Z">
              <w:rPr/>
            </w:rPrChange>
          </w:rPr>
          <w:t>.</w:t>
        </w:r>
      </w:ins>
    </w:p>
    <w:p w14:paraId="10361997" w14:textId="77777777" w:rsidR="00E567F1" w:rsidRPr="00E567F1" w:rsidRDefault="00E567F1">
      <w:pPr>
        <w:pStyle w:val="Bibliography"/>
        <w:spacing w:line="276" w:lineRule="auto"/>
        <w:rPr>
          <w:ins w:id="1960" w:author="Esben Kran Christensen [2]" w:date="2020-04-28T10:49:00Z"/>
          <w:lang w:val="en-GB"/>
          <w:rPrChange w:id="1961" w:author="Esben Kran Christensen" w:date="2020-04-28T10:49:00Z">
            <w:rPr>
              <w:ins w:id="1962" w:author="Esben Kran Christensen [2]" w:date="2020-04-28T10:49:00Z"/>
            </w:rPr>
          </w:rPrChange>
        </w:rPr>
        <w:pPrChange w:id="1963" w:author="Esben Kran Christensen" w:date="2020-04-28T11:00:00Z">
          <w:pPr>
            <w:widowControl w:val="0"/>
            <w:autoSpaceDE w:val="0"/>
            <w:autoSpaceDN w:val="0"/>
            <w:adjustRightInd w:val="0"/>
            <w:spacing w:after="0"/>
          </w:pPr>
        </w:pPrChange>
      </w:pPr>
      <w:ins w:id="1964" w:author="Esben Kran Christensen [2]" w:date="2020-04-28T10:49:00Z">
        <w:r>
          <w:t xml:space="preserve">Mäntylä, M. V., Graziotin, D., &amp; Kuutila, M. (2018). </w:t>
        </w:r>
        <w:r w:rsidRPr="00E567F1">
          <w:rPr>
            <w:lang w:val="en-GB"/>
            <w:rPrChange w:id="1965" w:author="Esben Kran Christensen" w:date="2020-04-28T10:49:00Z">
              <w:rPr/>
            </w:rPrChange>
          </w:rPr>
          <w:t xml:space="preserve">The evolution of sentiment analysis—A review of research topics, venues, and top cited papers. </w:t>
        </w:r>
        <w:r w:rsidRPr="00E567F1">
          <w:rPr>
            <w:i/>
            <w:iCs/>
            <w:lang w:val="en-GB"/>
            <w:rPrChange w:id="1966" w:author="Esben Kran Christensen" w:date="2020-04-28T10:49:00Z">
              <w:rPr>
                <w:i/>
                <w:iCs/>
              </w:rPr>
            </w:rPrChange>
          </w:rPr>
          <w:t>Computer Science Review</w:t>
        </w:r>
        <w:r w:rsidRPr="00E567F1">
          <w:rPr>
            <w:lang w:val="en-GB"/>
            <w:rPrChange w:id="1967" w:author="Esben Kran Christensen" w:date="2020-04-28T10:49:00Z">
              <w:rPr/>
            </w:rPrChange>
          </w:rPr>
          <w:t xml:space="preserve">, </w:t>
        </w:r>
        <w:r w:rsidRPr="00E567F1">
          <w:rPr>
            <w:i/>
            <w:iCs/>
            <w:lang w:val="en-GB"/>
            <w:rPrChange w:id="1968" w:author="Esben Kran Christensen" w:date="2020-04-28T10:49:00Z">
              <w:rPr>
                <w:i/>
                <w:iCs/>
              </w:rPr>
            </w:rPrChange>
          </w:rPr>
          <w:t>27</w:t>
        </w:r>
        <w:r w:rsidRPr="00E567F1">
          <w:rPr>
            <w:lang w:val="en-GB"/>
            <w:rPrChange w:id="1969" w:author="Esben Kran Christensen" w:date="2020-04-28T10:49:00Z">
              <w:rPr/>
            </w:rPrChange>
          </w:rPr>
          <w:t>, 16–32. https://doi.org/10.1016/j.cosrev.2017.10.002</w:t>
        </w:r>
      </w:ins>
    </w:p>
    <w:p w14:paraId="068075EC" w14:textId="77777777" w:rsidR="00E567F1" w:rsidRPr="00E567F1" w:rsidRDefault="00E567F1">
      <w:pPr>
        <w:pStyle w:val="Bibliography"/>
        <w:spacing w:line="276" w:lineRule="auto"/>
        <w:rPr>
          <w:ins w:id="1970" w:author="Esben Kran Christensen [2]" w:date="2020-04-28T10:49:00Z"/>
          <w:lang w:val="en-GB"/>
          <w:rPrChange w:id="1971" w:author="Esben Kran Christensen" w:date="2020-04-28T10:49:00Z">
            <w:rPr>
              <w:ins w:id="1972" w:author="Esben Kran Christensen [2]" w:date="2020-04-28T10:49:00Z"/>
            </w:rPr>
          </w:rPrChange>
        </w:rPr>
        <w:pPrChange w:id="1973" w:author="Esben Kran Christensen" w:date="2020-04-28T11:00:00Z">
          <w:pPr>
            <w:widowControl w:val="0"/>
            <w:autoSpaceDE w:val="0"/>
            <w:autoSpaceDN w:val="0"/>
            <w:adjustRightInd w:val="0"/>
            <w:spacing w:after="0"/>
          </w:pPr>
        </w:pPrChange>
      </w:pPr>
      <w:ins w:id="1974" w:author="Esben Kran Christensen [2]" w:date="2020-04-28T10:49:00Z">
        <w:r w:rsidRPr="00E567F1">
          <w:rPr>
            <w:lang w:val="en-GB"/>
            <w:rPrChange w:id="1975" w:author="Esben Kran Christensen" w:date="2020-04-28T10:49:00Z">
              <w:rPr/>
            </w:rPrChange>
          </w:rPr>
          <w:t xml:space="preserve">Mehrabian, A. (1980). </w:t>
        </w:r>
        <w:r w:rsidRPr="00E567F1">
          <w:rPr>
            <w:i/>
            <w:iCs/>
            <w:lang w:val="en-GB"/>
            <w:rPrChange w:id="1976" w:author="Esben Kran Christensen" w:date="2020-04-28T10:49:00Z">
              <w:rPr>
                <w:i/>
                <w:iCs/>
              </w:rPr>
            </w:rPrChange>
          </w:rPr>
          <w:t>Basic dimensions for a general psychological theory: Implications for personality, social, environmental, and developmental studies</w:t>
        </w:r>
        <w:r w:rsidRPr="00E567F1">
          <w:rPr>
            <w:lang w:val="en-GB"/>
            <w:rPrChange w:id="1977" w:author="Esben Kran Christensen" w:date="2020-04-28T10:49:00Z">
              <w:rPr/>
            </w:rPrChange>
          </w:rPr>
          <w:t>. Cambridge : Oelgeschlager, Gunn &amp; Hain. http://archive.org/details/basicdimensionsf0000mehr</w:t>
        </w:r>
      </w:ins>
    </w:p>
    <w:p w14:paraId="09389DD4" w14:textId="77777777" w:rsidR="00E567F1" w:rsidRPr="00E567F1" w:rsidRDefault="00E567F1">
      <w:pPr>
        <w:pStyle w:val="Bibliography"/>
        <w:spacing w:line="276" w:lineRule="auto"/>
        <w:rPr>
          <w:ins w:id="1978" w:author="Esben Kran Christensen [2]" w:date="2020-04-28T10:49:00Z"/>
          <w:lang w:val="en-GB"/>
          <w:rPrChange w:id="1979" w:author="Esben Kran Christensen" w:date="2020-04-28T10:49:00Z">
            <w:rPr>
              <w:ins w:id="1980" w:author="Esben Kran Christensen [2]" w:date="2020-04-28T10:49:00Z"/>
            </w:rPr>
          </w:rPrChange>
        </w:rPr>
        <w:pPrChange w:id="1981" w:author="Esben Kran Christensen" w:date="2020-04-28T11:00:00Z">
          <w:pPr>
            <w:widowControl w:val="0"/>
            <w:autoSpaceDE w:val="0"/>
            <w:autoSpaceDN w:val="0"/>
            <w:adjustRightInd w:val="0"/>
            <w:spacing w:after="0"/>
          </w:pPr>
        </w:pPrChange>
      </w:pPr>
      <w:ins w:id="1982" w:author="Esben Kran Christensen [2]" w:date="2020-04-28T10:49:00Z">
        <w:r w:rsidRPr="00E567F1">
          <w:rPr>
            <w:lang w:val="en-GB"/>
            <w:rPrChange w:id="1983" w:author="Esben Kran Christensen" w:date="2020-04-28T10:49:00Z">
              <w:rPr/>
            </w:rPrChange>
          </w:rPr>
          <w:t xml:space="preserve">Mekler, E. D., Brühlmann, F., Tuch, A. N., &amp; Opwis, K. (2017). Towards understanding the effects of individual gamification elements on intrinsic motivation and performance. </w:t>
        </w:r>
        <w:r w:rsidRPr="00E567F1">
          <w:rPr>
            <w:i/>
            <w:iCs/>
            <w:lang w:val="en-GB"/>
            <w:rPrChange w:id="1984" w:author="Esben Kran Christensen" w:date="2020-04-28T10:49:00Z">
              <w:rPr>
                <w:i/>
                <w:iCs/>
              </w:rPr>
            </w:rPrChange>
          </w:rPr>
          <w:t>Computers in Human Behavior</w:t>
        </w:r>
        <w:r w:rsidRPr="00E567F1">
          <w:rPr>
            <w:lang w:val="en-GB"/>
            <w:rPrChange w:id="1985" w:author="Esben Kran Christensen" w:date="2020-04-28T10:49:00Z">
              <w:rPr/>
            </w:rPrChange>
          </w:rPr>
          <w:t xml:space="preserve">, </w:t>
        </w:r>
        <w:r w:rsidRPr="00E567F1">
          <w:rPr>
            <w:i/>
            <w:iCs/>
            <w:lang w:val="en-GB"/>
            <w:rPrChange w:id="1986" w:author="Esben Kran Christensen" w:date="2020-04-28T10:49:00Z">
              <w:rPr>
                <w:i/>
                <w:iCs/>
              </w:rPr>
            </w:rPrChange>
          </w:rPr>
          <w:t>71</w:t>
        </w:r>
        <w:r w:rsidRPr="00E567F1">
          <w:rPr>
            <w:lang w:val="en-GB"/>
            <w:rPrChange w:id="1987" w:author="Esben Kran Christensen" w:date="2020-04-28T10:49:00Z">
              <w:rPr/>
            </w:rPrChange>
          </w:rPr>
          <w:t>, 525–534. https://doi.org/10.1016/j.chb.2015.08.048</w:t>
        </w:r>
      </w:ins>
    </w:p>
    <w:p w14:paraId="5C0B7F3E" w14:textId="77777777" w:rsidR="00E567F1" w:rsidRPr="00E567F1" w:rsidRDefault="00E567F1">
      <w:pPr>
        <w:pStyle w:val="Bibliography"/>
        <w:spacing w:line="276" w:lineRule="auto"/>
        <w:rPr>
          <w:ins w:id="1988" w:author="Esben Kran Christensen [2]" w:date="2020-04-28T10:49:00Z"/>
          <w:lang w:val="en-GB"/>
          <w:rPrChange w:id="1989" w:author="Esben Kran Christensen" w:date="2020-04-28T10:49:00Z">
            <w:rPr>
              <w:ins w:id="1990" w:author="Esben Kran Christensen [2]" w:date="2020-04-28T10:49:00Z"/>
            </w:rPr>
          </w:rPrChange>
        </w:rPr>
        <w:pPrChange w:id="1991" w:author="Esben Kran Christensen" w:date="2020-04-28T11:00:00Z">
          <w:pPr>
            <w:widowControl w:val="0"/>
            <w:autoSpaceDE w:val="0"/>
            <w:autoSpaceDN w:val="0"/>
            <w:adjustRightInd w:val="0"/>
            <w:spacing w:after="0"/>
          </w:pPr>
        </w:pPrChange>
      </w:pPr>
      <w:ins w:id="1992" w:author="Esben Kran Christensen [2]" w:date="2020-04-28T10:49:00Z">
        <w:r w:rsidRPr="00E567F1">
          <w:rPr>
            <w:lang w:val="en-GB"/>
            <w:rPrChange w:id="1993" w:author="Esben Kran Christensen" w:date="2020-04-28T10:49:00Z">
              <w:rPr/>
            </w:rPrChange>
          </w:rPr>
          <w:t xml:space="preserve">Mikolov, T., Chen, K., Corrado, G., &amp; Dean, J. (2013). Efficient Estimation of Word Representations in Vector Space. </w:t>
        </w:r>
        <w:r w:rsidRPr="00E567F1">
          <w:rPr>
            <w:i/>
            <w:iCs/>
            <w:lang w:val="en-GB"/>
            <w:rPrChange w:id="1994" w:author="Esben Kran Christensen" w:date="2020-04-28T10:49:00Z">
              <w:rPr>
                <w:i/>
                <w:iCs/>
              </w:rPr>
            </w:rPrChange>
          </w:rPr>
          <w:t>ArXiv:1301.3781 [Cs]</w:t>
        </w:r>
        <w:r w:rsidRPr="00E567F1">
          <w:rPr>
            <w:lang w:val="en-GB"/>
            <w:rPrChange w:id="1995" w:author="Esben Kran Christensen" w:date="2020-04-28T10:49:00Z">
              <w:rPr/>
            </w:rPrChange>
          </w:rPr>
          <w:t>. http://arxiv.org/abs/1301.3781</w:t>
        </w:r>
      </w:ins>
    </w:p>
    <w:p w14:paraId="401D5453" w14:textId="77777777" w:rsidR="00E567F1" w:rsidRPr="00E567F1" w:rsidRDefault="00E567F1">
      <w:pPr>
        <w:pStyle w:val="Bibliography"/>
        <w:spacing w:line="276" w:lineRule="auto"/>
        <w:rPr>
          <w:ins w:id="1996" w:author="Esben Kran Christensen [2]" w:date="2020-04-28T10:49:00Z"/>
          <w:lang w:val="en-GB"/>
          <w:rPrChange w:id="1997" w:author="Esben Kran Christensen" w:date="2020-04-28T10:49:00Z">
            <w:rPr>
              <w:ins w:id="1998" w:author="Esben Kran Christensen [2]" w:date="2020-04-28T10:49:00Z"/>
            </w:rPr>
          </w:rPrChange>
        </w:rPr>
        <w:pPrChange w:id="1999" w:author="Esben Kran Christensen" w:date="2020-04-28T11:00:00Z">
          <w:pPr>
            <w:widowControl w:val="0"/>
            <w:autoSpaceDE w:val="0"/>
            <w:autoSpaceDN w:val="0"/>
            <w:adjustRightInd w:val="0"/>
            <w:spacing w:after="0"/>
          </w:pPr>
        </w:pPrChange>
      </w:pPr>
      <w:ins w:id="2000" w:author="Esben Kran Christensen [2]" w:date="2020-04-28T10:49:00Z">
        <w:r w:rsidRPr="00E567F1">
          <w:rPr>
            <w:lang w:val="en-GB"/>
            <w:rPrChange w:id="2001" w:author="Esben Kran Christensen" w:date="2020-04-28T10:49:00Z">
              <w:rPr/>
            </w:rPrChange>
          </w:rPr>
          <w:t xml:space="preserve">Mikolov, T., Sutskever, I., Chen, K., Corrado, G. S., &amp; Dean, J. (2013). Distributed Representations of Words and Phrases and their Compositionality. In C. J. C. Burges, L. Bottou, M. Welling, Z. Ghahramani, &amp; K. Q. Weinberger (Eds.), </w:t>
        </w:r>
        <w:r w:rsidRPr="00E567F1">
          <w:rPr>
            <w:i/>
            <w:iCs/>
            <w:lang w:val="en-GB"/>
            <w:rPrChange w:id="2002" w:author="Esben Kran Christensen" w:date="2020-04-28T10:49:00Z">
              <w:rPr>
                <w:i/>
                <w:iCs/>
              </w:rPr>
            </w:rPrChange>
          </w:rPr>
          <w:t>Advances in Neural Information Processing Systems 26</w:t>
        </w:r>
        <w:r w:rsidRPr="00E567F1">
          <w:rPr>
            <w:lang w:val="en-GB"/>
            <w:rPrChange w:id="2003" w:author="Esben Kran Christensen" w:date="2020-04-28T10:49:00Z">
              <w:rPr/>
            </w:rPrChange>
          </w:rPr>
          <w:t xml:space="preserve"> (pp. 3111–3119). Curran Associates, Inc. http://papers.nips.cc/paper/5021-distributed-representations-of-words-and-phrases-and-their-compositionality.pdf</w:t>
        </w:r>
      </w:ins>
    </w:p>
    <w:p w14:paraId="4038D615" w14:textId="77777777" w:rsidR="00E567F1" w:rsidRPr="00E567F1" w:rsidRDefault="00E567F1">
      <w:pPr>
        <w:pStyle w:val="Bibliography"/>
        <w:spacing w:line="276" w:lineRule="auto"/>
        <w:rPr>
          <w:ins w:id="2004" w:author="Esben Kran Christensen [2]" w:date="2020-04-28T10:49:00Z"/>
          <w:lang w:val="en-GB"/>
          <w:rPrChange w:id="2005" w:author="Esben Kran Christensen" w:date="2020-04-28T10:49:00Z">
            <w:rPr>
              <w:ins w:id="2006" w:author="Esben Kran Christensen [2]" w:date="2020-04-28T10:49:00Z"/>
            </w:rPr>
          </w:rPrChange>
        </w:rPr>
        <w:pPrChange w:id="2007" w:author="Esben Kran Christensen" w:date="2020-04-28T11:00:00Z">
          <w:pPr>
            <w:widowControl w:val="0"/>
            <w:autoSpaceDE w:val="0"/>
            <w:autoSpaceDN w:val="0"/>
            <w:adjustRightInd w:val="0"/>
            <w:spacing w:after="0"/>
          </w:pPr>
        </w:pPrChange>
      </w:pPr>
      <w:ins w:id="2008" w:author="Esben Kran Christensen [2]" w:date="2020-04-28T10:49:00Z">
        <w:r w:rsidRPr="00E567F1">
          <w:rPr>
            <w:lang w:val="en-GB"/>
            <w:rPrChange w:id="2009" w:author="Esben Kran Christensen" w:date="2020-04-28T10:49:00Z">
              <w:rPr/>
            </w:rPrChange>
          </w:rPr>
          <w:t xml:space="preserve">Munikar, M., Shakya, S., &amp; Shrestha, A. (2019). </w:t>
        </w:r>
        <w:r w:rsidRPr="00E567F1">
          <w:rPr>
            <w:i/>
            <w:iCs/>
            <w:lang w:val="en-GB"/>
            <w:rPrChange w:id="2010" w:author="Esben Kran Christensen" w:date="2020-04-28T10:49:00Z">
              <w:rPr>
                <w:i/>
                <w:iCs/>
              </w:rPr>
            </w:rPrChange>
          </w:rPr>
          <w:t>Fine-grained Sentiment Classi</w:t>
        </w:r>
        <w:r>
          <w:rPr>
            <w:i/>
            <w:iCs/>
          </w:rPr>
          <w:t>ﬁ</w:t>
        </w:r>
        <w:r w:rsidRPr="00E567F1">
          <w:rPr>
            <w:i/>
            <w:iCs/>
            <w:lang w:val="en-GB"/>
            <w:rPrChange w:id="2011" w:author="Esben Kran Christensen" w:date="2020-04-28T10:49:00Z">
              <w:rPr>
                <w:i/>
                <w:iCs/>
              </w:rPr>
            </w:rPrChange>
          </w:rPr>
          <w:t>cation using BERT</w:t>
        </w:r>
        <w:r w:rsidRPr="00E567F1">
          <w:rPr>
            <w:lang w:val="en-GB"/>
            <w:rPrChange w:id="2012" w:author="Esben Kran Christensen" w:date="2020-04-28T10:49:00Z">
              <w:rPr/>
            </w:rPrChange>
          </w:rPr>
          <w:t>. 5.</w:t>
        </w:r>
      </w:ins>
    </w:p>
    <w:p w14:paraId="5F79CCFA" w14:textId="77777777" w:rsidR="00E567F1" w:rsidRPr="00E567F1" w:rsidRDefault="00E567F1">
      <w:pPr>
        <w:pStyle w:val="Bibliography"/>
        <w:spacing w:line="276" w:lineRule="auto"/>
        <w:rPr>
          <w:ins w:id="2013" w:author="Esben Kran Christensen [2]" w:date="2020-04-28T10:49:00Z"/>
          <w:lang w:val="en-GB"/>
          <w:rPrChange w:id="2014" w:author="Esben Kran Christensen" w:date="2020-04-28T10:49:00Z">
            <w:rPr>
              <w:ins w:id="2015" w:author="Esben Kran Christensen [2]" w:date="2020-04-28T10:49:00Z"/>
            </w:rPr>
          </w:rPrChange>
        </w:rPr>
        <w:pPrChange w:id="2016" w:author="Esben Kran Christensen" w:date="2020-04-28T11:00:00Z">
          <w:pPr>
            <w:widowControl w:val="0"/>
            <w:autoSpaceDE w:val="0"/>
            <w:autoSpaceDN w:val="0"/>
            <w:adjustRightInd w:val="0"/>
            <w:spacing w:after="0"/>
          </w:pPr>
        </w:pPrChange>
      </w:pPr>
      <w:ins w:id="2017" w:author="Esben Kran Christensen [2]" w:date="2020-04-28T10:49:00Z">
        <w:r w:rsidRPr="00E567F1">
          <w:rPr>
            <w:lang w:val="en-GB"/>
            <w:rPrChange w:id="2018" w:author="Esben Kran Christensen" w:date="2020-04-28T10:49:00Z">
              <w:rPr/>
            </w:rPrChange>
          </w:rPr>
          <w:t xml:space="preserve">Nielsen, F. Å. (2011). A new ANEW: Evaluation of a word list for sentiment analysis in microblogs. </w:t>
        </w:r>
        <w:r w:rsidRPr="00E567F1">
          <w:rPr>
            <w:i/>
            <w:iCs/>
            <w:lang w:val="en-GB"/>
            <w:rPrChange w:id="2019" w:author="Esben Kran Christensen" w:date="2020-04-28T10:49:00Z">
              <w:rPr>
                <w:i/>
                <w:iCs/>
              </w:rPr>
            </w:rPrChange>
          </w:rPr>
          <w:t>ArXiv:1103.2903 [Cs]</w:t>
        </w:r>
        <w:r w:rsidRPr="00E567F1">
          <w:rPr>
            <w:lang w:val="en-GB"/>
            <w:rPrChange w:id="2020" w:author="Esben Kran Christensen" w:date="2020-04-28T10:49:00Z">
              <w:rPr/>
            </w:rPrChange>
          </w:rPr>
          <w:t>. http://arxiv.org/abs/1103.2903</w:t>
        </w:r>
      </w:ins>
    </w:p>
    <w:p w14:paraId="5EB97B7E" w14:textId="77777777" w:rsidR="00E567F1" w:rsidRDefault="00E567F1">
      <w:pPr>
        <w:pStyle w:val="Bibliography"/>
        <w:spacing w:line="276" w:lineRule="auto"/>
        <w:rPr>
          <w:ins w:id="2021" w:author="Esben Kran Christensen [2]" w:date="2020-04-28T10:49:00Z"/>
        </w:rPr>
        <w:pPrChange w:id="2022" w:author="Esben Kran Christensen" w:date="2020-04-28T11:00:00Z">
          <w:pPr>
            <w:widowControl w:val="0"/>
            <w:autoSpaceDE w:val="0"/>
            <w:autoSpaceDN w:val="0"/>
            <w:adjustRightInd w:val="0"/>
            <w:spacing w:after="0"/>
          </w:pPr>
        </w:pPrChange>
      </w:pPr>
      <w:ins w:id="2023" w:author="Esben Kran Christensen [2]" w:date="2020-04-28T10:49:00Z">
        <w:r w:rsidRPr="00E567F1">
          <w:rPr>
            <w:lang w:val="en-GB"/>
            <w:rPrChange w:id="2024" w:author="Esben Kran Christensen" w:date="2020-04-28T10:49:00Z">
              <w:rPr/>
            </w:rPrChange>
          </w:rPr>
          <w:t xml:space="preserve">Nielsen, F. Å. (2017, April 28). </w:t>
        </w:r>
        <w:r>
          <w:rPr>
            <w:i/>
            <w:iCs/>
          </w:rPr>
          <w:t>AFINN</w:t>
        </w:r>
        <w:r>
          <w:t>. AFINN. http://www2.compute.dtu.dk/pubdb/views/edoc_download.php/6975/pdf/imm6975.pdf</w:t>
        </w:r>
      </w:ins>
    </w:p>
    <w:p w14:paraId="0CC38777" w14:textId="77777777" w:rsidR="00E567F1" w:rsidRPr="00E567F1" w:rsidRDefault="00E567F1">
      <w:pPr>
        <w:pStyle w:val="Bibliography"/>
        <w:spacing w:line="276" w:lineRule="auto"/>
        <w:rPr>
          <w:ins w:id="2025" w:author="Esben Kran Christensen [2]" w:date="2020-04-28T10:49:00Z"/>
          <w:lang w:val="en-GB"/>
          <w:rPrChange w:id="2026" w:author="Esben Kran Christensen" w:date="2020-04-28T10:49:00Z">
            <w:rPr>
              <w:ins w:id="2027" w:author="Esben Kran Christensen [2]" w:date="2020-04-28T10:49:00Z"/>
            </w:rPr>
          </w:rPrChange>
        </w:rPr>
        <w:pPrChange w:id="2028" w:author="Esben Kran Christensen" w:date="2020-04-28T11:00:00Z">
          <w:pPr>
            <w:widowControl w:val="0"/>
            <w:autoSpaceDE w:val="0"/>
            <w:autoSpaceDN w:val="0"/>
            <w:adjustRightInd w:val="0"/>
            <w:spacing w:after="0"/>
          </w:pPr>
        </w:pPrChange>
      </w:pPr>
      <w:ins w:id="2029" w:author="Esben Kran Christensen [2]" w:date="2020-04-28T10:49:00Z">
        <w:r w:rsidRPr="00E567F1">
          <w:rPr>
            <w:lang w:val="en-GB"/>
            <w:rPrChange w:id="2030" w:author="Esben Kran Christensen" w:date="2020-04-28T10:49:00Z">
              <w:rPr/>
            </w:rPrChange>
          </w:rPr>
          <w:t xml:space="preserve">Nielsen, F. Å. (2019). </w:t>
        </w:r>
        <w:r w:rsidRPr="00E567F1">
          <w:rPr>
            <w:i/>
            <w:iCs/>
            <w:lang w:val="en-GB"/>
            <w:rPrChange w:id="2031" w:author="Esben Kran Christensen" w:date="2020-04-28T10:49:00Z">
              <w:rPr>
                <w:i/>
                <w:iCs/>
              </w:rPr>
            </w:rPrChange>
          </w:rPr>
          <w:t>Danish resources</w:t>
        </w:r>
        <w:r w:rsidRPr="00E567F1">
          <w:rPr>
            <w:lang w:val="en-GB"/>
            <w:rPrChange w:id="2032" w:author="Esben Kran Christensen" w:date="2020-04-28T10:49:00Z">
              <w:rPr/>
            </w:rPrChange>
          </w:rPr>
          <w:t>. https://www2.imm.dtu.dk/pubdb/views/edoc_download.php/6956/pdf/imm6956.pdf</w:t>
        </w:r>
      </w:ins>
    </w:p>
    <w:p w14:paraId="443088EB" w14:textId="77777777" w:rsidR="00E567F1" w:rsidRPr="00E567F1" w:rsidRDefault="00E567F1">
      <w:pPr>
        <w:pStyle w:val="Bibliography"/>
        <w:spacing w:line="276" w:lineRule="auto"/>
        <w:rPr>
          <w:ins w:id="2033" w:author="Esben Kran Christensen [2]" w:date="2020-04-28T10:49:00Z"/>
          <w:lang w:val="en-GB"/>
          <w:rPrChange w:id="2034" w:author="Esben Kran Christensen" w:date="2020-04-28T10:49:00Z">
            <w:rPr>
              <w:ins w:id="2035" w:author="Esben Kran Christensen [2]" w:date="2020-04-28T10:49:00Z"/>
            </w:rPr>
          </w:rPrChange>
        </w:rPr>
        <w:pPrChange w:id="2036" w:author="Esben Kran Christensen" w:date="2020-04-28T11:00:00Z">
          <w:pPr>
            <w:widowControl w:val="0"/>
            <w:autoSpaceDE w:val="0"/>
            <w:autoSpaceDN w:val="0"/>
            <w:adjustRightInd w:val="0"/>
            <w:spacing w:after="0"/>
          </w:pPr>
        </w:pPrChange>
      </w:pPr>
      <w:ins w:id="2037" w:author="Esben Kran Christensen [2]" w:date="2020-04-28T10:49:00Z">
        <w:r w:rsidRPr="00E567F1">
          <w:rPr>
            <w:lang w:val="en-GB"/>
            <w:rPrChange w:id="2038" w:author="Esben Kran Christensen" w:date="2020-04-28T10:49:00Z">
              <w:rPr/>
            </w:rPrChange>
          </w:rPr>
          <w:t xml:space="preserve">Nielsen, F. Å. (2019). </w:t>
        </w:r>
        <w:r w:rsidRPr="00E567F1">
          <w:rPr>
            <w:i/>
            <w:iCs/>
            <w:lang w:val="en-GB"/>
            <w:rPrChange w:id="2039" w:author="Esben Kran Christensen" w:date="2020-04-28T10:49:00Z">
              <w:rPr>
                <w:i/>
                <w:iCs/>
              </w:rPr>
            </w:rPrChange>
          </w:rPr>
          <w:t>Fnielsen/afinn</w:t>
        </w:r>
        <w:r w:rsidRPr="00E567F1">
          <w:rPr>
            <w:lang w:val="en-GB"/>
            <w:rPrChange w:id="2040" w:author="Esben Kran Christensen" w:date="2020-04-28T10:49:00Z">
              <w:rPr/>
            </w:rPrChange>
          </w:rPr>
          <w:t xml:space="preserve"> [Jupyter Notebook]. https://github.com/fnielsen/afinn (Original work published 2015)</w:t>
        </w:r>
      </w:ins>
    </w:p>
    <w:p w14:paraId="15016B0D" w14:textId="77777777" w:rsidR="00E567F1" w:rsidRPr="00E567F1" w:rsidRDefault="00E567F1">
      <w:pPr>
        <w:pStyle w:val="Bibliography"/>
        <w:spacing w:line="276" w:lineRule="auto"/>
        <w:rPr>
          <w:ins w:id="2041" w:author="Esben Kran Christensen [2]" w:date="2020-04-28T10:49:00Z"/>
          <w:lang w:val="en-GB"/>
          <w:rPrChange w:id="2042" w:author="Esben Kran Christensen" w:date="2020-04-28T10:49:00Z">
            <w:rPr>
              <w:ins w:id="2043" w:author="Esben Kran Christensen [2]" w:date="2020-04-28T10:49:00Z"/>
            </w:rPr>
          </w:rPrChange>
        </w:rPr>
        <w:pPrChange w:id="2044" w:author="Esben Kran Christensen" w:date="2020-04-28T11:00:00Z">
          <w:pPr>
            <w:widowControl w:val="0"/>
            <w:autoSpaceDE w:val="0"/>
            <w:autoSpaceDN w:val="0"/>
            <w:adjustRightInd w:val="0"/>
            <w:spacing w:after="0"/>
          </w:pPr>
        </w:pPrChange>
      </w:pPr>
      <w:ins w:id="2045" w:author="Esben Kran Christensen [2]" w:date="2020-04-28T10:49:00Z">
        <w:r w:rsidRPr="00E567F1">
          <w:rPr>
            <w:lang w:val="en-GB"/>
            <w:rPrChange w:id="2046" w:author="Esben Kran Christensen" w:date="2020-04-28T10:49:00Z">
              <w:rPr/>
            </w:rPrChange>
          </w:rPr>
          <w:t xml:space="preserve">Osgood, C. E., Suci, G. J., &amp; Tannenbaum, P. H. (1957). </w:t>
        </w:r>
        <w:r w:rsidRPr="00E567F1">
          <w:rPr>
            <w:i/>
            <w:iCs/>
            <w:lang w:val="en-GB"/>
            <w:rPrChange w:id="2047" w:author="Esben Kran Christensen" w:date="2020-04-28T10:49:00Z">
              <w:rPr>
                <w:i/>
                <w:iCs/>
              </w:rPr>
            </w:rPrChange>
          </w:rPr>
          <w:t>The measurement of meaning</w:t>
        </w:r>
        <w:r w:rsidRPr="00E567F1">
          <w:rPr>
            <w:lang w:val="en-GB"/>
            <w:rPrChange w:id="2048" w:author="Esben Kran Christensen" w:date="2020-04-28T10:49:00Z">
              <w:rPr/>
            </w:rPrChange>
          </w:rPr>
          <w:t>. University of Illinois press.</w:t>
        </w:r>
      </w:ins>
    </w:p>
    <w:p w14:paraId="727496BB" w14:textId="77777777" w:rsidR="00E567F1" w:rsidRPr="00E567F1" w:rsidRDefault="00E567F1">
      <w:pPr>
        <w:pStyle w:val="Bibliography"/>
        <w:spacing w:line="276" w:lineRule="auto"/>
        <w:rPr>
          <w:ins w:id="2049" w:author="Esben Kran Christensen [2]" w:date="2020-04-28T10:49:00Z"/>
          <w:lang w:val="en-GB"/>
          <w:rPrChange w:id="2050" w:author="Esben Kran Christensen" w:date="2020-04-28T10:49:00Z">
            <w:rPr>
              <w:ins w:id="2051" w:author="Esben Kran Christensen [2]" w:date="2020-04-28T10:49:00Z"/>
            </w:rPr>
          </w:rPrChange>
        </w:rPr>
        <w:pPrChange w:id="2052" w:author="Esben Kran Christensen" w:date="2020-04-28T11:00:00Z">
          <w:pPr>
            <w:widowControl w:val="0"/>
            <w:autoSpaceDE w:val="0"/>
            <w:autoSpaceDN w:val="0"/>
            <w:adjustRightInd w:val="0"/>
            <w:spacing w:after="0"/>
          </w:pPr>
        </w:pPrChange>
      </w:pPr>
      <w:ins w:id="2053" w:author="Esben Kran Christensen [2]" w:date="2020-04-28T10:49:00Z">
        <w:r w:rsidRPr="00E567F1">
          <w:rPr>
            <w:lang w:val="en-GB"/>
            <w:rPrChange w:id="2054" w:author="Esben Kran Christensen" w:date="2020-04-28T10:49:00Z">
              <w:rPr/>
            </w:rPrChange>
          </w:rPr>
          <w:t xml:space="preserve">Pedersen, M. K., Rasmussen, N. R., Sherson, J. F., &amp; Basaiawmoit, R. V. (2017). </w:t>
        </w:r>
        <w:r w:rsidRPr="00E567F1">
          <w:rPr>
            <w:i/>
            <w:iCs/>
            <w:lang w:val="en-GB"/>
            <w:rPrChange w:id="2055" w:author="Esben Kran Christensen" w:date="2020-04-28T10:49:00Z">
              <w:rPr>
                <w:i/>
                <w:iCs/>
              </w:rPr>
            </w:rPrChange>
          </w:rPr>
          <w:t>Leaderboard Effects on Player Performance in a Citizen Science Game</w:t>
        </w:r>
        <w:r w:rsidRPr="00E567F1">
          <w:rPr>
            <w:lang w:val="en-GB"/>
            <w:rPrChange w:id="2056" w:author="Esben Kran Christensen" w:date="2020-04-28T10:49:00Z">
              <w:rPr/>
            </w:rPrChange>
          </w:rPr>
          <w:t>. 8.</w:t>
        </w:r>
      </w:ins>
    </w:p>
    <w:p w14:paraId="7DC768EF" w14:textId="77777777" w:rsidR="00E567F1" w:rsidRPr="00E567F1" w:rsidRDefault="00E567F1">
      <w:pPr>
        <w:pStyle w:val="Bibliography"/>
        <w:spacing w:line="276" w:lineRule="auto"/>
        <w:rPr>
          <w:ins w:id="2057" w:author="Esben Kran Christensen [2]" w:date="2020-04-28T10:49:00Z"/>
          <w:lang w:val="en-GB"/>
          <w:rPrChange w:id="2058" w:author="Esben Kran Christensen" w:date="2020-04-28T10:49:00Z">
            <w:rPr>
              <w:ins w:id="2059" w:author="Esben Kran Christensen [2]" w:date="2020-04-28T10:49:00Z"/>
            </w:rPr>
          </w:rPrChange>
        </w:rPr>
        <w:pPrChange w:id="2060" w:author="Esben Kran Christensen" w:date="2020-04-28T11:00:00Z">
          <w:pPr>
            <w:widowControl w:val="0"/>
            <w:autoSpaceDE w:val="0"/>
            <w:autoSpaceDN w:val="0"/>
            <w:adjustRightInd w:val="0"/>
            <w:spacing w:after="0"/>
          </w:pPr>
        </w:pPrChange>
      </w:pPr>
      <w:ins w:id="2061" w:author="Esben Kran Christensen [2]" w:date="2020-04-28T10:49:00Z">
        <w:r w:rsidRPr="00E567F1">
          <w:rPr>
            <w:lang w:val="en-GB"/>
            <w:rPrChange w:id="2062" w:author="Esben Kran Christensen" w:date="2020-04-28T10:49:00Z">
              <w:rPr/>
            </w:rPrChange>
          </w:rPr>
          <w:t xml:space="preserve">Peters, M. E., Neumann, M., Iyyer, M., Gardner, M., Clark, C., Lee, K., &amp; Zettlemoyer, L. (2018). Deep contextualized word representations. </w:t>
        </w:r>
        <w:r w:rsidRPr="00E567F1">
          <w:rPr>
            <w:i/>
            <w:iCs/>
            <w:lang w:val="en-GB"/>
            <w:rPrChange w:id="2063" w:author="Esben Kran Christensen" w:date="2020-04-28T10:49:00Z">
              <w:rPr>
                <w:i/>
                <w:iCs/>
              </w:rPr>
            </w:rPrChange>
          </w:rPr>
          <w:t>ArXiv:1802.05365 [Cs]</w:t>
        </w:r>
        <w:r w:rsidRPr="00E567F1">
          <w:rPr>
            <w:lang w:val="en-GB"/>
            <w:rPrChange w:id="2064" w:author="Esben Kran Christensen" w:date="2020-04-28T10:49:00Z">
              <w:rPr/>
            </w:rPrChange>
          </w:rPr>
          <w:t>. http://arxiv.org/abs/1802.05365</w:t>
        </w:r>
      </w:ins>
    </w:p>
    <w:p w14:paraId="66119354" w14:textId="77777777" w:rsidR="00E567F1" w:rsidRPr="00E567F1" w:rsidRDefault="00E567F1">
      <w:pPr>
        <w:pStyle w:val="Bibliography"/>
        <w:spacing w:line="276" w:lineRule="auto"/>
        <w:rPr>
          <w:ins w:id="2065" w:author="Esben Kran Christensen [2]" w:date="2020-04-28T10:49:00Z"/>
          <w:lang w:val="en-GB"/>
          <w:rPrChange w:id="2066" w:author="Esben Kran Christensen" w:date="2020-04-28T10:49:00Z">
            <w:rPr>
              <w:ins w:id="2067" w:author="Esben Kran Christensen [2]" w:date="2020-04-28T10:49:00Z"/>
            </w:rPr>
          </w:rPrChange>
        </w:rPr>
        <w:pPrChange w:id="2068" w:author="Esben Kran Christensen" w:date="2020-04-28T11:00:00Z">
          <w:pPr>
            <w:widowControl w:val="0"/>
            <w:autoSpaceDE w:val="0"/>
            <w:autoSpaceDN w:val="0"/>
            <w:adjustRightInd w:val="0"/>
            <w:spacing w:after="0"/>
          </w:pPr>
        </w:pPrChange>
      </w:pPr>
      <w:ins w:id="2069" w:author="Esben Kran Christensen [2]" w:date="2020-04-28T10:49:00Z">
        <w:r w:rsidRPr="00E567F1">
          <w:rPr>
            <w:lang w:val="en-GB"/>
            <w:rPrChange w:id="2070" w:author="Esben Kran Christensen" w:date="2020-04-28T10:49:00Z">
              <w:rPr/>
            </w:rPrChange>
          </w:rPr>
          <w:t xml:space="preserve">Plutchik, R. (2001). The Nature of Emotions: Human emotions have deep evolutionary roots, a fact that may explain their complexity and provide tools for clinical practice. </w:t>
        </w:r>
        <w:r w:rsidRPr="00E567F1">
          <w:rPr>
            <w:i/>
            <w:iCs/>
            <w:lang w:val="en-GB"/>
            <w:rPrChange w:id="2071" w:author="Esben Kran Christensen" w:date="2020-04-28T10:49:00Z">
              <w:rPr>
                <w:i/>
                <w:iCs/>
              </w:rPr>
            </w:rPrChange>
          </w:rPr>
          <w:t>American Scientist</w:t>
        </w:r>
        <w:r w:rsidRPr="00E567F1">
          <w:rPr>
            <w:lang w:val="en-GB"/>
            <w:rPrChange w:id="2072" w:author="Esben Kran Christensen" w:date="2020-04-28T10:49:00Z">
              <w:rPr/>
            </w:rPrChange>
          </w:rPr>
          <w:t xml:space="preserve">, </w:t>
        </w:r>
        <w:r w:rsidRPr="00E567F1">
          <w:rPr>
            <w:i/>
            <w:iCs/>
            <w:lang w:val="en-GB"/>
            <w:rPrChange w:id="2073" w:author="Esben Kran Christensen" w:date="2020-04-28T10:49:00Z">
              <w:rPr>
                <w:i/>
                <w:iCs/>
              </w:rPr>
            </w:rPrChange>
          </w:rPr>
          <w:t>89</w:t>
        </w:r>
        <w:r w:rsidRPr="00E567F1">
          <w:rPr>
            <w:lang w:val="en-GB"/>
            <w:rPrChange w:id="2074" w:author="Esben Kran Christensen" w:date="2020-04-28T10:49:00Z">
              <w:rPr/>
            </w:rPrChange>
          </w:rPr>
          <w:t>(4), 344–350. JSTOR.</w:t>
        </w:r>
      </w:ins>
    </w:p>
    <w:p w14:paraId="4B4DFD1E" w14:textId="77777777" w:rsidR="00E567F1" w:rsidRPr="00E567F1" w:rsidRDefault="00E567F1">
      <w:pPr>
        <w:pStyle w:val="Bibliography"/>
        <w:spacing w:line="276" w:lineRule="auto"/>
        <w:rPr>
          <w:ins w:id="2075" w:author="Esben Kran Christensen [2]" w:date="2020-04-28T10:49:00Z"/>
          <w:lang w:val="en-GB"/>
          <w:rPrChange w:id="2076" w:author="Esben Kran Christensen" w:date="2020-04-28T10:49:00Z">
            <w:rPr>
              <w:ins w:id="2077" w:author="Esben Kran Christensen [2]" w:date="2020-04-28T10:49:00Z"/>
            </w:rPr>
          </w:rPrChange>
        </w:rPr>
        <w:pPrChange w:id="2078" w:author="Esben Kran Christensen" w:date="2020-04-28T11:00:00Z">
          <w:pPr>
            <w:widowControl w:val="0"/>
            <w:autoSpaceDE w:val="0"/>
            <w:autoSpaceDN w:val="0"/>
            <w:adjustRightInd w:val="0"/>
            <w:spacing w:after="0"/>
          </w:pPr>
        </w:pPrChange>
      </w:pPr>
      <w:ins w:id="2079" w:author="Esben Kran Christensen [2]" w:date="2020-04-28T10:49:00Z">
        <w:r w:rsidRPr="00E567F1">
          <w:rPr>
            <w:lang w:val="en-GB"/>
            <w:rPrChange w:id="2080" w:author="Esben Kran Christensen" w:date="2020-04-28T10:49:00Z">
              <w:rPr/>
            </w:rPrChange>
          </w:rPr>
          <w:t xml:space="preserve">Poria, S., Hussain, A., &amp; Cambria, E. (2018). </w:t>
        </w:r>
        <w:r w:rsidRPr="00E567F1">
          <w:rPr>
            <w:i/>
            <w:iCs/>
            <w:lang w:val="en-GB"/>
            <w:rPrChange w:id="2081" w:author="Esben Kran Christensen" w:date="2020-04-28T10:49:00Z">
              <w:rPr>
                <w:i/>
                <w:iCs/>
              </w:rPr>
            </w:rPrChange>
          </w:rPr>
          <w:t>Multimodal sentiment analysis /</w:t>
        </w:r>
        <w:r w:rsidRPr="00E567F1">
          <w:rPr>
            <w:lang w:val="en-GB"/>
            <w:rPrChange w:id="2082" w:author="Esben Kran Christensen" w:date="2020-04-28T10:49:00Z">
              <w:rPr/>
            </w:rPrChange>
          </w:rPr>
          <w:t>. Springer.</w:t>
        </w:r>
      </w:ins>
    </w:p>
    <w:p w14:paraId="09F44E8E" w14:textId="77777777" w:rsidR="00E567F1" w:rsidRPr="00E567F1" w:rsidRDefault="00E567F1">
      <w:pPr>
        <w:pStyle w:val="Bibliography"/>
        <w:spacing w:line="276" w:lineRule="auto"/>
        <w:rPr>
          <w:ins w:id="2083" w:author="Esben Kran Christensen [2]" w:date="2020-04-28T10:49:00Z"/>
          <w:lang w:val="en-GB"/>
          <w:rPrChange w:id="2084" w:author="Esben Kran Christensen" w:date="2020-04-28T10:49:00Z">
            <w:rPr>
              <w:ins w:id="2085" w:author="Esben Kran Christensen [2]" w:date="2020-04-28T10:49:00Z"/>
            </w:rPr>
          </w:rPrChange>
        </w:rPr>
        <w:pPrChange w:id="2086" w:author="Esben Kran Christensen" w:date="2020-04-28T11:00:00Z">
          <w:pPr>
            <w:widowControl w:val="0"/>
            <w:autoSpaceDE w:val="0"/>
            <w:autoSpaceDN w:val="0"/>
            <w:adjustRightInd w:val="0"/>
            <w:spacing w:after="0"/>
          </w:pPr>
        </w:pPrChange>
      </w:pPr>
      <w:ins w:id="2087" w:author="Esben Kran Christensen [2]" w:date="2020-04-28T10:49:00Z">
        <w:r w:rsidRPr="00E567F1">
          <w:rPr>
            <w:lang w:val="en-GB"/>
            <w:rPrChange w:id="2088" w:author="Esben Kran Christensen" w:date="2020-04-28T10:49:00Z">
              <w:rPr/>
            </w:rPrChange>
          </w:rPr>
          <w:t xml:space="preserve">R Core Team. (2013). </w:t>
        </w:r>
        <w:r w:rsidRPr="00E567F1">
          <w:rPr>
            <w:i/>
            <w:iCs/>
            <w:lang w:val="en-GB"/>
            <w:rPrChange w:id="2089" w:author="Esben Kran Christensen" w:date="2020-04-28T10:49:00Z">
              <w:rPr>
                <w:i/>
                <w:iCs/>
              </w:rPr>
            </w:rPrChange>
          </w:rPr>
          <w:t>R: A language and environment for statistical computing</w:t>
        </w:r>
        <w:r w:rsidRPr="00E567F1">
          <w:rPr>
            <w:lang w:val="en-GB"/>
            <w:rPrChange w:id="2090" w:author="Esben Kran Christensen" w:date="2020-04-28T10:49:00Z">
              <w:rPr/>
            </w:rPrChange>
          </w:rPr>
          <w:t xml:space="preserve"> [R]. R Foundation for Statistical Computing. http://www.R-project.org/</w:t>
        </w:r>
      </w:ins>
    </w:p>
    <w:p w14:paraId="7C764B37" w14:textId="77777777" w:rsidR="00E567F1" w:rsidRPr="00E567F1" w:rsidRDefault="00E567F1">
      <w:pPr>
        <w:pStyle w:val="Bibliography"/>
        <w:spacing w:line="276" w:lineRule="auto"/>
        <w:rPr>
          <w:ins w:id="2091" w:author="Esben Kran Christensen [2]" w:date="2020-04-28T10:49:00Z"/>
          <w:lang w:val="en-GB"/>
          <w:rPrChange w:id="2092" w:author="Esben Kran Christensen" w:date="2020-04-28T10:49:00Z">
            <w:rPr>
              <w:ins w:id="2093" w:author="Esben Kran Christensen [2]" w:date="2020-04-28T10:49:00Z"/>
            </w:rPr>
          </w:rPrChange>
        </w:rPr>
        <w:pPrChange w:id="2094" w:author="Esben Kran Christensen" w:date="2020-04-28T11:00:00Z">
          <w:pPr>
            <w:widowControl w:val="0"/>
            <w:autoSpaceDE w:val="0"/>
            <w:autoSpaceDN w:val="0"/>
            <w:adjustRightInd w:val="0"/>
            <w:spacing w:after="0"/>
          </w:pPr>
        </w:pPrChange>
      </w:pPr>
      <w:ins w:id="2095" w:author="Esben Kran Christensen [2]" w:date="2020-04-28T10:49:00Z">
        <w:r w:rsidRPr="00E567F1">
          <w:rPr>
            <w:lang w:val="en-GB"/>
            <w:rPrChange w:id="2096" w:author="Esben Kran Christensen" w:date="2020-04-28T10:49:00Z">
              <w:rPr/>
            </w:rPrChange>
          </w:rPr>
          <w:t xml:space="preserve">Rana, T. A., &amp; Cheah, Y.-N. (2016). Aspect extraction in sentiment analysis: Comparative analysis and survey. </w:t>
        </w:r>
        <w:r w:rsidRPr="00E567F1">
          <w:rPr>
            <w:i/>
            <w:iCs/>
            <w:lang w:val="en-GB"/>
            <w:rPrChange w:id="2097" w:author="Esben Kran Christensen" w:date="2020-04-28T10:49:00Z">
              <w:rPr>
                <w:i/>
                <w:iCs/>
              </w:rPr>
            </w:rPrChange>
          </w:rPr>
          <w:t>Artificial Intelligence Review</w:t>
        </w:r>
        <w:r w:rsidRPr="00E567F1">
          <w:rPr>
            <w:lang w:val="en-GB"/>
            <w:rPrChange w:id="2098" w:author="Esben Kran Christensen" w:date="2020-04-28T10:49:00Z">
              <w:rPr/>
            </w:rPrChange>
          </w:rPr>
          <w:t xml:space="preserve">, </w:t>
        </w:r>
        <w:r w:rsidRPr="00E567F1">
          <w:rPr>
            <w:i/>
            <w:iCs/>
            <w:lang w:val="en-GB"/>
            <w:rPrChange w:id="2099" w:author="Esben Kran Christensen" w:date="2020-04-28T10:49:00Z">
              <w:rPr>
                <w:i/>
                <w:iCs/>
              </w:rPr>
            </w:rPrChange>
          </w:rPr>
          <w:t>46</w:t>
        </w:r>
        <w:r w:rsidRPr="00E567F1">
          <w:rPr>
            <w:lang w:val="en-GB"/>
            <w:rPrChange w:id="2100" w:author="Esben Kran Christensen" w:date="2020-04-28T10:49:00Z">
              <w:rPr/>
            </w:rPrChange>
          </w:rPr>
          <w:t>(4), 459–483. https://doi.org/10.1007/s10462-016-9472-z</w:t>
        </w:r>
      </w:ins>
    </w:p>
    <w:p w14:paraId="61306E92" w14:textId="77777777" w:rsidR="00E567F1" w:rsidRPr="00E567F1" w:rsidRDefault="00E567F1">
      <w:pPr>
        <w:pStyle w:val="Bibliography"/>
        <w:spacing w:line="276" w:lineRule="auto"/>
        <w:rPr>
          <w:ins w:id="2101" w:author="Esben Kran Christensen [2]" w:date="2020-04-28T10:49:00Z"/>
          <w:lang w:val="en-GB"/>
          <w:rPrChange w:id="2102" w:author="Esben Kran Christensen" w:date="2020-04-28T10:49:00Z">
            <w:rPr>
              <w:ins w:id="2103" w:author="Esben Kran Christensen [2]" w:date="2020-04-28T10:49:00Z"/>
            </w:rPr>
          </w:rPrChange>
        </w:rPr>
        <w:pPrChange w:id="2104" w:author="Esben Kran Christensen" w:date="2020-04-28T11:00:00Z">
          <w:pPr>
            <w:widowControl w:val="0"/>
            <w:autoSpaceDE w:val="0"/>
            <w:autoSpaceDN w:val="0"/>
            <w:adjustRightInd w:val="0"/>
            <w:spacing w:after="0"/>
          </w:pPr>
        </w:pPrChange>
      </w:pPr>
      <w:ins w:id="2105" w:author="Esben Kran Christensen [2]" w:date="2020-04-28T10:49:00Z">
        <w:r w:rsidRPr="00E567F1">
          <w:rPr>
            <w:lang w:val="en-GB"/>
            <w:rPrChange w:id="2106" w:author="Esben Kran Christensen" w:date="2020-04-28T10:49:00Z">
              <w:rPr/>
            </w:rPrChange>
          </w:rPr>
          <w:t xml:space="preserve">Russell, J. A. (1980). A circumplex model of affect. </w:t>
        </w:r>
        <w:r w:rsidRPr="00E567F1">
          <w:rPr>
            <w:i/>
            <w:iCs/>
            <w:lang w:val="en-GB"/>
            <w:rPrChange w:id="2107" w:author="Esben Kran Christensen" w:date="2020-04-28T10:49:00Z">
              <w:rPr>
                <w:i/>
                <w:iCs/>
              </w:rPr>
            </w:rPrChange>
          </w:rPr>
          <w:t>Journal of Personality and Social Psychology</w:t>
        </w:r>
        <w:r w:rsidRPr="00E567F1">
          <w:rPr>
            <w:lang w:val="en-GB"/>
            <w:rPrChange w:id="2108" w:author="Esben Kran Christensen" w:date="2020-04-28T10:49:00Z">
              <w:rPr/>
            </w:rPrChange>
          </w:rPr>
          <w:t xml:space="preserve">, </w:t>
        </w:r>
        <w:r w:rsidRPr="00E567F1">
          <w:rPr>
            <w:i/>
            <w:iCs/>
            <w:lang w:val="en-GB"/>
            <w:rPrChange w:id="2109" w:author="Esben Kran Christensen" w:date="2020-04-28T10:49:00Z">
              <w:rPr>
                <w:i/>
                <w:iCs/>
              </w:rPr>
            </w:rPrChange>
          </w:rPr>
          <w:t>39</w:t>
        </w:r>
        <w:r w:rsidRPr="00E567F1">
          <w:rPr>
            <w:lang w:val="en-GB"/>
            <w:rPrChange w:id="2110" w:author="Esben Kran Christensen" w:date="2020-04-28T10:49:00Z">
              <w:rPr/>
            </w:rPrChange>
          </w:rPr>
          <w:t>(6), 1161–1178. https://doi.org/10.1037/h0077714</w:t>
        </w:r>
      </w:ins>
    </w:p>
    <w:p w14:paraId="1A0EBEF8" w14:textId="77777777" w:rsidR="00E567F1" w:rsidRPr="00E567F1" w:rsidRDefault="00E567F1">
      <w:pPr>
        <w:pStyle w:val="Bibliography"/>
        <w:spacing w:line="276" w:lineRule="auto"/>
        <w:rPr>
          <w:ins w:id="2111" w:author="Esben Kran Christensen [2]" w:date="2020-04-28T10:49:00Z"/>
          <w:lang w:val="en-GB"/>
          <w:rPrChange w:id="2112" w:author="Esben Kran Christensen" w:date="2020-04-28T10:49:00Z">
            <w:rPr>
              <w:ins w:id="2113" w:author="Esben Kran Christensen [2]" w:date="2020-04-28T10:49:00Z"/>
            </w:rPr>
          </w:rPrChange>
        </w:rPr>
        <w:pPrChange w:id="2114" w:author="Esben Kran Christensen" w:date="2020-04-28T11:00:00Z">
          <w:pPr>
            <w:widowControl w:val="0"/>
            <w:autoSpaceDE w:val="0"/>
            <w:autoSpaceDN w:val="0"/>
            <w:adjustRightInd w:val="0"/>
            <w:spacing w:after="0"/>
          </w:pPr>
        </w:pPrChange>
      </w:pPr>
      <w:ins w:id="2115" w:author="Esben Kran Christensen [2]" w:date="2020-04-28T10:49:00Z">
        <w:r w:rsidRPr="00E567F1">
          <w:rPr>
            <w:lang w:val="en-GB"/>
            <w:rPrChange w:id="2116" w:author="Esben Kran Christensen" w:date="2020-04-28T10:49:00Z">
              <w:rPr/>
            </w:rPrChange>
          </w:rPr>
          <w:t xml:space="preserve">Shafie, A. S., Sharef, N. M., Azmi Murad, M. A., &amp; Azman, A. (2018). Aspect Extraction Performance with POS Tag Pattern of Dependency Relation in Aspect-based Sentiment Analysis. </w:t>
        </w:r>
        <w:r w:rsidRPr="00E567F1">
          <w:rPr>
            <w:i/>
            <w:iCs/>
            <w:lang w:val="en-GB"/>
            <w:rPrChange w:id="2117" w:author="Esben Kran Christensen" w:date="2020-04-28T10:49:00Z">
              <w:rPr>
                <w:i/>
                <w:iCs/>
              </w:rPr>
            </w:rPrChange>
          </w:rPr>
          <w:t>2018 Fourth International Conference on Information Retrieval and Knowledge Management (CAMP)</w:t>
        </w:r>
        <w:r w:rsidRPr="00E567F1">
          <w:rPr>
            <w:lang w:val="en-GB"/>
            <w:rPrChange w:id="2118" w:author="Esben Kran Christensen" w:date="2020-04-28T10:49:00Z">
              <w:rPr/>
            </w:rPrChange>
          </w:rPr>
          <w:t>, 1–6. https://doi.org/10.1109/INFRKM.2018.8464692</w:t>
        </w:r>
      </w:ins>
    </w:p>
    <w:p w14:paraId="42C0E119" w14:textId="77777777" w:rsidR="00E567F1" w:rsidRPr="00E567F1" w:rsidRDefault="00E567F1">
      <w:pPr>
        <w:pStyle w:val="Bibliography"/>
        <w:spacing w:line="276" w:lineRule="auto"/>
        <w:rPr>
          <w:ins w:id="2119" w:author="Esben Kran Christensen [2]" w:date="2020-04-28T10:49:00Z"/>
          <w:lang w:val="en-GB"/>
          <w:rPrChange w:id="2120" w:author="Esben Kran Christensen" w:date="2020-04-28T10:49:00Z">
            <w:rPr>
              <w:ins w:id="2121" w:author="Esben Kran Christensen [2]" w:date="2020-04-28T10:49:00Z"/>
            </w:rPr>
          </w:rPrChange>
        </w:rPr>
        <w:pPrChange w:id="2122" w:author="Esben Kran Christensen" w:date="2020-04-28T11:00:00Z">
          <w:pPr>
            <w:widowControl w:val="0"/>
            <w:autoSpaceDE w:val="0"/>
            <w:autoSpaceDN w:val="0"/>
            <w:adjustRightInd w:val="0"/>
            <w:spacing w:after="0"/>
          </w:pPr>
        </w:pPrChange>
      </w:pPr>
      <w:ins w:id="2123" w:author="Esben Kran Christensen [2]" w:date="2020-04-28T10:49:00Z">
        <w:r>
          <w:t xml:space="preserve">Trnka, R., Lačev, A., Balcar, K., Kuška, M., &amp; Tavel, P. (2016). </w:t>
        </w:r>
        <w:r w:rsidRPr="00E567F1">
          <w:rPr>
            <w:lang w:val="en-GB"/>
            <w:rPrChange w:id="2124" w:author="Esben Kran Christensen" w:date="2020-04-28T10:49:00Z">
              <w:rPr/>
            </w:rPrChange>
          </w:rPr>
          <w:t xml:space="preserve">Modeling Semantic Emotion Space Using a 3D Hypercube-Projection: An Innovative Analytical Approach for the Psychology of Emotions. </w:t>
        </w:r>
        <w:r w:rsidRPr="00E567F1">
          <w:rPr>
            <w:i/>
            <w:iCs/>
            <w:lang w:val="en-GB"/>
            <w:rPrChange w:id="2125" w:author="Esben Kran Christensen" w:date="2020-04-28T10:49:00Z">
              <w:rPr>
                <w:i/>
                <w:iCs/>
              </w:rPr>
            </w:rPrChange>
          </w:rPr>
          <w:t>Frontiers in Psychology</w:t>
        </w:r>
        <w:r w:rsidRPr="00E567F1">
          <w:rPr>
            <w:lang w:val="en-GB"/>
            <w:rPrChange w:id="2126" w:author="Esben Kran Christensen" w:date="2020-04-28T10:49:00Z">
              <w:rPr/>
            </w:rPrChange>
          </w:rPr>
          <w:t xml:space="preserve">, </w:t>
        </w:r>
        <w:r w:rsidRPr="00E567F1">
          <w:rPr>
            <w:i/>
            <w:iCs/>
            <w:lang w:val="en-GB"/>
            <w:rPrChange w:id="2127" w:author="Esben Kran Christensen" w:date="2020-04-28T10:49:00Z">
              <w:rPr>
                <w:i/>
                <w:iCs/>
              </w:rPr>
            </w:rPrChange>
          </w:rPr>
          <w:t>7</w:t>
        </w:r>
        <w:r w:rsidRPr="00E567F1">
          <w:rPr>
            <w:lang w:val="en-GB"/>
            <w:rPrChange w:id="2128" w:author="Esben Kran Christensen" w:date="2020-04-28T10:49:00Z">
              <w:rPr/>
            </w:rPrChange>
          </w:rPr>
          <w:t>. https://doi.org/10.3389/fpsyg.2016.00522</w:t>
        </w:r>
      </w:ins>
    </w:p>
    <w:p w14:paraId="7C884DFA" w14:textId="77777777" w:rsidR="00E567F1" w:rsidRPr="00E567F1" w:rsidRDefault="00E567F1">
      <w:pPr>
        <w:pStyle w:val="Bibliography"/>
        <w:spacing w:line="276" w:lineRule="auto"/>
        <w:rPr>
          <w:ins w:id="2129" w:author="Esben Kran Christensen [2]" w:date="2020-04-28T10:49:00Z"/>
          <w:lang w:val="en-GB"/>
          <w:rPrChange w:id="2130" w:author="Esben Kran Christensen" w:date="2020-04-28T10:49:00Z">
            <w:rPr>
              <w:ins w:id="2131" w:author="Esben Kran Christensen [2]" w:date="2020-04-28T10:49:00Z"/>
            </w:rPr>
          </w:rPrChange>
        </w:rPr>
        <w:pPrChange w:id="2132" w:author="Esben Kran Christensen" w:date="2020-04-28T11:00:00Z">
          <w:pPr>
            <w:widowControl w:val="0"/>
            <w:autoSpaceDE w:val="0"/>
            <w:autoSpaceDN w:val="0"/>
            <w:adjustRightInd w:val="0"/>
            <w:spacing w:after="0"/>
          </w:pPr>
        </w:pPrChange>
      </w:pPr>
      <w:ins w:id="2133" w:author="Esben Kran Christensen [2]" w:date="2020-04-28T10:49:00Z">
        <w:r w:rsidRPr="00E567F1">
          <w:rPr>
            <w:lang w:val="en-GB"/>
            <w:rPrChange w:id="2134" w:author="Esben Kran Christensen" w:date="2020-04-28T10:49:00Z">
              <w:rPr/>
            </w:rPrChange>
          </w:rPr>
          <w:t xml:space="preserve">Wang, J., Yu, L.-C., Lai, K. R., &amp; Zhang, X. (2016). Dimensional Sentiment Analysis Using a Regional CNN-LSTM Model. </w:t>
        </w:r>
        <w:r w:rsidRPr="00E567F1">
          <w:rPr>
            <w:i/>
            <w:iCs/>
            <w:lang w:val="en-GB"/>
            <w:rPrChange w:id="2135" w:author="Esben Kran Christensen" w:date="2020-04-28T10:49:00Z">
              <w:rPr>
                <w:i/>
                <w:iCs/>
              </w:rPr>
            </w:rPrChange>
          </w:rPr>
          <w:t>Proceedings of the 54th Annual Meeting of the Association for Computational Linguistics (Volume 2: Short Papers)</w:t>
        </w:r>
        <w:r w:rsidRPr="00E567F1">
          <w:rPr>
            <w:lang w:val="en-GB"/>
            <w:rPrChange w:id="2136" w:author="Esben Kran Christensen" w:date="2020-04-28T10:49:00Z">
              <w:rPr/>
            </w:rPrChange>
          </w:rPr>
          <w:t>, 225–230. https://doi.org/10.18653/v1/P16-2037</w:t>
        </w:r>
      </w:ins>
    </w:p>
    <w:p w14:paraId="14245E1E" w14:textId="77777777" w:rsidR="00E567F1" w:rsidRPr="00E567F1" w:rsidRDefault="00E567F1">
      <w:pPr>
        <w:pStyle w:val="Bibliography"/>
        <w:spacing w:line="276" w:lineRule="auto"/>
        <w:rPr>
          <w:ins w:id="2137" w:author="Esben Kran Christensen [2]" w:date="2020-04-28T10:49:00Z"/>
          <w:lang w:val="en-GB"/>
          <w:rPrChange w:id="2138" w:author="Esben Kran Christensen" w:date="2020-04-28T10:49:00Z">
            <w:rPr>
              <w:ins w:id="2139" w:author="Esben Kran Christensen [2]" w:date="2020-04-28T10:49:00Z"/>
            </w:rPr>
          </w:rPrChange>
        </w:rPr>
        <w:pPrChange w:id="2140" w:author="Esben Kran Christensen" w:date="2020-04-28T11:00:00Z">
          <w:pPr>
            <w:widowControl w:val="0"/>
            <w:autoSpaceDE w:val="0"/>
            <w:autoSpaceDN w:val="0"/>
            <w:adjustRightInd w:val="0"/>
            <w:spacing w:after="0"/>
          </w:pPr>
        </w:pPrChange>
      </w:pPr>
      <w:ins w:id="2141" w:author="Esben Kran Christensen [2]" w:date="2020-04-28T10:49:00Z">
        <w:r w:rsidRPr="00E567F1">
          <w:rPr>
            <w:lang w:val="en-GB"/>
            <w:rPrChange w:id="2142" w:author="Esben Kran Christensen" w:date="2020-04-28T10:49:00Z">
              <w:rPr/>
            </w:rPrChange>
          </w:rPr>
          <w:t xml:space="preserve">Watson, D., &amp; Tellegen, A. (1985). Toward a Consensual Structure of Mood. </w:t>
        </w:r>
        <w:r w:rsidRPr="00E567F1">
          <w:rPr>
            <w:i/>
            <w:iCs/>
            <w:lang w:val="en-GB"/>
            <w:rPrChange w:id="2143" w:author="Esben Kran Christensen" w:date="2020-04-28T10:49:00Z">
              <w:rPr>
                <w:i/>
                <w:iCs/>
              </w:rPr>
            </w:rPrChange>
          </w:rPr>
          <w:t>Psychological Bulletin</w:t>
        </w:r>
        <w:r w:rsidRPr="00E567F1">
          <w:rPr>
            <w:lang w:val="en-GB"/>
            <w:rPrChange w:id="2144" w:author="Esben Kran Christensen" w:date="2020-04-28T10:49:00Z">
              <w:rPr/>
            </w:rPrChange>
          </w:rPr>
          <w:t xml:space="preserve">, </w:t>
        </w:r>
        <w:r w:rsidRPr="00E567F1">
          <w:rPr>
            <w:i/>
            <w:iCs/>
            <w:lang w:val="en-GB"/>
            <w:rPrChange w:id="2145" w:author="Esben Kran Christensen" w:date="2020-04-28T10:49:00Z">
              <w:rPr>
                <w:i/>
                <w:iCs/>
              </w:rPr>
            </w:rPrChange>
          </w:rPr>
          <w:t>98</w:t>
        </w:r>
        <w:r w:rsidRPr="00E567F1">
          <w:rPr>
            <w:lang w:val="en-GB"/>
            <w:rPrChange w:id="2146" w:author="Esben Kran Christensen" w:date="2020-04-28T10:49:00Z">
              <w:rPr/>
            </w:rPrChange>
          </w:rPr>
          <w:t>(2), 219–235. https://doi.org/10.1037/0033-2909.98.2.219</w:t>
        </w:r>
      </w:ins>
    </w:p>
    <w:p w14:paraId="523B66C2" w14:textId="77777777" w:rsidR="00E567F1" w:rsidRDefault="00E567F1">
      <w:pPr>
        <w:pStyle w:val="Bibliography"/>
        <w:spacing w:line="276" w:lineRule="auto"/>
        <w:rPr>
          <w:ins w:id="2147" w:author="Esben Kran Christensen [2]" w:date="2020-04-28T10:49:00Z"/>
        </w:rPr>
        <w:pPrChange w:id="2148" w:author="Esben Kran Christensen" w:date="2020-04-28T11:00:00Z">
          <w:pPr>
            <w:widowControl w:val="0"/>
            <w:autoSpaceDE w:val="0"/>
            <w:autoSpaceDN w:val="0"/>
            <w:adjustRightInd w:val="0"/>
            <w:spacing w:after="0"/>
          </w:pPr>
        </w:pPrChange>
      </w:pPr>
      <w:ins w:id="2149" w:author="Esben Kran Christensen [2]" w:date="2020-04-28T10:49:00Z">
        <w:r w:rsidRPr="00E567F1">
          <w:rPr>
            <w:lang w:val="en-GB"/>
            <w:rPrChange w:id="2150" w:author="Esben Kran Christensen" w:date="2020-04-28T10:49:00Z">
              <w:rPr/>
            </w:rPrChange>
          </w:rPr>
          <w:t xml:space="preserve">Weir, J. P. (2005). Quantifying test-retest reliability using the intraclass correlation coefficient and the SEM. </w:t>
        </w:r>
        <w:r>
          <w:rPr>
            <w:i/>
            <w:iCs/>
          </w:rPr>
          <w:t>Journal of Strength and Conditioning Research</w:t>
        </w:r>
        <w:r>
          <w:t xml:space="preserve">, </w:t>
        </w:r>
        <w:r>
          <w:rPr>
            <w:i/>
            <w:iCs/>
          </w:rPr>
          <w:t>19</w:t>
        </w:r>
        <w:r>
          <w:t>(1), 231–240. https://doi.org/10.1519/15184.1</w:t>
        </w:r>
      </w:ins>
    </w:p>
    <w:p w14:paraId="1AE9CEEC" w14:textId="3B1B3B42" w:rsidR="00E82139" w:rsidRPr="00BB7C0A" w:rsidDel="00C96E3A" w:rsidRDefault="00E82139" w:rsidP="00C55DEF">
      <w:pPr>
        <w:pStyle w:val="Bibliography"/>
        <w:spacing w:line="276" w:lineRule="auto"/>
        <w:rPr>
          <w:del w:id="2151" w:author="Esben Kran Christensen [2]" w:date="2020-04-28T10:32:00Z"/>
          <w:lang w:val="en-GB"/>
        </w:rPr>
      </w:pPr>
      <w:del w:id="2152" w:author="Esben Kran Christensen [2]" w:date="2020-04-28T10:32:00Z">
        <w:r w:rsidRPr="00BB7C0A" w:rsidDel="00C96E3A">
          <w:rPr>
            <w:lang w:val="en-GB"/>
          </w:rPr>
          <w:delText xml:space="preserve">Bojanowski, P., Grave, E., Joulin, A., &amp; Mikolov, T. (2017). Enriching Word Vectors with Subword Information. </w:delText>
        </w:r>
        <w:r w:rsidRPr="00BB7C0A" w:rsidDel="00C96E3A">
          <w:rPr>
            <w:i/>
            <w:iCs/>
            <w:lang w:val="en-GB"/>
          </w:rPr>
          <w:delText>ArXiv:1607.04606 [Cs]</w:delText>
        </w:r>
        <w:r w:rsidRPr="00BB7C0A" w:rsidDel="00C96E3A">
          <w:rPr>
            <w:lang w:val="en-GB"/>
          </w:rPr>
          <w:delText>. http://arxiv.org/abs/1607.04606</w:delText>
        </w:r>
      </w:del>
    </w:p>
    <w:p w14:paraId="16B3FF1D" w14:textId="60565D31" w:rsidR="00E82139" w:rsidRPr="00BB7C0A" w:rsidDel="00C96E3A" w:rsidRDefault="00E82139" w:rsidP="00C55DEF">
      <w:pPr>
        <w:pStyle w:val="Bibliography"/>
        <w:spacing w:line="276" w:lineRule="auto"/>
        <w:rPr>
          <w:del w:id="2153" w:author="Esben Kran Christensen [2]" w:date="2020-04-28T10:32:00Z"/>
          <w:lang w:val="en-GB"/>
        </w:rPr>
      </w:pPr>
      <w:del w:id="2154" w:author="Esben Kran Christensen [2]" w:date="2020-04-28T10:32:00Z">
        <w:r w:rsidRPr="00BB7C0A" w:rsidDel="00C96E3A">
          <w:rPr>
            <w:lang w:val="en-GB"/>
          </w:rPr>
          <w:delText xml:space="preserve">Cicchetti, D. V. (1994). Guidelines, criteria, and rules of thumb for evaluating normed and standardized assessment instruments in psychology. </w:delText>
        </w:r>
        <w:r w:rsidRPr="00BB7C0A" w:rsidDel="00C96E3A">
          <w:rPr>
            <w:i/>
            <w:iCs/>
            <w:lang w:val="en-GB"/>
          </w:rPr>
          <w:delText>Psychological Assessment</w:delText>
        </w:r>
        <w:r w:rsidRPr="00BB7C0A" w:rsidDel="00C96E3A">
          <w:rPr>
            <w:lang w:val="en-GB"/>
          </w:rPr>
          <w:delText xml:space="preserve">, </w:delText>
        </w:r>
        <w:r w:rsidRPr="00BB7C0A" w:rsidDel="00C96E3A">
          <w:rPr>
            <w:i/>
            <w:iCs/>
            <w:lang w:val="en-GB"/>
          </w:rPr>
          <w:delText>6</w:delText>
        </w:r>
        <w:r w:rsidRPr="00BB7C0A" w:rsidDel="00C96E3A">
          <w:rPr>
            <w:lang w:val="en-GB"/>
          </w:rPr>
          <w:delText>(4), 284.</w:delText>
        </w:r>
      </w:del>
    </w:p>
    <w:p w14:paraId="124ECB0A" w14:textId="21CB9954" w:rsidR="00E82139" w:rsidRPr="00BB7C0A" w:rsidDel="00C96E3A" w:rsidRDefault="00E82139" w:rsidP="00C55DEF">
      <w:pPr>
        <w:pStyle w:val="Bibliography"/>
        <w:spacing w:line="276" w:lineRule="auto"/>
        <w:rPr>
          <w:del w:id="2155" w:author="Esben Kran Christensen [2]" w:date="2020-04-28T10:32:00Z"/>
          <w:lang w:val="en-GB"/>
        </w:rPr>
      </w:pPr>
      <w:del w:id="2156" w:author="Esben Kran Christensen [2]" w:date="2020-04-28T10:32:00Z">
        <w:r w:rsidRPr="00BB7C0A" w:rsidDel="00C96E3A">
          <w:rPr>
            <w:lang w:val="en-GB"/>
          </w:rPr>
          <w:delText xml:space="preserve">Devlin, J., Chang, M.-W., Lee, K., &amp; Toutanova, K. (2019). BERT: Pre-training of Deep Bidirectional Transformers for Language Understanding. </w:delText>
        </w:r>
        <w:r w:rsidRPr="00BB7C0A" w:rsidDel="00C96E3A">
          <w:rPr>
            <w:i/>
            <w:iCs/>
            <w:lang w:val="en-GB"/>
          </w:rPr>
          <w:delText>ArXiv:1810.04805 [Cs]</w:delText>
        </w:r>
        <w:r w:rsidRPr="00BB7C0A" w:rsidDel="00C96E3A">
          <w:rPr>
            <w:lang w:val="en-GB"/>
          </w:rPr>
          <w:delText>. http://arxiv.org/abs/1810.04805</w:delText>
        </w:r>
      </w:del>
    </w:p>
    <w:p w14:paraId="73CFE764" w14:textId="4063761D" w:rsidR="00E82139" w:rsidRPr="00BB7C0A" w:rsidDel="00C96E3A" w:rsidRDefault="00E82139" w:rsidP="00C55DEF">
      <w:pPr>
        <w:pStyle w:val="Bibliography"/>
        <w:spacing w:line="276" w:lineRule="auto"/>
        <w:rPr>
          <w:del w:id="2157" w:author="Esben Kran Christensen [2]" w:date="2020-04-28T10:32:00Z"/>
          <w:lang w:val="en-GB"/>
        </w:rPr>
      </w:pPr>
      <w:del w:id="2158" w:author="Esben Kran Christensen [2]" w:date="2020-04-28T10:32:00Z">
        <w:r w:rsidRPr="00BB7C0A" w:rsidDel="00C96E3A">
          <w:rPr>
            <w:lang w:val="en-GB"/>
          </w:rPr>
          <w:delText xml:space="preserve">Ekman, P. (1992). An argument for basic emotions. </w:delText>
        </w:r>
        <w:r w:rsidRPr="00BB7C0A" w:rsidDel="00C96E3A">
          <w:rPr>
            <w:i/>
            <w:iCs/>
            <w:lang w:val="en-GB"/>
          </w:rPr>
          <w:delText>Cognition and Emotion</w:delText>
        </w:r>
        <w:r w:rsidRPr="00BB7C0A" w:rsidDel="00C96E3A">
          <w:rPr>
            <w:lang w:val="en-GB"/>
          </w:rPr>
          <w:delText xml:space="preserve">, </w:delText>
        </w:r>
        <w:r w:rsidRPr="00BB7C0A" w:rsidDel="00C96E3A">
          <w:rPr>
            <w:i/>
            <w:iCs/>
            <w:lang w:val="en-GB"/>
          </w:rPr>
          <w:delText>6</w:delText>
        </w:r>
        <w:r w:rsidRPr="00BB7C0A" w:rsidDel="00C96E3A">
          <w:rPr>
            <w:lang w:val="en-GB"/>
          </w:rPr>
          <w:delText>(3–4), 169–200. https://doi.org/10.1080/02699939208411068</w:delText>
        </w:r>
      </w:del>
    </w:p>
    <w:p w14:paraId="09ECE057" w14:textId="466E2BC1" w:rsidR="00E82139" w:rsidRPr="00BB7C0A" w:rsidDel="00C96E3A" w:rsidRDefault="00E82139" w:rsidP="00C55DEF">
      <w:pPr>
        <w:pStyle w:val="Bibliography"/>
        <w:spacing w:line="276" w:lineRule="auto"/>
        <w:rPr>
          <w:del w:id="2159" w:author="Esben Kran Christensen [2]" w:date="2020-04-28T10:32:00Z"/>
          <w:lang w:val="en-GB"/>
        </w:rPr>
      </w:pPr>
      <w:del w:id="2160" w:author="Esben Kran Christensen [2]" w:date="2020-04-28T10:32:00Z">
        <w:r w:rsidRPr="00BB7C0A" w:rsidDel="00C96E3A">
          <w:rPr>
            <w:lang w:val="en-GB"/>
          </w:rPr>
          <w:delText xml:space="preserve">Fleiss, J. L., &amp; Cohen, J. (1973). The Equivalence of Weighted Kappa and the Intraclass Correlation Coefficient as Measures of Reliability. </w:delText>
        </w:r>
        <w:r w:rsidRPr="00BB7C0A" w:rsidDel="00C96E3A">
          <w:rPr>
            <w:i/>
            <w:iCs/>
            <w:lang w:val="en-GB"/>
          </w:rPr>
          <w:delText>Educational and Psychological Measurement</w:delText>
        </w:r>
        <w:r w:rsidRPr="00BB7C0A" w:rsidDel="00C96E3A">
          <w:rPr>
            <w:lang w:val="en-GB"/>
          </w:rPr>
          <w:delText xml:space="preserve">, </w:delText>
        </w:r>
        <w:r w:rsidRPr="00BB7C0A" w:rsidDel="00C96E3A">
          <w:rPr>
            <w:i/>
            <w:iCs/>
            <w:lang w:val="en-GB"/>
          </w:rPr>
          <w:delText>33</w:delText>
        </w:r>
        <w:r w:rsidRPr="00BB7C0A" w:rsidDel="00C96E3A">
          <w:rPr>
            <w:lang w:val="en-GB"/>
          </w:rPr>
          <w:delText>(3), 613–619. https://doi.org/10.1177/001316447303300309</w:delText>
        </w:r>
      </w:del>
    </w:p>
    <w:p w14:paraId="5F672A91" w14:textId="492FDE6A" w:rsidR="00E82139" w:rsidRPr="00BB7C0A" w:rsidDel="00C96E3A" w:rsidRDefault="00E82139" w:rsidP="00C55DEF">
      <w:pPr>
        <w:pStyle w:val="Bibliography"/>
        <w:spacing w:line="276" w:lineRule="auto"/>
        <w:rPr>
          <w:del w:id="2161" w:author="Esben Kran Christensen [2]" w:date="2020-04-28T10:32:00Z"/>
          <w:lang w:val="en-GB"/>
        </w:rPr>
      </w:pPr>
      <w:del w:id="2162" w:author="Esben Kran Christensen [2]" w:date="2020-04-28T10:32:00Z">
        <w:r w:rsidRPr="00BB7C0A" w:rsidDel="00C96E3A">
          <w:rPr>
            <w:lang w:val="en-GB"/>
          </w:rPr>
          <w:delText xml:space="preserve">Gamer, M., Lemon, J., &amp; Singh, I. F. P. (2019). </w:delText>
        </w:r>
        <w:r w:rsidRPr="00BB7C0A" w:rsidDel="00C96E3A">
          <w:rPr>
            <w:i/>
            <w:iCs/>
            <w:lang w:val="en-GB"/>
          </w:rPr>
          <w:delText>irr: Various Coefficients of Interrater Reliability and Agreement</w:delText>
        </w:r>
        <w:r w:rsidRPr="00BB7C0A" w:rsidDel="00C96E3A">
          <w:rPr>
            <w:lang w:val="en-GB"/>
          </w:rPr>
          <w:delText xml:space="preserve"> (Version 0.84.1) [Computer software]. https://CRAN.R-project.org/package=irr</w:delText>
        </w:r>
      </w:del>
    </w:p>
    <w:p w14:paraId="13D8E906" w14:textId="02587DCA" w:rsidR="00E82139" w:rsidRPr="00BB7C0A" w:rsidDel="00C96E3A" w:rsidRDefault="00E82139" w:rsidP="00C55DEF">
      <w:pPr>
        <w:pStyle w:val="Bibliography"/>
        <w:spacing w:line="276" w:lineRule="auto"/>
        <w:rPr>
          <w:del w:id="2163" w:author="Esben Kran Christensen [2]" w:date="2020-04-28T10:32:00Z"/>
          <w:lang w:val="en-GB"/>
        </w:rPr>
      </w:pPr>
      <w:del w:id="2164" w:author="Esben Kran Christensen [2]" w:date="2020-04-28T10:32:00Z">
        <w:r w:rsidRPr="00BB7C0A" w:rsidDel="00C96E3A">
          <w:rPr>
            <w:lang w:val="en-GB"/>
          </w:rPr>
          <w:delText xml:space="preserve">Goldberg, Y., &amp; Levy, O. (2014). word2vec Explained: Deriving Mikolov et al.’s negative-sampling word-embedding method. </w:delText>
        </w:r>
        <w:r w:rsidRPr="00BB7C0A" w:rsidDel="00C96E3A">
          <w:rPr>
            <w:i/>
            <w:iCs/>
            <w:lang w:val="en-GB"/>
          </w:rPr>
          <w:delText>ArXiv:1402.3722 [Cs, Stat]</w:delText>
        </w:r>
        <w:r w:rsidRPr="00BB7C0A" w:rsidDel="00C96E3A">
          <w:rPr>
            <w:lang w:val="en-GB"/>
          </w:rPr>
          <w:delText>. http://arxiv.org/abs/1402.3722</w:delText>
        </w:r>
      </w:del>
    </w:p>
    <w:p w14:paraId="037057AF" w14:textId="204D377B" w:rsidR="00E82139" w:rsidRPr="00BB7C0A" w:rsidDel="00C96E3A" w:rsidRDefault="00E82139" w:rsidP="00C55DEF">
      <w:pPr>
        <w:pStyle w:val="Bibliography"/>
        <w:spacing w:line="276" w:lineRule="auto"/>
        <w:rPr>
          <w:del w:id="2165" w:author="Esben Kran Christensen [2]" w:date="2020-04-28T10:32:00Z"/>
          <w:lang w:val="en-GB"/>
        </w:rPr>
      </w:pPr>
      <w:del w:id="2166" w:author="Esben Kran Christensen [2]" w:date="2020-04-28T10:32:00Z">
        <w:r w:rsidRPr="00BB7C0A" w:rsidDel="00C96E3A">
          <w:rPr>
            <w:lang w:val="en-GB"/>
          </w:rPr>
          <w:delText xml:space="preserve">Grave, E., Bojanowski, P., Gupta, P., Joulin, A., &amp; Mikolov, T. (2017). </w:delText>
        </w:r>
        <w:r w:rsidRPr="00BB7C0A" w:rsidDel="00C96E3A">
          <w:rPr>
            <w:i/>
            <w:iCs/>
            <w:lang w:val="en-GB"/>
          </w:rPr>
          <w:delText>Learning Word Vectors for 157 Languages</w:delText>
        </w:r>
        <w:r w:rsidRPr="00BB7C0A" w:rsidDel="00C96E3A">
          <w:rPr>
            <w:lang w:val="en-GB"/>
          </w:rPr>
          <w:delText>. 5.</w:delText>
        </w:r>
      </w:del>
    </w:p>
    <w:p w14:paraId="07E09983" w14:textId="1A07B162" w:rsidR="00E82139" w:rsidRPr="00BB7C0A" w:rsidDel="00C96E3A" w:rsidRDefault="00E82139" w:rsidP="00C55DEF">
      <w:pPr>
        <w:pStyle w:val="Bibliography"/>
        <w:spacing w:line="276" w:lineRule="auto"/>
        <w:rPr>
          <w:del w:id="2167" w:author="Esben Kran Christensen [2]" w:date="2020-04-28T10:32:00Z"/>
          <w:lang w:val="en-GB"/>
        </w:rPr>
      </w:pPr>
      <w:del w:id="2168" w:author="Esben Kran Christensen [2]" w:date="2020-04-28T10:32:00Z">
        <w:r w:rsidRPr="00BB7C0A" w:rsidDel="00C96E3A">
          <w:rPr>
            <w:lang w:val="en-GB"/>
          </w:rPr>
          <w:delText xml:space="preserve">Heck, R., Vuculescu, O., Sørensen, J. J., Zoller, J., Andreasen, M. G., Bason, M. G., Ejlertsen, P., Elíasson, O., Haikka, P., Laustsen, J. S., Nielsen, L. L., Mao, A., Müller, R., Napolitano, M., Pedersen, M. K., Thorsen, A. R., Bergenholtz, C., Calarco, T., Montangero, S., &amp; Sherson, J. F. (2018). Remote optimization of an ultracold atoms experiment by experts and citizen scientists. </w:delText>
        </w:r>
        <w:r w:rsidRPr="00BB7C0A" w:rsidDel="00C96E3A">
          <w:rPr>
            <w:i/>
            <w:iCs/>
            <w:lang w:val="en-GB"/>
          </w:rPr>
          <w:delText>Proceedings of the National Academy of Sciences</w:delText>
        </w:r>
        <w:r w:rsidRPr="00BB7C0A" w:rsidDel="00C96E3A">
          <w:rPr>
            <w:lang w:val="en-GB"/>
          </w:rPr>
          <w:delText xml:space="preserve">, </w:delText>
        </w:r>
        <w:r w:rsidRPr="00BB7C0A" w:rsidDel="00C96E3A">
          <w:rPr>
            <w:i/>
            <w:iCs/>
            <w:lang w:val="en-GB"/>
          </w:rPr>
          <w:delText>115</w:delText>
        </w:r>
        <w:r w:rsidRPr="00BB7C0A" w:rsidDel="00C96E3A">
          <w:rPr>
            <w:lang w:val="en-GB"/>
          </w:rPr>
          <w:delText>(48), E11231–E11237. https://doi.org/10.1073/pnas.1716869115</w:delText>
        </w:r>
      </w:del>
    </w:p>
    <w:p w14:paraId="4E6DEE43" w14:textId="14F67048" w:rsidR="00E82139" w:rsidRPr="00BB7C0A" w:rsidDel="00C96E3A" w:rsidRDefault="00E82139" w:rsidP="00C55DEF">
      <w:pPr>
        <w:pStyle w:val="Bibliography"/>
        <w:spacing w:line="276" w:lineRule="auto"/>
        <w:rPr>
          <w:del w:id="2169" w:author="Esben Kran Christensen [2]" w:date="2020-04-28T10:32:00Z"/>
          <w:lang w:val="en-GB"/>
        </w:rPr>
      </w:pPr>
      <w:del w:id="2170" w:author="Esben Kran Christensen [2]" w:date="2020-04-28T10:32:00Z">
        <w:r w:rsidRPr="00BB7C0A" w:rsidDel="00C96E3A">
          <w:rPr>
            <w:lang w:val="en-GB"/>
          </w:rPr>
          <w:delText xml:space="preserve">Howard, J., &amp; Ruder, S. (2018). Universal Language Model Fine-tuning for Text Classification. </w:delText>
        </w:r>
        <w:r w:rsidRPr="00BB7C0A" w:rsidDel="00C96E3A">
          <w:rPr>
            <w:i/>
            <w:iCs/>
            <w:lang w:val="en-GB"/>
          </w:rPr>
          <w:delText>Proceedings of the 56th Annual Meeting of the Association for Computational Linguistics (Volume 1: Long Papers)</w:delText>
        </w:r>
        <w:r w:rsidRPr="00BB7C0A" w:rsidDel="00C96E3A">
          <w:rPr>
            <w:lang w:val="en-GB"/>
          </w:rPr>
          <w:delText>, 328–339. https://doi.org/10.18653/v1/P18-1031</w:delText>
        </w:r>
      </w:del>
    </w:p>
    <w:p w14:paraId="6A5A589A" w14:textId="0A8FB580" w:rsidR="00E82139" w:rsidRPr="00BB7C0A" w:rsidDel="00C96E3A" w:rsidRDefault="00E82139" w:rsidP="00C55DEF">
      <w:pPr>
        <w:pStyle w:val="Bibliography"/>
        <w:spacing w:line="276" w:lineRule="auto"/>
        <w:rPr>
          <w:del w:id="2171" w:author="Esben Kran Christensen [2]" w:date="2020-04-28T10:32:00Z"/>
          <w:lang w:val="en-GB"/>
        </w:rPr>
      </w:pPr>
      <w:del w:id="2172" w:author="Esben Kran Christensen [2]" w:date="2020-04-28T10:32:00Z">
        <w:r w:rsidRPr="00BB7C0A" w:rsidDel="00C96E3A">
          <w:rPr>
            <w:lang w:val="en-GB"/>
          </w:rPr>
          <w:delText xml:space="preserve">Hutto, C. J. (2019). </w:delText>
        </w:r>
        <w:r w:rsidRPr="00BB7C0A" w:rsidDel="00C96E3A">
          <w:rPr>
            <w:i/>
            <w:iCs/>
            <w:lang w:val="en-GB"/>
          </w:rPr>
          <w:delText>Cjhutto/vaderSentiment</w:delText>
        </w:r>
        <w:r w:rsidRPr="00BB7C0A" w:rsidDel="00C96E3A">
          <w:rPr>
            <w:lang w:val="en-GB"/>
          </w:rPr>
          <w:delText xml:space="preserve"> [Python]. https://github.com/cjhutto/vaderSentiment (Original work published 2014)</w:delText>
        </w:r>
      </w:del>
    </w:p>
    <w:p w14:paraId="27060B1A" w14:textId="2C2207CF" w:rsidR="00E82139" w:rsidRPr="00BB7C0A" w:rsidDel="00C96E3A" w:rsidRDefault="00E82139" w:rsidP="00C55DEF">
      <w:pPr>
        <w:pStyle w:val="Bibliography"/>
        <w:spacing w:line="276" w:lineRule="auto"/>
        <w:rPr>
          <w:del w:id="2173" w:author="Esben Kran Christensen [2]" w:date="2020-04-28T10:32:00Z"/>
          <w:lang w:val="en-GB"/>
        </w:rPr>
      </w:pPr>
      <w:del w:id="2174" w:author="Esben Kran Christensen [2]" w:date="2020-04-28T10:32:00Z">
        <w:r w:rsidRPr="00BB7C0A" w:rsidDel="00C96E3A">
          <w:rPr>
            <w:lang w:val="en-GB"/>
          </w:rPr>
          <w:delText xml:space="preserve">Hutto, C. J., &amp; Gilbert, E. (2014, May 16). VADER: A Parsimonious Rule-Based Model for Sentiment Analysis of Social Media Text. </w:delText>
        </w:r>
        <w:r w:rsidRPr="00BB7C0A" w:rsidDel="00C96E3A">
          <w:rPr>
            <w:i/>
            <w:iCs/>
            <w:lang w:val="en-GB"/>
          </w:rPr>
          <w:delText>Eighth International AAAI Conference on Weblogs and Social Media</w:delText>
        </w:r>
        <w:r w:rsidRPr="00BB7C0A" w:rsidDel="00C96E3A">
          <w:rPr>
            <w:lang w:val="en-GB"/>
          </w:rPr>
          <w:delText>. Eighth International AAAI Conference on Weblogs and Social Media. https://www.aaai.org/ocs/index.php/ICWSM/ICWSM14/paper/view/8109</w:delText>
        </w:r>
      </w:del>
    </w:p>
    <w:p w14:paraId="2DE4A14A" w14:textId="3212C209" w:rsidR="00E82139" w:rsidRPr="00BB7C0A" w:rsidDel="00C96E3A" w:rsidRDefault="00E82139" w:rsidP="00C55DEF">
      <w:pPr>
        <w:pStyle w:val="Bibliography"/>
        <w:spacing w:line="276" w:lineRule="auto"/>
        <w:rPr>
          <w:del w:id="2175" w:author="Esben Kran Christensen [2]" w:date="2020-04-28T10:32:00Z"/>
          <w:lang w:val="en-GB"/>
        </w:rPr>
      </w:pPr>
      <w:del w:id="2176" w:author="Esben Kran Christensen [2]" w:date="2020-04-28T10:32:00Z">
        <w:r w:rsidRPr="00BB7C0A" w:rsidDel="00C96E3A">
          <w:rPr>
            <w:lang w:val="en-GB"/>
          </w:rPr>
          <w:delText xml:space="preserve">Joulin, A., Grave, E., Bojanowski, P., &amp; Mikolov, T. (2016). Bag of Tricks for Efficient Text Classification. </w:delText>
        </w:r>
        <w:r w:rsidRPr="00BB7C0A" w:rsidDel="00C96E3A">
          <w:rPr>
            <w:i/>
            <w:iCs/>
            <w:lang w:val="en-GB"/>
          </w:rPr>
          <w:delText>ArXiv:1607.01759 [Cs]</w:delText>
        </w:r>
        <w:r w:rsidRPr="00BB7C0A" w:rsidDel="00C96E3A">
          <w:rPr>
            <w:lang w:val="en-GB"/>
          </w:rPr>
          <w:delText>. http://arxiv.org/abs/1607.01759</w:delText>
        </w:r>
      </w:del>
    </w:p>
    <w:p w14:paraId="370C5A3E" w14:textId="32B2726D" w:rsidR="00E82139" w:rsidRPr="00BB7C0A" w:rsidDel="00C96E3A" w:rsidRDefault="00E82139" w:rsidP="00C55DEF">
      <w:pPr>
        <w:pStyle w:val="Bibliography"/>
        <w:spacing w:line="276" w:lineRule="auto"/>
        <w:rPr>
          <w:del w:id="2177" w:author="Esben Kran Christensen [2]" w:date="2020-04-28T10:32:00Z"/>
          <w:lang w:val="en-GB"/>
        </w:rPr>
      </w:pPr>
      <w:del w:id="2178" w:author="Esben Kran Christensen [2]" w:date="2020-04-28T10:32:00Z">
        <w:r w:rsidRPr="00BB7C0A" w:rsidDel="00C96E3A">
          <w:rPr>
            <w:lang w:val="en-GB"/>
          </w:rPr>
          <w:delText xml:space="preserve">Koo, T. K., &amp; Li, M. Y. (2016). A Guideline of Selecting and Reporting Intraclass Correlation Coefficients for Reliability Research. </w:delText>
        </w:r>
        <w:r w:rsidRPr="00BB7C0A" w:rsidDel="00C96E3A">
          <w:rPr>
            <w:i/>
            <w:iCs/>
            <w:lang w:val="en-GB"/>
          </w:rPr>
          <w:delText>Journal of Chiropractic Medicine</w:delText>
        </w:r>
        <w:r w:rsidRPr="00BB7C0A" w:rsidDel="00C96E3A">
          <w:rPr>
            <w:lang w:val="en-GB"/>
          </w:rPr>
          <w:delText xml:space="preserve">, </w:delText>
        </w:r>
        <w:r w:rsidRPr="00BB7C0A" w:rsidDel="00C96E3A">
          <w:rPr>
            <w:i/>
            <w:iCs/>
            <w:lang w:val="en-GB"/>
          </w:rPr>
          <w:delText>15</w:delText>
        </w:r>
        <w:r w:rsidRPr="00BB7C0A" w:rsidDel="00C96E3A">
          <w:rPr>
            <w:lang w:val="en-GB"/>
          </w:rPr>
          <w:delText>(2), 155–163. https://doi.org/10.1016/j.jcm.2016.02.012</w:delText>
        </w:r>
      </w:del>
    </w:p>
    <w:p w14:paraId="6FEEC580" w14:textId="71CB2A10" w:rsidR="00E82139" w:rsidRPr="00E82139" w:rsidDel="00C96E3A" w:rsidRDefault="00E82139" w:rsidP="00C55DEF">
      <w:pPr>
        <w:pStyle w:val="Bibliography"/>
        <w:spacing w:line="276" w:lineRule="auto"/>
        <w:rPr>
          <w:del w:id="2179" w:author="Esben Kran Christensen [2]" w:date="2020-04-28T10:32:00Z"/>
        </w:rPr>
      </w:pPr>
      <w:del w:id="2180" w:author="Esben Kran Christensen [2]" w:date="2020-04-28T10:32:00Z">
        <w:r w:rsidRPr="00BB7C0A" w:rsidDel="00C96E3A">
          <w:rPr>
            <w:lang w:val="en-GB"/>
          </w:rPr>
          <w:delText xml:space="preserve">Krippendorff, K. (2004). Content analysis: An introduction to its methodology Thousand Oaks. </w:delText>
        </w:r>
        <w:r w:rsidRPr="00E82139" w:rsidDel="00C96E3A">
          <w:rPr>
            <w:i/>
            <w:iCs/>
          </w:rPr>
          <w:delText>Calif.: Sage</w:delText>
        </w:r>
        <w:r w:rsidRPr="00E82139" w:rsidDel="00C96E3A">
          <w:delText>.</w:delText>
        </w:r>
      </w:del>
    </w:p>
    <w:p w14:paraId="361BBC8E" w14:textId="10451A61" w:rsidR="00E82139" w:rsidRPr="00BB7C0A" w:rsidDel="00C96E3A" w:rsidRDefault="00E82139" w:rsidP="00C55DEF">
      <w:pPr>
        <w:pStyle w:val="Bibliography"/>
        <w:spacing w:line="276" w:lineRule="auto"/>
        <w:rPr>
          <w:del w:id="2181" w:author="Esben Kran Christensen [2]" w:date="2020-04-28T10:32:00Z"/>
          <w:lang w:val="en-GB"/>
        </w:rPr>
      </w:pPr>
      <w:del w:id="2182" w:author="Esben Kran Christensen [2]" w:date="2020-04-28T10:32:00Z">
        <w:r w:rsidRPr="00E82139" w:rsidDel="00C96E3A">
          <w:delText xml:space="preserve">Lauridsen, G. A., Dalsgaard, J. A., &amp; Svendsen, L. K. B. (2019). </w:delText>
        </w:r>
        <w:r w:rsidRPr="00BB7C0A" w:rsidDel="00C96E3A">
          <w:rPr>
            <w:lang w:val="en-GB"/>
          </w:rPr>
          <w:delText xml:space="preserve">SENTIDA: A New Tool for Sentiment Analysis in Danish. </w:delText>
        </w:r>
        <w:r w:rsidRPr="00BB7C0A" w:rsidDel="00C96E3A">
          <w:rPr>
            <w:i/>
            <w:iCs/>
            <w:lang w:val="en-GB"/>
          </w:rPr>
          <w:delText>Journal of Language Works - Sprogvidenskabeligt Studentertidsskrift</w:delText>
        </w:r>
        <w:r w:rsidRPr="00BB7C0A" w:rsidDel="00C96E3A">
          <w:rPr>
            <w:lang w:val="en-GB"/>
          </w:rPr>
          <w:delText xml:space="preserve">, </w:delText>
        </w:r>
        <w:r w:rsidRPr="00BB7C0A" w:rsidDel="00C96E3A">
          <w:rPr>
            <w:i/>
            <w:iCs/>
            <w:lang w:val="en-GB"/>
          </w:rPr>
          <w:delText>4</w:delText>
        </w:r>
        <w:r w:rsidRPr="00BB7C0A" w:rsidDel="00C96E3A">
          <w:rPr>
            <w:lang w:val="en-GB"/>
          </w:rPr>
          <w:delText>(1), 38–53.</w:delText>
        </w:r>
      </w:del>
    </w:p>
    <w:p w14:paraId="611D7391" w14:textId="40804691" w:rsidR="00E82139" w:rsidRPr="00BB7C0A" w:rsidDel="00C96E3A" w:rsidRDefault="00E82139" w:rsidP="00C55DEF">
      <w:pPr>
        <w:pStyle w:val="Bibliography"/>
        <w:spacing w:line="276" w:lineRule="auto"/>
        <w:rPr>
          <w:del w:id="2183" w:author="Esben Kran Christensen [2]" w:date="2020-04-28T10:32:00Z"/>
          <w:lang w:val="en-GB"/>
        </w:rPr>
      </w:pPr>
      <w:del w:id="2184" w:author="Esben Kran Christensen [2]" w:date="2020-04-28T10:32:00Z">
        <w:r w:rsidRPr="00BB7C0A" w:rsidDel="00C96E3A">
          <w:rPr>
            <w:lang w:val="en-GB"/>
          </w:rPr>
          <w:delText xml:space="preserve">Mehrabian, A. (1980). </w:delText>
        </w:r>
        <w:r w:rsidRPr="00BB7C0A" w:rsidDel="00C96E3A">
          <w:rPr>
            <w:i/>
            <w:iCs/>
            <w:lang w:val="en-GB"/>
          </w:rPr>
          <w:delText>Basic dimensions for a general psychological theory: Implications for personality, social, environmental, and developmental studies</w:delText>
        </w:r>
        <w:r w:rsidRPr="00BB7C0A" w:rsidDel="00C96E3A">
          <w:rPr>
            <w:lang w:val="en-GB"/>
          </w:rPr>
          <w:delText>. Cambridge : Oelgeschlager, Gunn &amp; Hain. http://archive.org/details/basicdimensionsf0000mehr</w:delText>
        </w:r>
      </w:del>
    </w:p>
    <w:p w14:paraId="41E775AA" w14:textId="4647ADCD" w:rsidR="00E82139" w:rsidRPr="00BB7C0A" w:rsidDel="00C96E3A" w:rsidRDefault="00E82139" w:rsidP="00C55DEF">
      <w:pPr>
        <w:pStyle w:val="Bibliography"/>
        <w:spacing w:line="276" w:lineRule="auto"/>
        <w:rPr>
          <w:del w:id="2185" w:author="Esben Kran Christensen [2]" w:date="2020-04-28T10:32:00Z"/>
          <w:lang w:val="en-GB"/>
        </w:rPr>
      </w:pPr>
      <w:del w:id="2186" w:author="Esben Kran Christensen [2]" w:date="2020-04-28T10:32:00Z">
        <w:r w:rsidRPr="00BB7C0A" w:rsidDel="00C96E3A">
          <w:rPr>
            <w:lang w:val="en-GB"/>
          </w:rPr>
          <w:delText xml:space="preserve">Mikolov, T., Chen, K., Corrado, G., &amp; Dean, J. (2013). Efficient Estimation of Word Representations in Vector Space. </w:delText>
        </w:r>
        <w:r w:rsidRPr="00BB7C0A" w:rsidDel="00C96E3A">
          <w:rPr>
            <w:i/>
            <w:iCs/>
            <w:lang w:val="en-GB"/>
          </w:rPr>
          <w:delText>ArXiv:1301.3781 [Cs]</w:delText>
        </w:r>
        <w:r w:rsidRPr="00BB7C0A" w:rsidDel="00C96E3A">
          <w:rPr>
            <w:lang w:val="en-GB"/>
          </w:rPr>
          <w:delText>. http://arxiv.org/abs/1301.3781</w:delText>
        </w:r>
      </w:del>
    </w:p>
    <w:p w14:paraId="6799DB7D" w14:textId="3F639168" w:rsidR="00E82139" w:rsidRPr="00BB7C0A" w:rsidDel="00C96E3A" w:rsidRDefault="00E82139" w:rsidP="00C55DEF">
      <w:pPr>
        <w:pStyle w:val="Bibliography"/>
        <w:spacing w:line="276" w:lineRule="auto"/>
        <w:rPr>
          <w:del w:id="2187" w:author="Esben Kran Christensen [2]" w:date="2020-04-28T10:32:00Z"/>
          <w:lang w:val="en-GB"/>
        </w:rPr>
      </w:pPr>
      <w:del w:id="2188" w:author="Esben Kran Christensen [2]" w:date="2020-04-28T10:32:00Z">
        <w:r w:rsidRPr="00BB7C0A" w:rsidDel="00C96E3A">
          <w:rPr>
            <w:lang w:val="en-GB"/>
          </w:rPr>
          <w:delText xml:space="preserve">Mikolov, T., Sutskever, I., Chen, K., Corrado, G. S., &amp; Dean, J. (2013). Distributed Representations of Words and Phrases and their Compositionality. In C. J. C. Burges, L. Bottou, M. Welling, Z. Ghahramani, &amp; K. Q. Weinberger (Eds.), </w:delText>
        </w:r>
        <w:r w:rsidRPr="00BB7C0A" w:rsidDel="00C96E3A">
          <w:rPr>
            <w:i/>
            <w:iCs/>
            <w:lang w:val="en-GB"/>
          </w:rPr>
          <w:delText>Advances in Neural Information Processing Systems 26</w:delText>
        </w:r>
        <w:r w:rsidRPr="00BB7C0A" w:rsidDel="00C96E3A">
          <w:rPr>
            <w:lang w:val="en-GB"/>
          </w:rPr>
          <w:delText xml:space="preserve"> (pp. 3111–3119). Curran Associates, Inc. http://papers.nips.cc/paper/5021-distributed-representations-of-words-and-phrases-and-their-compositionality.pdf</w:delText>
        </w:r>
      </w:del>
    </w:p>
    <w:p w14:paraId="1486375C" w14:textId="643980FD" w:rsidR="00E82139" w:rsidRPr="00BB7C0A" w:rsidDel="00C96E3A" w:rsidRDefault="00E82139" w:rsidP="00C55DEF">
      <w:pPr>
        <w:pStyle w:val="Bibliography"/>
        <w:spacing w:line="276" w:lineRule="auto"/>
        <w:rPr>
          <w:del w:id="2189" w:author="Esben Kran Christensen [2]" w:date="2020-04-28T10:32:00Z"/>
          <w:lang w:val="en-GB"/>
        </w:rPr>
      </w:pPr>
      <w:del w:id="2190" w:author="Esben Kran Christensen [2]" w:date="2020-04-28T10:32:00Z">
        <w:r w:rsidRPr="00BB7C0A" w:rsidDel="00C96E3A">
          <w:rPr>
            <w:lang w:val="en-GB"/>
          </w:rPr>
          <w:delText xml:space="preserve">Munikar, M., Shakya, S., &amp; Shrestha, A. (2019). </w:delText>
        </w:r>
        <w:r w:rsidRPr="00BB7C0A" w:rsidDel="00C96E3A">
          <w:rPr>
            <w:i/>
            <w:iCs/>
            <w:lang w:val="en-GB"/>
          </w:rPr>
          <w:delText>Fine-grained Sentiment Classi</w:delText>
        </w:r>
        <w:r w:rsidRPr="00E82139" w:rsidDel="00C96E3A">
          <w:rPr>
            <w:i/>
            <w:iCs/>
          </w:rPr>
          <w:delText>ﬁ</w:delText>
        </w:r>
        <w:r w:rsidRPr="00BB7C0A" w:rsidDel="00C96E3A">
          <w:rPr>
            <w:i/>
            <w:iCs/>
            <w:lang w:val="en-GB"/>
          </w:rPr>
          <w:delText>cation using BERT</w:delText>
        </w:r>
        <w:r w:rsidRPr="00BB7C0A" w:rsidDel="00C96E3A">
          <w:rPr>
            <w:lang w:val="en-GB"/>
          </w:rPr>
          <w:delText>. 5.</w:delText>
        </w:r>
      </w:del>
    </w:p>
    <w:p w14:paraId="7C067BF1" w14:textId="6F42471F" w:rsidR="00E82139" w:rsidRPr="00E82139" w:rsidDel="00C96E3A" w:rsidRDefault="00E82139" w:rsidP="00C55DEF">
      <w:pPr>
        <w:pStyle w:val="Bibliography"/>
        <w:spacing w:line="276" w:lineRule="auto"/>
        <w:rPr>
          <w:del w:id="2191" w:author="Esben Kran Christensen [2]" w:date="2020-04-28T10:32:00Z"/>
        </w:rPr>
      </w:pPr>
      <w:del w:id="2192" w:author="Esben Kran Christensen [2]" w:date="2020-04-28T10:32:00Z">
        <w:r w:rsidRPr="00E82139" w:rsidDel="00C96E3A">
          <w:delText xml:space="preserve">Nielsen, F. Å. (2017, April 28). </w:delText>
        </w:r>
        <w:r w:rsidRPr="00E82139" w:rsidDel="00C96E3A">
          <w:rPr>
            <w:i/>
            <w:iCs/>
          </w:rPr>
          <w:delText>AFINN</w:delText>
        </w:r>
        <w:r w:rsidRPr="00E82139" w:rsidDel="00C96E3A">
          <w:delText>. AFINN. http://www2.compute.dtu.dk/pubdb/views/edoc_download.php/6975/pdf/imm6975.pdf</w:delText>
        </w:r>
      </w:del>
    </w:p>
    <w:p w14:paraId="1FCDBD3F" w14:textId="73178883" w:rsidR="00E82139" w:rsidRPr="00BB7C0A" w:rsidDel="00C96E3A" w:rsidRDefault="00E82139" w:rsidP="00C55DEF">
      <w:pPr>
        <w:pStyle w:val="Bibliography"/>
        <w:spacing w:line="276" w:lineRule="auto"/>
        <w:rPr>
          <w:del w:id="2193" w:author="Esben Kran Christensen [2]" w:date="2020-04-28T10:32:00Z"/>
          <w:lang w:val="en-GB"/>
        </w:rPr>
      </w:pPr>
      <w:del w:id="2194" w:author="Esben Kran Christensen [2]" w:date="2020-04-28T10:32:00Z">
        <w:r w:rsidRPr="00BB7C0A" w:rsidDel="00C96E3A">
          <w:rPr>
            <w:lang w:val="en-GB"/>
          </w:rPr>
          <w:delText xml:space="preserve">Osgood, C. E., Suci, G. J., &amp; Tannenbaum, P. H. (1957). </w:delText>
        </w:r>
        <w:r w:rsidRPr="00BB7C0A" w:rsidDel="00C96E3A">
          <w:rPr>
            <w:i/>
            <w:iCs/>
            <w:lang w:val="en-GB"/>
          </w:rPr>
          <w:delText>The measurement of meaning</w:delText>
        </w:r>
        <w:r w:rsidRPr="00BB7C0A" w:rsidDel="00C96E3A">
          <w:rPr>
            <w:lang w:val="en-GB"/>
          </w:rPr>
          <w:delText>. University of Illinois press.</w:delText>
        </w:r>
      </w:del>
    </w:p>
    <w:p w14:paraId="32E1D48F" w14:textId="1FA35A78" w:rsidR="00E82139" w:rsidRPr="00BB7C0A" w:rsidDel="00C96E3A" w:rsidRDefault="00E82139" w:rsidP="00C55DEF">
      <w:pPr>
        <w:pStyle w:val="Bibliography"/>
        <w:spacing w:line="276" w:lineRule="auto"/>
        <w:rPr>
          <w:del w:id="2195" w:author="Esben Kran Christensen [2]" w:date="2020-04-28T10:32:00Z"/>
          <w:lang w:val="en-GB"/>
        </w:rPr>
      </w:pPr>
      <w:del w:id="2196" w:author="Esben Kran Christensen [2]" w:date="2020-04-28T10:32:00Z">
        <w:r w:rsidRPr="00BB7C0A" w:rsidDel="00C96E3A">
          <w:rPr>
            <w:lang w:val="en-GB"/>
          </w:rPr>
          <w:delText xml:space="preserve">Pedersen, M. K., Rasmussen, N. R., Sherson, J. F., &amp; Basaiawmoit, R. V. (2017). </w:delText>
        </w:r>
        <w:r w:rsidRPr="00BB7C0A" w:rsidDel="00C96E3A">
          <w:rPr>
            <w:i/>
            <w:iCs/>
            <w:lang w:val="en-GB"/>
          </w:rPr>
          <w:delText>Leaderboard Effects on Player Performance in a Citizen Science Game</w:delText>
        </w:r>
        <w:r w:rsidRPr="00BB7C0A" w:rsidDel="00C96E3A">
          <w:rPr>
            <w:lang w:val="en-GB"/>
          </w:rPr>
          <w:delText>. 8.</w:delText>
        </w:r>
      </w:del>
    </w:p>
    <w:p w14:paraId="1CA42E0B" w14:textId="3EFA3ED5" w:rsidR="00E82139" w:rsidRPr="00BB7C0A" w:rsidDel="00C96E3A" w:rsidRDefault="00E82139" w:rsidP="00C55DEF">
      <w:pPr>
        <w:pStyle w:val="Bibliography"/>
        <w:spacing w:line="276" w:lineRule="auto"/>
        <w:rPr>
          <w:del w:id="2197" w:author="Esben Kran Christensen [2]" w:date="2020-04-28T10:32:00Z"/>
          <w:lang w:val="en-GB"/>
        </w:rPr>
      </w:pPr>
      <w:del w:id="2198" w:author="Esben Kran Christensen [2]" w:date="2020-04-28T10:32:00Z">
        <w:r w:rsidRPr="00BB7C0A" w:rsidDel="00C96E3A">
          <w:rPr>
            <w:lang w:val="en-GB"/>
          </w:rPr>
          <w:delText xml:space="preserve">Peters, M. E., Neumann, M., Iyyer, M., Gardner, M., Clark, C., Lee, K., &amp; Zettlemoyer, L. (2018). Deep contextualized word representations. </w:delText>
        </w:r>
        <w:r w:rsidRPr="00BB7C0A" w:rsidDel="00C96E3A">
          <w:rPr>
            <w:i/>
            <w:iCs/>
            <w:lang w:val="en-GB"/>
          </w:rPr>
          <w:delText>ArXiv:1802.05365 [Cs]</w:delText>
        </w:r>
        <w:r w:rsidRPr="00BB7C0A" w:rsidDel="00C96E3A">
          <w:rPr>
            <w:lang w:val="en-GB"/>
          </w:rPr>
          <w:delText>. http://arxiv.org/abs/1802.05365</w:delText>
        </w:r>
      </w:del>
    </w:p>
    <w:p w14:paraId="61872965" w14:textId="639F2B10" w:rsidR="00E82139" w:rsidRPr="00BB7C0A" w:rsidDel="00C96E3A" w:rsidRDefault="00E82139" w:rsidP="00C55DEF">
      <w:pPr>
        <w:pStyle w:val="Bibliography"/>
        <w:spacing w:line="276" w:lineRule="auto"/>
        <w:rPr>
          <w:del w:id="2199" w:author="Esben Kran Christensen [2]" w:date="2020-04-28T10:32:00Z"/>
          <w:lang w:val="en-GB"/>
        </w:rPr>
      </w:pPr>
      <w:del w:id="2200" w:author="Esben Kran Christensen [2]" w:date="2020-04-28T10:32:00Z">
        <w:r w:rsidRPr="00BB7C0A" w:rsidDel="00C96E3A">
          <w:rPr>
            <w:lang w:val="en-GB"/>
          </w:rPr>
          <w:delText xml:space="preserve">Plutchik, R. (2001). The Nature of Emotions: Human emotions have deep evolutionary roots, a fact that may explain their complexity and provide tools for clinical practice. </w:delText>
        </w:r>
        <w:r w:rsidRPr="00BB7C0A" w:rsidDel="00C96E3A">
          <w:rPr>
            <w:i/>
            <w:iCs/>
            <w:lang w:val="en-GB"/>
          </w:rPr>
          <w:delText>American Scientist</w:delText>
        </w:r>
        <w:r w:rsidRPr="00BB7C0A" w:rsidDel="00C96E3A">
          <w:rPr>
            <w:lang w:val="en-GB"/>
          </w:rPr>
          <w:delText xml:space="preserve">, </w:delText>
        </w:r>
        <w:r w:rsidRPr="00BB7C0A" w:rsidDel="00C96E3A">
          <w:rPr>
            <w:i/>
            <w:iCs/>
            <w:lang w:val="en-GB"/>
          </w:rPr>
          <w:delText>89</w:delText>
        </w:r>
        <w:r w:rsidRPr="00BB7C0A" w:rsidDel="00C96E3A">
          <w:rPr>
            <w:lang w:val="en-GB"/>
          </w:rPr>
          <w:delText>(4), 344–350. JSTOR.</w:delText>
        </w:r>
      </w:del>
    </w:p>
    <w:p w14:paraId="194BF9E3" w14:textId="726E36A1" w:rsidR="00E82139" w:rsidRPr="00BB7C0A" w:rsidDel="00C96E3A" w:rsidRDefault="00E82139" w:rsidP="00C55DEF">
      <w:pPr>
        <w:pStyle w:val="Bibliography"/>
        <w:spacing w:line="276" w:lineRule="auto"/>
        <w:rPr>
          <w:del w:id="2201" w:author="Esben Kran Christensen [2]" w:date="2020-04-28T10:32:00Z"/>
          <w:lang w:val="en-GB"/>
        </w:rPr>
      </w:pPr>
      <w:del w:id="2202" w:author="Esben Kran Christensen [2]" w:date="2020-04-28T10:32:00Z">
        <w:r w:rsidRPr="00BB7C0A" w:rsidDel="00C96E3A">
          <w:rPr>
            <w:lang w:val="en-GB"/>
          </w:rPr>
          <w:delText xml:space="preserve">R Core Team. (2013). </w:delText>
        </w:r>
        <w:r w:rsidRPr="00BB7C0A" w:rsidDel="00C96E3A">
          <w:rPr>
            <w:i/>
            <w:iCs/>
            <w:lang w:val="en-GB"/>
          </w:rPr>
          <w:delText>R: A language and environment for statistical computing</w:delText>
        </w:r>
        <w:r w:rsidRPr="00BB7C0A" w:rsidDel="00C96E3A">
          <w:rPr>
            <w:lang w:val="en-GB"/>
          </w:rPr>
          <w:delText xml:space="preserve"> [R]. R Foundation for Statistical Computing. http://www.R-project.org/</w:delText>
        </w:r>
      </w:del>
    </w:p>
    <w:p w14:paraId="12BE260D" w14:textId="68E76919" w:rsidR="00E82139" w:rsidRPr="00BB7C0A" w:rsidDel="00C96E3A" w:rsidRDefault="00E82139" w:rsidP="00C55DEF">
      <w:pPr>
        <w:pStyle w:val="Bibliography"/>
        <w:spacing w:line="276" w:lineRule="auto"/>
        <w:rPr>
          <w:del w:id="2203" w:author="Esben Kran Christensen [2]" w:date="2020-04-28T10:32:00Z"/>
          <w:lang w:val="en-GB"/>
        </w:rPr>
      </w:pPr>
      <w:del w:id="2204" w:author="Esben Kran Christensen [2]" w:date="2020-04-28T10:32:00Z">
        <w:r w:rsidRPr="00BB7C0A" w:rsidDel="00C96E3A">
          <w:rPr>
            <w:lang w:val="en-GB"/>
          </w:rPr>
          <w:delText xml:space="preserve">Russell, J. A. (1980). A circumplex model of affect. </w:delText>
        </w:r>
        <w:r w:rsidRPr="00BB7C0A" w:rsidDel="00C96E3A">
          <w:rPr>
            <w:i/>
            <w:iCs/>
            <w:lang w:val="en-GB"/>
          </w:rPr>
          <w:delText>Journal of Personality and Social Psychology</w:delText>
        </w:r>
        <w:r w:rsidRPr="00BB7C0A" w:rsidDel="00C96E3A">
          <w:rPr>
            <w:lang w:val="en-GB"/>
          </w:rPr>
          <w:delText xml:space="preserve">, </w:delText>
        </w:r>
        <w:r w:rsidRPr="00BB7C0A" w:rsidDel="00C96E3A">
          <w:rPr>
            <w:i/>
            <w:iCs/>
            <w:lang w:val="en-GB"/>
          </w:rPr>
          <w:delText>39</w:delText>
        </w:r>
        <w:r w:rsidRPr="00BB7C0A" w:rsidDel="00C96E3A">
          <w:rPr>
            <w:lang w:val="en-GB"/>
          </w:rPr>
          <w:delText>(6), 1161–1178. https://doi.org/10.1037/h0077714</w:delText>
        </w:r>
      </w:del>
    </w:p>
    <w:p w14:paraId="23C6771F" w14:textId="413CB14F" w:rsidR="00E82139" w:rsidRPr="00BB7C0A" w:rsidDel="00C96E3A" w:rsidRDefault="00E82139" w:rsidP="00C55DEF">
      <w:pPr>
        <w:pStyle w:val="Bibliography"/>
        <w:spacing w:line="276" w:lineRule="auto"/>
        <w:rPr>
          <w:del w:id="2205" w:author="Esben Kran Christensen [2]" w:date="2020-04-28T10:32:00Z"/>
          <w:lang w:val="en-GB"/>
        </w:rPr>
      </w:pPr>
      <w:del w:id="2206" w:author="Esben Kran Christensen [2]" w:date="2020-04-28T10:32:00Z">
        <w:r w:rsidRPr="00E82139" w:rsidDel="00C96E3A">
          <w:delText xml:space="preserve">Trnka, R., Lačev, A., Balcar, K., Kuška, M., &amp; Tavel, P. (2016). </w:delText>
        </w:r>
        <w:r w:rsidRPr="00BB7C0A" w:rsidDel="00C96E3A">
          <w:rPr>
            <w:lang w:val="en-GB"/>
          </w:rPr>
          <w:delText xml:space="preserve">Modeling Semantic Emotion Space Using a 3D Hypercube-Projection: An Innovative Analytical Approach for the Psychology of Emotions. </w:delText>
        </w:r>
        <w:r w:rsidRPr="00BB7C0A" w:rsidDel="00C96E3A">
          <w:rPr>
            <w:i/>
            <w:iCs/>
            <w:lang w:val="en-GB"/>
          </w:rPr>
          <w:delText>Frontiers in Psychology</w:delText>
        </w:r>
        <w:r w:rsidRPr="00BB7C0A" w:rsidDel="00C96E3A">
          <w:rPr>
            <w:lang w:val="en-GB"/>
          </w:rPr>
          <w:delText xml:space="preserve">, </w:delText>
        </w:r>
        <w:r w:rsidRPr="00BB7C0A" w:rsidDel="00C96E3A">
          <w:rPr>
            <w:i/>
            <w:iCs/>
            <w:lang w:val="en-GB"/>
          </w:rPr>
          <w:delText>7</w:delText>
        </w:r>
        <w:r w:rsidRPr="00BB7C0A" w:rsidDel="00C96E3A">
          <w:rPr>
            <w:lang w:val="en-GB"/>
          </w:rPr>
          <w:delText>. https://doi.org/10.3389/fpsyg.2016.00522</w:delText>
        </w:r>
      </w:del>
    </w:p>
    <w:p w14:paraId="0FD4B529" w14:textId="6411B8F2" w:rsidR="00E82139" w:rsidRPr="00BB7C0A" w:rsidDel="00C96E3A" w:rsidRDefault="00E82139" w:rsidP="00C55DEF">
      <w:pPr>
        <w:pStyle w:val="Bibliography"/>
        <w:spacing w:line="276" w:lineRule="auto"/>
        <w:rPr>
          <w:del w:id="2207" w:author="Esben Kran Christensen [2]" w:date="2020-04-28T10:32:00Z"/>
          <w:lang w:val="en-GB"/>
        </w:rPr>
      </w:pPr>
      <w:del w:id="2208" w:author="Esben Kran Christensen [2]" w:date="2020-04-28T10:32:00Z">
        <w:r w:rsidRPr="00BB7C0A" w:rsidDel="00C96E3A">
          <w:rPr>
            <w:lang w:val="en-GB"/>
          </w:rPr>
          <w:delText xml:space="preserve">Wang, J., Yu, L.-C., Lai, K. R., &amp; Zhang, X. (2016). Dimensional Sentiment Analysis Using a Regional CNN-LSTM Model. </w:delText>
        </w:r>
        <w:r w:rsidRPr="00BB7C0A" w:rsidDel="00C96E3A">
          <w:rPr>
            <w:i/>
            <w:iCs/>
            <w:lang w:val="en-GB"/>
          </w:rPr>
          <w:delText>Proceedings of the 54th Annual Meeting of the Association for Computational Linguistics (Volume 2: Short Papers)</w:delText>
        </w:r>
        <w:r w:rsidRPr="00BB7C0A" w:rsidDel="00C96E3A">
          <w:rPr>
            <w:lang w:val="en-GB"/>
          </w:rPr>
          <w:delText>, 225–230. https://doi.org/10.18653/v1/P16-2037</w:delText>
        </w:r>
      </w:del>
    </w:p>
    <w:p w14:paraId="6E3691A6" w14:textId="4FA6BB6E" w:rsidR="00E82139" w:rsidRPr="00BB7C0A" w:rsidDel="00C96E3A" w:rsidRDefault="00E82139" w:rsidP="00C55DEF">
      <w:pPr>
        <w:pStyle w:val="Bibliography"/>
        <w:spacing w:line="276" w:lineRule="auto"/>
        <w:rPr>
          <w:del w:id="2209" w:author="Esben Kran Christensen [2]" w:date="2020-04-28T10:32:00Z"/>
          <w:lang w:val="en-GB"/>
        </w:rPr>
      </w:pPr>
      <w:del w:id="2210" w:author="Esben Kran Christensen [2]" w:date="2020-04-28T10:32:00Z">
        <w:r w:rsidRPr="00BB7C0A" w:rsidDel="00C96E3A">
          <w:rPr>
            <w:lang w:val="en-GB"/>
          </w:rPr>
          <w:delText xml:space="preserve">Watson, D., &amp; Tellegen, A. (1985). Toward a Consensual Structure of Mood. </w:delText>
        </w:r>
        <w:r w:rsidRPr="00BB7C0A" w:rsidDel="00C96E3A">
          <w:rPr>
            <w:i/>
            <w:iCs/>
            <w:lang w:val="en-GB"/>
          </w:rPr>
          <w:delText>Psychological Bulletin</w:delText>
        </w:r>
        <w:r w:rsidRPr="00BB7C0A" w:rsidDel="00C96E3A">
          <w:rPr>
            <w:lang w:val="en-GB"/>
          </w:rPr>
          <w:delText xml:space="preserve">, </w:delText>
        </w:r>
        <w:r w:rsidRPr="00BB7C0A" w:rsidDel="00C96E3A">
          <w:rPr>
            <w:i/>
            <w:iCs/>
            <w:lang w:val="en-GB"/>
          </w:rPr>
          <w:delText>98</w:delText>
        </w:r>
        <w:r w:rsidRPr="00BB7C0A" w:rsidDel="00C96E3A">
          <w:rPr>
            <w:lang w:val="en-GB"/>
          </w:rPr>
          <w:delText>(2), 219–235. https://doi.org/10.1037/0033-2909.98.2.219</w:delText>
        </w:r>
      </w:del>
    </w:p>
    <w:p w14:paraId="3E7E9081" w14:textId="5242B6C9" w:rsidR="00E82139" w:rsidRPr="00E82139" w:rsidDel="00C96E3A" w:rsidRDefault="00E82139" w:rsidP="00C55DEF">
      <w:pPr>
        <w:pStyle w:val="Bibliography"/>
        <w:spacing w:line="276" w:lineRule="auto"/>
        <w:rPr>
          <w:del w:id="2211" w:author="Esben Kran Christensen [2]" w:date="2020-04-28T10:32:00Z"/>
        </w:rPr>
      </w:pPr>
      <w:del w:id="2212" w:author="Esben Kran Christensen [2]" w:date="2020-04-28T10:32:00Z">
        <w:r w:rsidRPr="00BB7C0A" w:rsidDel="00C96E3A">
          <w:rPr>
            <w:lang w:val="en-GB"/>
          </w:rPr>
          <w:delText xml:space="preserve">Weir, J. P. (2005). Quantifying test-retest reliability using the intraclass correlation coefficient and the SEM. </w:delText>
        </w:r>
        <w:r w:rsidRPr="00E82139" w:rsidDel="00C96E3A">
          <w:rPr>
            <w:i/>
            <w:iCs/>
          </w:rPr>
          <w:delText>Journal of Strength and Conditioning Research</w:delText>
        </w:r>
        <w:r w:rsidRPr="00E82139" w:rsidDel="00C96E3A">
          <w:delText xml:space="preserve">, </w:delText>
        </w:r>
        <w:r w:rsidRPr="00E82139" w:rsidDel="00C96E3A">
          <w:rPr>
            <w:i/>
            <w:iCs/>
          </w:rPr>
          <w:delText>19</w:delText>
        </w:r>
        <w:r w:rsidRPr="00E82139" w:rsidDel="00C96E3A">
          <w:delText>(1), 231–240. https://doi.org/10.1519/15184.1</w:delText>
        </w:r>
      </w:del>
    </w:p>
    <w:p w14:paraId="386CF768" w14:textId="187A80CE" w:rsidR="007B7CA8" w:rsidRPr="001E7B7E" w:rsidRDefault="00935E72" w:rsidP="00C55DEF">
      <w:pPr>
        <w:spacing w:line="276" w:lineRule="auto"/>
        <w:sectPr w:rsidR="007B7CA8" w:rsidRPr="001E7B7E" w:rsidSect="00E37FBE">
          <w:type w:val="continuous"/>
          <w:pgSz w:w="11906" w:h="16838"/>
          <w:pgMar w:top="1440" w:right="1440" w:bottom="1440" w:left="1440" w:header="708" w:footer="708" w:gutter="0"/>
          <w:cols w:space="708"/>
          <w:docGrid w:linePitch="360"/>
        </w:sectPr>
      </w:pPr>
      <w:r>
        <w:fldChar w:fldCharType="end"/>
      </w:r>
    </w:p>
    <w:p w14:paraId="1823EC39" w14:textId="238C9E1D" w:rsidR="00CE2974" w:rsidRDefault="00CE2974" w:rsidP="00C55DEF">
      <w:pPr>
        <w:spacing w:line="276" w:lineRule="auto"/>
      </w:pPr>
    </w:p>
    <w:sectPr w:rsidR="00CE2974" w:rsidSect="00E37FBE">
      <w:type w:val="continuous"/>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Jacob Thøgersen" w:date="2020-04-20T09:56:00Z" w:initials="JT">
    <w:p w14:paraId="2924758B" w14:textId="14511EAA" w:rsidR="00C96E3A" w:rsidRDefault="00C96E3A">
      <w:pPr>
        <w:pStyle w:val="CommentText"/>
      </w:pPr>
      <w:r>
        <w:rPr>
          <w:rStyle w:val="CommentReference"/>
        </w:rPr>
        <w:annotationRef/>
      </w:r>
      <w:r>
        <w:t>(Vi bruger ikke spalteopsætning, og det er lettere at overskue kommentarer hvis det ikke står I spalter, så jeg har fjernet spalterne. Lad i det hele taget være med at gøre noget ved typografi. Jo simplere tekst-layout des bedre. Vi kommer alligevel til at sætte det om, så al formatering som I indfører, skal vi fjerne igen).</w:t>
      </w:r>
      <w:r>
        <w:rPr>
          <w:rStyle w:val="CommentReference"/>
        </w:rPr>
        <w:annotationRef/>
      </w:r>
    </w:p>
  </w:comment>
  <w:comment w:id="76" w:author="Jacob Thøgersen" w:date="2020-04-20T09:50:00Z" w:initials="JT">
    <w:p w14:paraId="46C0C9FB" w14:textId="215B84A9" w:rsidR="00C96E3A" w:rsidRPr="00BB7C0A" w:rsidRDefault="00C96E3A">
      <w:pPr>
        <w:pStyle w:val="CommentText"/>
        <w:rPr>
          <w:lang w:val="en-GB"/>
        </w:rPr>
      </w:pPr>
      <w:r>
        <w:rPr>
          <w:rStyle w:val="CommentReference"/>
        </w:rPr>
        <w:annotationRef/>
      </w:r>
      <w:r>
        <w:t xml:space="preserve">Jeg synes I skal starte med en sætning der forklarer hvad SA er. Forestil jer en læser der aldrig har hørt om det før. </w:t>
      </w:r>
      <w:r w:rsidRPr="00BB7C0A">
        <w:rPr>
          <w:lang w:val="en-GB"/>
        </w:rPr>
        <w:t>Måske nogt a la: “Within the field of sentiment analysis, researchers and developers attempt to… In this paper we add to this work by reporting on…”</w:t>
      </w:r>
      <w:r>
        <w:rPr>
          <w:rStyle w:val="CommentReference"/>
        </w:rPr>
        <w:annotationRef/>
      </w:r>
    </w:p>
  </w:comment>
  <w:comment w:id="81" w:author="Jacob Thøgersen" w:date="2020-04-20T09:49:00Z" w:initials="JT">
    <w:p w14:paraId="210DFBD0" w14:textId="55D29EDB" w:rsidR="00C96E3A" w:rsidRPr="00BB7C0A" w:rsidRDefault="00C96E3A">
      <w:pPr>
        <w:pStyle w:val="CommentText"/>
        <w:rPr>
          <w:lang w:val="en-GB"/>
        </w:rPr>
      </w:pPr>
      <w:r>
        <w:rPr>
          <w:rStyle w:val="CommentReference"/>
        </w:rPr>
        <w:annotationRef/>
      </w:r>
      <w:r w:rsidRPr="00BB7C0A">
        <w:rPr>
          <w:lang w:val="en-GB"/>
        </w:rPr>
        <w:t>Reference til den og gerne en kort beskrivelse af den: “…SENTIDA which was developed to…/…which has proven successful in… but less so when…” eller sådan noget.</w:t>
      </w:r>
      <w:r>
        <w:rPr>
          <w:rStyle w:val="CommentReference"/>
        </w:rPr>
        <w:annotationRef/>
      </w:r>
    </w:p>
  </w:comment>
  <w:comment w:id="82" w:author="Jacob Thøgersen" w:date="2020-04-20T09:53:00Z" w:initials="JT">
    <w:p w14:paraId="3A013E78" w14:textId="362E3F2D" w:rsidR="00C96E3A" w:rsidRDefault="00C96E3A">
      <w:pPr>
        <w:pStyle w:val="CommentText"/>
      </w:pPr>
      <w:r>
        <w:rPr>
          <w:rStyle w:val="CommentReference"/>
        </w:rPr>
        <w:annotationRef/>
      </w:r>
      <w:r>
        <w:t xml:space="preserve">Jeg kan sagtens acceptere hvad I gør, men hvis det var mig, ville jeg starte med at skrive lidt om det nye ved SentidaV2 inden jeg beskrev sammenligningen med SENTIDA. Husk på at jeres læsere primært er interesseret I sprog, så de vil gerne vide hvad der er sprogligt relevant. </w:t>
      </w:r>
      <w:r w:rsidRPr="00BB7C0A">
        <w:rPr>
          <w:lang w:val="en-GB"/>
        </w:rPr>
        <w:t xml:space="preserve">Måske: “In SentidaV2 we incorporate knowledge about…” eller “the innovation in SentidaV2 is…” eller “the original SENTIDA was insensitive to…”. </w:t>
      </w:r>
      <w:r>
        <w:t>SÅ kan I gå til forbedringen.</w:t>
      </w:r>
      <w:r>
        <w:rPr>
          <w:rStyle w:val="CommentReference"/>
        </w:rPr>
        <w:annotationRef/>
      </w:r>
    </w:p>
  </w:comment>
  <w:comment w:id="95" w:author="Jacob Thøgersen" w:date="2020-04-20T09:58:00Z" w:initials="JT">
    <w:p w14:paraId="227BDF48" w14:textId="3AAB0FB3" w:rsidR="00C96E3A" w:rsidRPr="00BB7C0A" w:rsidRDefault="00C96E3A">
      <w:pPr>
        <w:pStyle w:val="CommentText"/>
        <w:rPr>
          <w:lang w:val="en-GB"/>
        </w:rPr>
      </w:pPr>
      <w:r>
        <w:rPr>
          <w:rStyle w:val="CommentReference"/>
        </w:rPr>
        <w:annotationRef/>
      </w:r>
      <w:r>
        <w:t xml:space="preserve">Igen vil jeg gerne vide noget om </w:t>
      </w:r>
      <w:r>
        <w:rPr>
          <w:i/>
        </w:rPr>
        <w:t>hvad</w:t>
      </w:r>
      <w:r>
        <w:t xml:space="preserve"> I har gjort, og ikke bare at det I har gjort er bedre. </w:t>
      </w:r>
      <w:r w:rsidRPr="00BB7C0A">
        <w:rPr>
          <w:lang w:val="en-GB"/>
        </w:rPr>
        <w:t>“The novelty in EMMA is the inclusion of…” eller sådan noget.</w:t>
      </w:r>
      <w:r>
        <w:rPr>
          <w:rStyle w:val="CommentReference"/>
        </w:rPr>
        <w:annotationRef/>
      </w:r>
    </w:p>
  </w:comment>
  <w:comment w:id="102" w:author="Jacob Thøgersen" w:date="2020-04-20T09:59:00Z" w:initials="JT">
    <w:p w14:paraId="585953C6" w14:textId="4D0ED35C" w:rsidR="00C96E3A" w:rsidRDefault="00C96E3A">
      <w:pPr>
        <w:pStyle w:val="CommentText"/>
      </w:pPr>
      <w:r>
        <w:rPr>
          <w:rStyle w:val="CommentReference"/>
        </w:rPr>
        <w:annotationRef/>
      </w:r>
      <w:r>
        <w:t>Hvilket tool?</w:t>
      </w:r>
      <w:r>
        <w:rPr>
          <w:rStyle w:val="CommentReference"/>
        </w:rPr>
        <w:annotationRef/>
      </w:r>
    </w:p>
  </w:comment>
  <w:comment w:id="108" w:author="Jacob Thøgersen" w:date="2020-04-20T10:02:00Z" w:initials="JT">
    <w:p w14:paraId="241BAAE5" w14:textId="03103C70" w:rsidR="00C96E3A" w:rsidRDefault="00C96E3A">
      <w:pPr>
        <w:pStyle w:val="CommentText"/>
      </w:pPr>
      <w:r>
        <w:rPr>
          <w:rStyle w:val="CommentReference"/>
        </w:rPr>
        <w:annotationRef/>
      </w:r>
      <w:r>
        <w:t xml:space="preserve">Det er en detalje, men der er en non-sequitur her: I siger at vi har brug for ”tools” for at skabe mening i data, men det er ikke nødvendigvis ”computational” tools før i sidste linje. </w:t>
      </w:r>
      <w:r w:rsidRPr="00BB7C0A">
        <w:rPr>
          <w:lang w:val="en-GB"/>
        </w:rPr>
        <w:t xml:space="preserve">I kunne overveje: ”… digital age, we need new tools for analysing this information. *Computers have proven remarkably efficient in processing data and discovering patterns. </w:t>
      </w:r>
      <w:r>
        <w:t>A problem, however, is that* a considerable part…”</w:t>
      </w:r>
    </w:p>
  </w:comment>
  <w:comment w:id="114" w:author="Jacob Thøgersen" w:date="2020-04-20T10:05:00Z" w:initials="JT">
    <w:p w14:paraId="23D8E6F5" w14:textId="59AD69A7" w:rsidR="00C96E3A" w:rsidRPr="00BB7C0A" w:rsidRDefault="00C96E3A">
      <w:pPr>
        <w:pStyle w:val="CommentText"/>
        <w:rPr>
          <w:lang w:val="en-GB"/>
        </w:rPr>
      </w:pPr>
      <w:r>
        <w:rPr>
          <w:rStyle w:val="CommentReference"/>
        </w:rPr>
        <w:annotationRef/>
      </w:r>
      <w:r>
        <w:rPr>
          <w:rStyle w:val="CommentReference"/>
        </w:rPr>
        <w:t xml:space="preserve">”Sentiment” kræver en forklaring som først kommer i næste afsnit. </w:t>
      </w:r>
      <w:r w:rsidRPr="00BB7C0A">
        <w:rPr>
          <w:rStyle w:val="CommentReference"/>
          <w:lang w:val="en-GB"/>
        </w:rPr>
        <w:t>Kan I bruge give en ’uformel’ definition: ”to assess the sentiment, e.g. whether a text is positive or negative towards the topic it describes” eller sådan noget?</w:t>
      </w:r>
      <w:r>
        <w:rPr>
          <w:rStyle w:val="CommentReference"/>
        </w:rPr>
        <w:annotationRef/>
      </w:r>
    </w:p>
  </w:comment>
  <w:comment w:id="127" w:author="Jacob Thøgersen" w:date="2020-04-20T10:10:00Z" w:initials="JT">
    <w:p w14:paraId="4BCFFF21" w14:textId="6CAF69AF" w:rsidR="00C96E3A" w:rsidRDefault="00C96E3A">
      <w:pPr>
        <w:pStyle w:val="CommentText"/>
      </w:pPr>
      <w:r>
        <w:rPr>
          <w:rStyle w:val="CommentReference"/>
        </w:rPr>
        <w:annotationRef/>
      </w:r>
      <w:r>
        <w:t>Jeg kan ikke se at ”experience” er relevant. Det er kun ”express in (written) language” som kan undersøges med SA. Slet det for at gøre teksten mere to-the-point</w:t>
      </w:r>
    </w:p>
  </w:comment>
  <w:comment w:id="173" w:author="Jacob Thøgersen" w:date="2020-04-20T10:11:00Z" w:initials="JT">
    <w:p w14:paraId="27119987" w14:textId="2F75A050" w:rsidR="00C96E3A" w:rsidRDefault="00C96E3A">
      <w:pPr>
        <w:pStyle w:val="CommentText"/>
      </w:pPr>
      <w:r>
        <w:rPr>
          <w:rStyle w:val="CommentReference"/>
        </w:rPr>
        <w:annotationRef/>
      </w:r>
      <w:r>
        <w:t>Det har I ikke defineret endnu, så skriv det mere ”hverdagsagtigt”, måske? ”The degree to which the SA’s results match native readers’ interpretation of the sentiment of the text” eller sådan noget?</w:t>
      </w:r>
      <w:r>
        <w:rPr>
          <w:rStyle w:val="CommentReference"/>
        </w:rPr>
        <w:annotationRef/>
      </w:r>
    </w:p>
  </w:comment>
  <w:comment w:id="178" w:author="Jacob Thøgersen" w:date="2020-04-20T10:13:00Z" w:initials="JT">
    <w:p w14:paraId="309197D4" w14:textId="2C593CF2" w:rsidR="00C96E3A" w:rsidRDefault="00C96E3A">
      <w:pPr>
        <w:pStyle w:val="CommentText"/>
      </w:pPr>
      <w:r>
        <w:rPr>
          <w:rStyle w:val="CommentReference"/>
        </w:rPr>
        <w:annotationRef/>
      </w:r>
      <w:r>
        <w:t>Husk at SENTIDA ikke er ”defined in this scope”. Teksten skal kunne læses uden at man har læst abstractet, så I skal lige genintroducere SENTIDA.</w:t>
      </w:r>
      <w:r>
        <w:rPr>
          <w:rStyle w:val="CommentReference"/>
        </w:rPr>
        <w:annotationRef/>
      </w:r>
    </w:p>
  </w:comment>
  <w:comment w:id="132" w:author="Jacob Thøgersen" w:date="2020-04-20T10:17:00Z" w:initials="JT">
    <w:p w14:paraId="71FC36FF" w14:textId="093A11AF" w:rsidR="00C96E3A" w:rsidRDefault="00C96E3A">
      <w:pPr>
        <w:pStyle w:val="CommentText"/>
      </w:pPr>
      <w:r>
        <w:rPr>
          <w:rStyle w:val="CommentReference"/>
        </w:rPr>
        <w:annotationRef/>
      </w:r>
      <w:r>
        <w:t>Jeg håber jeg rammer det I mente. Sætningen skal deles op.</w:t>
      </w:r>
      <w:r>
        <w:rPr>
          <w:rStyle w:val="CommentReference"/>
        </w:rPr>
        <w:annotationRef/>
      </w:r>
    </w:p>
  </w:comment>
  <w:comment w:id="201" w:author="Jacob Thøgersen" w:date="2020-04-20T10:50:00Z" w:initials="JT">
    <w:p w14:paraId="1E817AA6" w14:textId="6A78EF79" w:rsidR="00C96E3A" w:rsidRDefault="00C96E3A">
      <w:pPr>
        <w:pStyle w:val="CommentText"/>
      </w:pPr>
      <w:r>
        <w:rPr>
          <w:rStyle w:val="CommentReference"/>
        </w:rPr>
        <w:annotationRef/>
      </w:r>
      <w:r>
        <w:t>Afsnittet præsenterer nogle rigtig spændende tanker som bør interessere studerende som er interesseret i sprog. Men I skal bruge mere plads på at forklare begreber og antagelser sådan at folk kan følge med.</w:t>
      </w:r>
      <w:r>
        <w:rPr>
          <w:rStyle w:val="CommentReference"/>
        </w:rPr>
        <w:annotationRef/>
      </w:r>
    </w:p>
    <w:p w14:paraId="3C87D949" w14:textId="735593B5" w:rsidR="00C96E3A" w:rsidRDefault="00C96E3A">
      <w:pPr>
        <w:pStyle w:val="CommentText"/>
      </w:pPr>
      <w:r>
        <w:t>Det er helt sikkert fint skrevet til en konference for eksperter, men de fleste af jeres læsere har aldrig hørt om datalingvistisk og SA før, og de skal også kunne læse jeres artikel.</w:t>
      </w:r>
    </w:p>
    <w:p w14:paraId="35107CFE" w14:textId="067D9642" w:rsidR="00C96E3A" w:rsidRDefault="00C96E3A">
      <w:pPr>
        <w:pStyle w:val="CommentText"/>
      </w:pPr>
      <w:r>
        <w:t>Jeg synes I skal rykke kritikkerne fra afsnit 4.2 herop, så bliver det lettere at illustrere forskellene på de forskellige modeller.</w:t>
      </w:r>
    </w:p>
  </w:comment>
  <w:comment w:id="203" w:author="Jacob Thøgersen" w:date="2020-04-20T10:19:00Z" w:initials="JT">
    <w:p w14:paraId="5E59AC90" w14:textId="2B7CB149" w:rsidR="00C96E3A" w:rsidRDefault="00C96E3A">
      <w:pPr>
        <w:pStyle w:val="CommentText"/>
      </w:pPr>
      <w:r>
        <w:rPr>
          <w:rStyle w:val="CommentReference"/>
        </w:rPr>
        <w:annotationRef/>
      </w:r>
      <w:r>
        <w:t xml:space="preserve">Er I sikre på at I ikke mener ”applied </w:t>
      </w:r>
      <w:r w:rsidRPr="00E97559">
        <w:rPr>
          <w:u w:val="single"/>
        </w:rPr>
        <w:t>computational</w:t>
      </w:r>
      <w:r>
        <w:t xml:space="preserve"> linguistics” eller sådan noget?</w:t>
      </w:r>
      <w:r>
        <w:rPr>
          <w:rStyle w:val="CommentReference"/>
        </w:rPr>
        <w:annotationRef/>
      </w:r>
    </w:p>
  </w:comment>
  <w:comment w:id="206" w:author="Jacob Thøgersen" w:date="2020-04-20T10:20:00Z" w:initials="JT">
    <w:p w14:paraId="0C8EBDAE" w14:textId="07EF1493" w:rsidR="00C96E3A" w:rsidRPr="00BB7C0A" w:rsidRDefault="00C96E3A">
      <w:pPr>
        <w:pStyle w:val="CommentText"/>
        <w:rPr>
          <w:lang w:val="en-GB"/>
        </w:rPr>
      </w:pPr>
      <w:r>
        <w:rPr>
          <w:rStyle w:val="CommentReference"/>
        </w:rPr>
        <w:annotationRef/>
      </w:r>
      <w:r>
        <w:t xml:space="preserve">Hm, vel ikke kun ”positivity”. </w:t>
      </w:r>
      <w:r w:rsidRPr="00BB7C0A">
        <w:rPr>
          <w:lang w:val="en-GB"/>
        </w:rPr>
        <w:t>Hvad med ”bias”, ”emotionality”, ”attitude”, ”positivity and negativity”…?</w:t>
      </w:r>
      <w:r>
        <w:rPr>
          <w:rStyle w:val="CommentReference"/>
        </w:rPr>
        <w:annotationRef/>
      </w:r>
    </w:p>
  </w:comment>
  <w:comment w:id="209" w:author="Jacob Thøgersen" w:date="2020-04-20T10:21:00Z" w:initials="JT">
    <w:p w14:paraId="0DB9E43C" w14:textId="0ABBC97A" w:rsidR="00C96E3A" w:rsidRDefault="00C96E3A">
      <w:pPr>
        <w:pStyle w:val="CommentText"/>
      </w:pPr>
      <w:r>
        <w:rPr>
          <w:rStyle w:val="CommentReference"/>
        </w:rPr>
        <w:annotationRef/>
      </w:r>
      <w:r>
        <w:t>Jeg synes I skal intoducere ”written”. Til gengæld er ”natural” ikke nødvendigt. Der er ingen læsere der vil tænke på sprog som andet end ”natural”. Der er ingen der arbejder med formelle sprog.</w:t>
      </w:r>
      <w:r>
        <w:rPr>
          <w:rStyle w:val="CommentReference"/>
        </w:rPr>
        <w:annotationRef/>
      </w:r>
    </w:p>
  </w:comment>
  <w:comment w:id="212" w:author="Jacob Thøgersen" w:date="2020-04-20T10:22:00Z" w:initials="JT">
    <w:p w14:paraId="39ABB3ED" w14:textId="77777777" w:rsidR="00C96E3A" w:rsidRDefault="00C96E3A">
      <w:pPr>
        <w:pStyle w:val="CommentText"/>
      </w:pPr>
      <w:r>
        <w:rPr>
          <w:rStyle w:val="CommentReference"/>
        </w:rPr>
        <w:annotationRef/>
      </w:r>
      <w:r>
        <w:t xml:space="preserve">Hvad med at referere til </w:t>
      </w:r>
      <w:hyperlink r:id="rId1" w:history="1">
        <w:r w:rsidRPr="00FE7629">
          <w:rPr>
            <w:rStyle w:val="Hyperlink"/>
          </w:rPr>
          <w:t>https://tidsskrift.dk/lwo/article/view/96014</w:t>
        </w:r>
      </w:hyperlink>
      <w:r>
        <w:t xml:space="preserve"> for en use case? De bruger (som I sikkert ved) SA til at analysere politisk bias. Man kunne altså fx bruge SA for at vurdere en kildes politiske standpunkt, validitet osv. (Det er igen det hed med at hook’e dem som ikke forstår datalingvistik og få dem til at se at det er interessant for dem også).</w:t>
      </w:r>
      <w:r>
        <w:rPr>
          <w:rStyle w:val="CommentReference"/>
        </w:rPr>
        <w:annotationRef/>
      </w:r>
    </w:p>
    <w:p w14:paraId="1AC7D05E" w14:textId="77777777" w:rsidR="00C96E3A" w:rsidRDefault="00C96E3A">
      <w:pPr>
        <w:pStyle w:val="CommentText"/>
      </w:pPr>
    </w:p>
    <w:p w14:paraId="7B4FDE7F" w14:textId="60D3A427" w:rsidR="00C96E3A" w:rsidRDefault="00C96E3A">
      <w:pPr>
        <w:pStyle w:val="CommentText"/>
      </w:pPr>
      <w:r>
        <w:t>Hvis I vil bruge et eksempel, kunne I så bruge et der er mere entydigt positivt/negativt: ”min ferie var fantastisk” eller ”jeg har aldrig fået så dårlig betjening” eller sådan noget? I kunne fx bruge TrustPilot-eksempler når nu I nævner TrustPilot i afsnit 5.2?</w:t>
      </w:r>
    </w:p>
  </w:comment>
  <w:comment w:id="247" w:author="Jacob Thøgersen" w:date="2020-04-20T10:27:00Z" w:initials="JT">
    <w:p w14:paraId="1F4464B4" w14:textId="77777777" w:rsidR="00C96E3A" w:rsidRDefault="00C96E3A">
      <w:pPr>
        <w:pStyle w:val="CommentText"/>
      </w:pPr>
      <w:r>
        <w:rPr>
          <w:rStyle w:val="CommentReference"/>
        </w:rPr>
        <w:annotationRef/>
      </w:r>
      <w:r>
        <w:t>I har allerede brugt forkortelsen tidligere, så den skal være introduceret før.</w:t>
      </w:r>
      <w:r>
        <w:rPr>
          <w:rStyle w:val="CommentReference"/>
        </w:rPr>
        <w:annotationRef/>
      </w:r>
    </w:p>
    <w:p w14:paraId="165C58F7" w14:textId="22D28118" w:rsidR="00C96E3A" w:rsidRDefault="00C96E3A">
      <w:pPr>
        <w:pStyle w:val="CommentText"/>
      </w:pPr>
      <w:r>
        <w:t>Og jeg ville bytte om på dette afsnit og det forrige. Det her er en god introduction, synes jeg.</w:t>
      </w:r>
    </w:p>
  </w:comment>
  <w:comment w:id="267" w:author="Jacob Thøgersen" w:date="2020-04-20T10:33:00Z" w:initials="JT">
    <w:p w14:paraId="39DAF357" w14:textId="3622DF54" w:rsidR="00C96E3A" w:rsidRPr="00BB7C0A" w:rsidRDefault="00C96E3A">
      <w:pPr>
        <w:pStyle w:val="CommentText"/>
        <w:rPr>
          <w:lang w:val="en-GB"/>
        </w:rPr>
      </w:pPr>
      <w:r>
        <w:rPr>
          <w:rStyle w:val="CommentReference"/>
        </w:rPr>
        <w:annotationRef/>
      </w:r>
      <w:r>
        <w:t xml:space="preserve">Der er noget uklart her. I siger ”unidimensional…” og i næste sætning ”only one or two dimension”; og jeg forstå ikke hvad ”these” i anden sætning. </w:t>
      </w:r>
      <w:r w:rsidRPr="00BB7C0A">
        <w:rPr>
          <w:lang w:val="en-GB"/>
        </w:rPr>
        <w:t>Er det ”BoW approaches typically operate with only one of two…”?</w:t>
      </w:r>
      <w:r>
        <w:rPr>
          <w:rStyle w:val="CommentReference"/>
        </w:rPr>
        <w:annotationRef/>
      </w:r>
    </w:p>
  </w:comment>
  <w:comment w:id="271" w:author="Jacob Thøgersen" w:date="2020-04-20T10:35:00Z" w:initials="JT">
    <w:p w14:paraId="4EF40223" w14:textId="695A5BF2" w:rsidR="00C96E3A" w:rsidRDefault="00C96E3A">
      <w:pPr>
        <w:pStyle w:val="CommentText"/>
      </w:pPr>
      <w:r>
        <w:rPr>
          <w:rStyle w:val="CommentReference"/>
        </w:rPr>
        <w:annotationRef/>
      </w:r>
      <w:r>
        <w:t xml:space="preserve">Alt det her skal forklares. Det virker spændende, men det vil være sort snak for 99 % af jeres læsere. (Og I skriver for at gøre læseren klogere, jo, ikke for at imponere en censor som allerede ved hvad I taler om </w:t>
      </w:r>
      <w:r>
        <w:rPr>
          <w:rFonts w:ascii="Wingdings" w:eastAsia="Wingdings" w:hAnsi="Wingdings" w:cs="Wingdings"/>
        </w:rPr>
        <w:t>J</w:t>
      </w:r>
      <w:r>
        <w:t>).</w:t>
      </w:r>
      <w:r>
        <w:rPr>
          <w:rStyle w:val="CommentReference"/>
        </w:rPr>
        <w:annotationRef/>
      </w:r>
    </w:p>
  </w:comment>
  <w:comment w:id="265" w:author="Jacob Thøgersen" w:date="2020-04-20T10:32:00Z" w:initials="JT">
    <w:p w14:paraId="25F975AE" w14:textId="77777777" w:rsidR="00C96E3A" w:rsidRDefault="00C96E3A">
      <w:pPr>
        <w:pStyle w:val="CommentText"/>
      </w:pPr>
      <w:r>
        <w:rPr>
          <w:rStyle w:val="CommentReference"/>
        </w:rPr>
        <w:annotationRef/>
      </w:r>
      <w:r>
        <w:t>Ryk det her ned til afsnit 4.1. (I beder folk om at huske noget information – ”SENTIDA er BoW” som de endnu ikke har fået værktøjerne til at forstå.</w:t>
      </w:r>
      <w:r>
        <w:rPr>
          <w:rStyle w:val="CommentReference"/>
        </w:rPr>
        <w:annotationRef/>
      </w:r>
    </w:p>
    <w:p w14:paraId="459C0D27" w14:textId="77777777" w:rsidR="00C96E3A" w:rsidRDefault="00C96E3A">
      <w:pPr>
        <w:pStyle w:val="CommentText"/>
      </w:pPr>
    </w:p>
    <w:p w14:paraId="4A027E10" w14:textId="222E3CA2" w:rsidR="00C96E3A" w:rsidRDefault="00C96E3A">
      <w:pPr>
        <w:pStyle w:val="CommentText"/>
      </w:pPr>
      <w:r>
        <w:t>Husk at definere/forklare ”circumplex model of affect”.</w:t>
      </w:r>
    </w:p>
  </w:comment>
  <w:comment w:id="278" w:author="Jacob Thøgersen" w:date="2020-04-20T10:45:00Z" w:initials="JT">
    <w:p w14:paraId="5A0BC890" w14:textId="23402589" w:rsidR="00C96E3A" w:rsidRDefault="00C96E3A">
      <w:pPr>
        <w:pStyle w:val="CommentText"/>
      </w:pPr>
      <w:r>
        <w:rPr>
          <w:rStyle w:val="CommentReference"/>
        </w:rPr>
        <w:annotationRef/>
      </w:r>
      <w:r>
        <w:t>Afsnit 3.1, ikke?</w:t>
      </w:r>
      <w:r>
        <w:rPr>
          <w:rStyle w:val="CommentReference"/>
        </w:rPr>
        <w:annotationRef/>
      </w:r>
    </w:p>
  </w:comment>
  <w:comment w:id="304" w:author="Jacob Thøgersen" w:date="2020-04-20T10:38:00Z" w:initials="JT">
    <w:p w14:paraId="1320DFFC" w14:textId="4F2B2196" w:rsidR="00C96E3A" w:rsidRDefault="00C96E3A">
      <w:pPr>
        <w:pStyle w:val="CommentText"/>
      </w:pPr>
      <w:r>
        <w:rPr>
          <w:rStyle w:val="CommentReference"/>
        </w:rPr>
        <w:annotationRef/>
      </w:r>
      <w:r>
        <w:t>Skal I tilføje noget med ”the main problem of the BoW approach is its insentitivity to context, e.g. negations” og så give et eksempel?</w:t>
      </w:r>
      <w:r>
        <w:rPr>
          <w:rStyle w:val="CommentReference"/>
        </w:rPr>
        <w:annotationRef/>
      </w:r>
    </w:p>
    <w:p w14:paraId="44B4565A" w14:textId="77777777" w:rsidR="00C96E3A" w:rsidRDefault="00C96E3A">
      <w:pPr>
        <w:pStyle w:val="CommentText"/>
      </w:pPr>
    </w:p>
    <w:p w14:paraId="6A36FD20" w14:textId="0A7944ED" w:rsidR="00C96E3A" w:rsidRDefault="00C96E3A">
      <w:pPr>
        <w:pStyle w:val="CommentText"/>
      </w:pPr>
      <w:r>
        <w:t>Jeg forstår godt at det er trivielt for jer, men det er det ikke for jeres læser, og det giver en god anledning til at fortælle om den slags problemer som SA arbejder med.</w:t>
      </w:r>
    </w:p>
  </w:comment>
  <w:comment w:id="405" w:author="Jacob Thøgersen" w:date="2020-04-20T10:46:00Z" w:initials="JT">
    <w:p w14:paraId="5DF97641" w14:textId="779E6CC7" w:rsidR="00C96E3A" w:rsidRDefault="00C96E3A">
      <w:pPr>
        <w:pStyle w:val="CommentText"/>
      </w:pPr>
      <w:r>
        <w:rPr>
          <w:rStyle w:val="CommentReference"/>
        </w:rPr>
        <w:annotationRef/>
      </w:r>
      <w:r>
        <w:t>Afsnit 3.2?</w:t>
      </w:r>
      <w:r>
        <w:rPr>
          <w:rStyle w:val="CommentReference"/>
        </w:rPr>
        <w:annotationRef/>
      </w:r>
    </w:p>
  </w:comment>
  <w:comment w:id="407" w:author="Jacob Thøgersen" w:date="2020-04-20T10:40:00Z" w:initials="JT">
    <w:p w14:paraId="78A3BA96" w14:textId="77777777" w:rsidR="00C96E3A" w:rsidRDefault="00C96E3A">
      <w:pPr>
        <w:pStyle w:val="CommentText"/>
      </w:pPr>
      <w:r>
        <w:rPr>
          <w:rStyle w:val="CommentReference"/>
        </w:rPr>
        <w:annotationRef/>
      </w:r>
      <w:r>
        <w:t xml:space="preserve">Ryd lige op i sætningen, den er en tautologisk som den står: ”Contemporary NN models… represent the state-of-the-art of NN SA”. </w:t>
      </w:r>
      <w:r>
        <w:rPr>
          <w:rStyle w:val="CommentReference"/>
        </w:rPr>
        <w:annotationRef/>
      </w:r>
    </w:p>
    <w:p w14:paraId="55A2764D" w14:textId="77777777" w:rsidR="00C96E3A" w:rsidRPr="00BB7C0A" w:rsidRDefault="00C96E3A">
      <w:pPr>
        <w:pStyle w:val="CommentText"/>
        <w:rPr>
          <w:lang w:val="en-GB"/>
        </w:rPr>
      </w:pPr>
      <w:r w:rsidRPr="00BB7C0A">
        <w:rPr>
          <w:lang w:val="en-GB"/>
        </w:rPr>
        <w:t>Måske ”Some more sophisticated SA models use an NN approach. Word2vec… represent some of the state-of-the-art NNs…”</w:t>
      </w:r>
    </w:p>
    <w:p w14:paraId="3DDB6058" w14:textId="77777777" w:rsidR="00C96E3A" w:rsidRPr="00BB7C0A" w:rsidRDefault="00C96E3A">
      <w:pPr>
        <w:pStyle w:val="CommentText"/>
        <w:rPr>
          <w:lang w:val="en-GB"/>
        </w:rPr>
      </w:pPr>
    </w:p>
    <w:p w14:paraId="24306550" w14:textId="57FC37CB" w:rsidR="00C96E3A" w:rsidRDefault="00C96E3A">
      <w:pPr>
        <w:pStyle w:val="CommentText"/>
      </w:pPr>
      <w:r>
        <w:t>Husk at pointen med at nævne NN-modeller er at introducere hvilken lingvistisk kontekst de bruger og hvordan. Forklar det! Og giv eksempler på hvordan de giver en mere troværdig fortolkning af en sætning som BoW ville fejlfortolke.</w:t>
      </w:r>
    </w:p>
  </w:comment>
  <w:comment w:id="414" w:author="Jacob Thøgersen" w:date="2020-04-20T10:44:00Z" w:initials="JT">
    <w:p w14:paraId="6936D18D" w14:textId="4527EB59" w:rsidR="00C96E3A" w:rsidRDefault="00C96E3A">
      <w:pPr>
        <w:pStyle w:val="CommentText"/>
      </w:pPr>
      <w:r>
        <w:rPr>
          <w:rStyle w:val="CommentReference"/>
        </w:rPr>
        <w:annotationRef/>
      </w:r>
      <w:r>
        <w:t>You know the drill: Forklar og giv eksempler</w:t>
      </w:r>
      <w:r>
        <w:rPr>
          <w:rStyle w:val="CommentReference"/>
        </w:rPr>
        <w:annotationRef/>
      </w:r>
    </w:p>
  </w:comment>
  <w:comment w:id="418" w:author="Jacob Thøgersen" w:date="2020-04-20T10:45:00Z" w:initials="JT">
    <w:p w14:paraId="1F54216E" w14:textId="272FEDF1" w:rsidR="00C96E3A" w:rsidRDefault="00C96E3A">
      <w:pPr>
        <w:pStyle w:val="CommentText"/>
      </w:pPr>
      <w:r>
        <w:rPr>
          <w:rStyle w:val="CommentReference"/>
        </w:rPr>
        <w:annotationRef/>
      </w:r>
      <w:r>
        <w:t>Hvis I følger logikken fra afsnit 3, burde det her vel være afsnit 3.3?</w:t>
      </w:r>
      <w:r>
        <w:rPr>
          <w:rStyle w:val="CommentReference"/>
        </w:rPr>
        <w:annotationRef/>
      </w:r>
    </w:p>
  </w:comment>
  <w:comment w:id="420" w:author="Jacob Thøgersen" w:date="2020-04-20T10:47:00Z" w:initials="JT">
    <w:p w14:paraId="267CB83C" w14:textId="30F029E0" w:rsidR="00C96E3A" w:rsidRDefault="00C96E3A" w:rsidP="0032604D">
      <w:pPr>
        <w:pStyle w:val="CommentText"/>
      </w:pPr>
      <w:r>
        <w:rPr>
          <w:rStyle w:val="CommentReference"/>
        </w:rPr>
        <w:annotationRef/>
      </w:r>
      <w:r>
        <w:t>Forklar ”dimensional valence…”. Hvorfor er det bedre end 1-dimensionel? Hvorfor har man brug for flere dimensioner?</w:t>
      </w:r>
      <w:r>
        <w:rPr>
          <w:rStyle w:val="CommentReference"/>
        </w:rPr>
        <w:annotationRef/>
      </w:r>
    </w:p>
    <w:p w14:paraId="1C1DAB89" w14:textId="77777777" w:rsidR="00C96E3A" w:rsidRDefault="00C96E3A" w:rsidP="0032604D">
      <w:pPr>
        <w:pStyle w:val="CommentText"/>
      </w:pPr>
    </w:p>
    <w:p w14:paraId="7602E222" w14:textId="232D4E32" w:rsidR="00C96E3A" w:rsidRDefault="00C96E3A" w:rsidP="0032604D">
      <w:pPr>
        <w:pStyle w:val="CommentText"/>
      </w:pPr>
      <w:r>
        <w:t>og forklar hvordan det virker. Det her er black box – også for sådan en som mig.</w:t>
      </w:r>
    </w:p>
  </w:comment>
  <w:comment w:id="425" w:author="Jacob Thøgersen" w:date="2020-04-20T10:47:00Z" w:initials="JT">
    <w:p w14:paraId="7C66DB59" w14:textId="30F029E0" w:rsidR="00C96E3A" w:rsidRDefault="00C96E3A" w:rsidP="77A20037">
      <w:pPr>
        <w:pStyle w:val="CommentText"/>
      </w:pPr>
      <w:r>
        <w:t>Forklar ”dimensional valence…”. Hvorfor er det bedre end 1-dimensionel? Hvorfor har man brug for flere dimensioner?</w:t>
      </w:r>
      <w:r>
        <w:rPr>
          <w:rStyle w:val="CommentReference"/>
        </w:rPr>
        <w:annotationRef/>
      </w:r>
    </w:p>
    <w:p w14:paraId="3E9F77CB" w14:textId="77777777" w:rsidR="00C96E3A" w:rsidRDefault="00C96E3A" w:rsidP="77A20037">
      <w:pPr>
        <w:pStyle w:val="CommentText"/>
      </w:pPr>
    </w:p>
    <w:p w14:paraId="5E4408FD" w14:textId="232D4E32" w:rsidR="00C96E3A" w:rsidRDefault="00C96E3A" w:rsidP="77A20037">
      <w:pPr>
        <w:pStyle w:val="CommentText"/>
      </w:pPr>
      <w:r>
        <w:t>og forklar hvordan det virker. Det her er black box – også for sådan en som mig.</w:t>
      </w:r>
    </w:p>
  </w:comment>
  <w:comment w:id="437" w:author="Jacob Thøgersen" w:date="2020-04-20T11:00:00Z" w:initials="JT">
    <w:p w14:paraId="7B1150A8" w14:textId="68693DC7" w:rsidR="00C96E3A" w:rsidRDefault="00C96E3A" w:rsidP="77A20037">
      <w:pPr>
        <w:pStyle w:val="CommentText"/>
      </w:pPr>
      <w:r>
        <w:t>Her argumenterer I så vidt jeg kan se for multidimensionaliteten. Men det er længe efter at I har præsenteret SA der bruger multidimensionalitet… Det er bagvendt.</w:t>
      </w:r>
      <w:r>
        <w:rPr>
          <w:rStyle w:val="CommentReference"/>
        </w:rPr>
        <w:annotationRef/>
      </w:r>
    </w:p>
    <w:p w14:paraId="6546CB9B" w14:textId="77777777" w:rsidR="00C96E3A" w:rsidRDefault="00C96E3A" w:rsidP="77A20037">
      <w:pPr>
        <w:pStyle w:val="CommentText"/>
      </w:pPr>
    </w:p>
    <w:p w14:paraId="7BC110EA" w14:textId="229C954C" w:rsidR="00C96E3A" w:rsidRDefault="00C96E3A" w:rsidP="77A20037">
      <w:pPr>
        <w:pStyle w:val="CommentText"/>
      </w:pPr>
      <w:r>
        <w:t>Hvad med at rykke det her op til afsnit 2 eller 3 og simpelthen starte med at præsentere to modeller for menneskelige emotioner, en en-dimensionel positiv-negativ og en mere kompleks mutidimentionel (og hvad disse er)</w:t>
      </w:r>
    </w:p>
  </w:comment>
  <w:comment w:id="438" w:author="Esben Kran Christensen" w:date="2020-04-25T22:19:00Z" w:initials="EC">
    <w:p w14:paraId="77313964" w14:textId="768D9173" w:rsidR="00C96E3A" w:rsidRDefault="00C96E3A">
      <w:pPr>
        <w:pStyle w:val="CommentText"/>
      </w:pPr>
      <w:r>
        <w:t>Ordnet!</w:t>
      </w:r>
      <w:r>
        <w:rPr>
          <w:rStyle w:val="CommentReference"/>
        </w:rPr>
        <w:annotationRef/>
      </w:r>
    </w:p>
  </w:comment>
  <w:comment w:id="441" w:author="Jacob Thøgersen" w:date="2020-04-20T11:03:00Z" w:initials="JT">
    <w:p w14:paraId="28278205" w14:textId="2044F089" w:rsidR="00C96E3A" w:rsidRDefault="00C96E3A" w:rsidP="77A20037">
      <w:pPr>
        <w:pStyle w:val="CommentText"/>
      </w:pPr>
      <w:r>
        <w:t>Forklar dem, eller hvis I vil gøre det simplere for jer selv, så præsenter bare unidimensionalitet og HSES/PAD. Og I bruger ”hypercubic” senere, så husk at forklare det. (I kan ikke regne med at en BA-studerende fra fx Dansk kender det ord)</w:t>
      </w:r>
      <w:r>
        <w:rPr>
          <w:rStyle w:val="CommentReference"/>
        </w:rPr>
        <w:annotationRef/>
      </w:r>
    </w:p>
  </w:comment>
  <w:comment w:id="444" w:author="Jacob Thøgersen" w:date="2020-04-20T11:05:00Z" w:initials="JT">
    <w:p w14:paraId="17B327CD" w14:textId="7120416A" w:rsidR="00C96E3A" w:rsidRDefault="00C96E3A" w:rsidP="77A20037">
      <w:pPr>
        <w:pStyle w:val="CommentText"/>
      </w:pPr>
      <w:r>
        <w:t>Definer! Med eksempler. Der er basis for eksempler i afsnit 5.2, men det giver mere mening for mig at præsentere dem her hvor I taler om jeres model for sentiments, end der hvor I taler om korpussets opbygning.</w:t>
      </w:r>
      <w:r>
        <w:rPr>
          <w:rStyle w:val="CommentReference"/>
        </w:rPr>
        <w:annotationRef/>
      </w:r>
    </w:p>
  </w:comment>
  <w:comment w:id="446" w:author="Jacob Thøgersen" w:date="2020-04-20T11:05:00Z" w:initials="JT">
    <w:p w14:paraId="6508959B" w14:textId="3902DC40" w:rsidR="00C96E3A" w:rsidRDefault="00C96E3A" w:rsidP="77A20037">
      <w:pPr>
        <w:pStyle w:val="CommentText"/>
      </w:pPr>
      <w:r>
        <w:t>Hvis det er værd at nævne, skal det forklares. Ellers er det måske bare name dropping..?</w:t>
      </w:r>
      <w:r>
        <w:rPr>
          <w:rStyle w:val="CommentReference"/>
        </w:rPr>
        <w:annotationRef/>
      </w:r>
    </w:p>
  </w:comment>
  <w:comment w:id="471" w:author="Jacob Thøgersen" w:date="2020-04-20T10:53:00Z" w:initials="JT">
    <w:p w14:paraId="6295F674" w14:textId="3918A0DB" w:rsidR="00C96E3A" w:rsidRDefault="00C96E3A">
      <w:pPr>
        <w:pStyle w:val="CommentText"/>
      </w:pPr>
      <w:r>
        <w:rPr>
          <w:rStyle w:val="CommentReference"/>
        </w:rPr>
        <w:annotationRef/>
      </w:r>
      <w:r>
        <w:t>I kunne overveje at fortælle noget om hvorfor jeg som læser skulle interessere mig for sentiment i tweets. Hvorfor vil vi gerne kunne det? (Hvordan ville I forklare det for onkel Poul?)</w:t>
      </w:r>
      <w:r>
        <w:rPr>
          <w:rStyle w:val="CommentReference"/>
        </w:rPr>
        <w:annotationRef/>
      </w:r>
    </w:p>
  </w:comment>
  <w:comment w:id="476" w:author="Jacob Thøgersen" w:date="2020-04-20T10:55:00Z" w:initials="JT">
    <w:p w14:paraId="4D13BBCA" w14:textId="6B95EFCB" w:rsidR="00C96E3A" w:rsidRDefault="00C96E3A">
      <w:pPr>
        <w:pStyle w:val="CommentText"/>
      </w:pPr>
      <w:r>
        <w:rPr>
          <w:rStyle w:val="CommentReference"/>
        </w:rPr>
        <w:annotationRef/>
      </w:r>
      <w:r>
        <w:t>(Den hedder noget andet i referencerne)</w:t>
      </w:r>
    </w:p>
  </w:comment>
  <w:comment w:id="481" w:author="Esben Kran Christensen" w:date="2020-04-25T22:38:00Z" w:initials="EC">
    <w:p w14:paraId="5A2F025E" w14:textId="265E1B38" w:rsidR="00C96E3A" w:rsidRDefault="00C96E3A">
      <w:pPr>
        <w:pStyle w:val="CommentText"/>
      </w:pPr>
      <w:r>
        <w:t>Det er et problem i referencerne, som vi lige kigger på i næste version (den refererer til en anden reference, som åbenbart ikke er blevet opdateret dernede)</w:t>
      </w:r>
      <w:r>
        <w:rPr>
          <w:rStyle w:val="CommentReference"/>
        </w:rPr>
        <w:annotationRef/>
      </w:r>
    </w:p>
  </w:comment>
  <w:comment w:id="499" w:author="Jacob Thøgersen" w:date="2020-04-20T10:33:00Z" w:initials="JT">
    <w:p w14:paraId="0F5DEE72" w14:textId="77777777" w:rsidR="00C96E3A" w:rsidRPr="00BB7C0A" w:rsidRDefault="00C96E3A" w:rsidP="00144686">
      <w:pPr>
        <w:pStyle w:val="CommentText"/>
        <w:rPr>
          <w:lang w:val="en-GB"/>
        </w:rPr>
      </w:pPr>
      <w:r>
        <w:rPr>
          <w:rStyle w:val="CommentReference"/>
        </w:rPr>
        <w:annotationRef/>
      </w:r>
      <w:r>
        <w:t xml:space="preserve">Der er noget uklart her. I siger ”unidimensional…” og i næste sætning ”only one or two dimension”; og jeg forstå ikke hvad ”these” i anden sætning. </w:t>
      </w:r>
      <w:r w:rsidRPr="00BB7C0A">
        <w:rPr>
          <w:lang w:val="en-GB"/>
        </w:rPr>
        <w:t>Er det ”BoW approaches typically operate with only one of two…”?</w:t>
      </w:r>
      <w:r>
        <w:rPr>
          <w:rStyle w:val="CommentReference"/>
        </w:rPr>
        <w:annotationRef/>
      </w:r>
    </w:p>
  </w:comment>
  <w:comment w:id="520" w:author="Jacob Thøgersen" w:date="2020-04-20T10:35:00Z" w:initials="JT">
    <w:p w14:paraId="21913500" w14:textId="77777777" w:rsidR="00C96E3A" w:rsidRDefault="00C96E3A" w:rsidP="00144686">
      <w:pPr>
        <w:pStyle w:val="CommentText"/>
      </w:pPr>
      <w:r>
        <w:rPr>
          <w:rStyle w:val="CommentReference"/>
        </w:rPr>
        <w:annotationRef/>
      </w:r>
      <w:r>
        <w:t xml:space="preserve">Alt det her skal forklares. Det virker spændende, men det vil være sort snak for 99 % af jeres læsere. (Og I skriver for at gøre læseren klogere, jo, ikke for at imponere en censor som allerede ved hvad I taler om </w:t>
      </w:r>
      <w:r>
        <w:rPr>
          <w:rFonts w:ascii="Wingdings" w:eastAsia="Wingdings" w:hAnsi="Wingdings" w:cs="Wingdings"/>
        </w:rPr>
        <w:t>J</w:t>
      </w:r>
      <w:r>
        <w:t>).</w:t>
      </w:r>
      <w:r>
        <w:rPr>
          <w:rStyle w:val="CommentReference"/>
        </w:rPr>
        <w:annotationRef/>
      </w:r>
    </w:p>
  </w:comment>
  <w:comment w:id="521" w:author="Esben Kran Christensen" w:date="2020-04-25T22:37:00Z" w:initials="EC">
    <w:p w14:paraId="25178AC4" w14:textId="370BC973" w:rsidR="00C96E3A" w:rsidRDefault="00C96E3A">
      <w:pPr>
        <w:pStyle w:val="CommentText"/>
      </w:pPr>
      <w:r>
        <w:t>Det håber jeg giver mere mening nu.</w:t>
      </w:r>
      <w:r>
        <w:rPr>
          <w:rStyle w:val="CommentReference"/>
        </w:rPr>
        <w:annotationRef/>
      </w:r>
    </w:p>
  </w:comment>
  <w:comment w:id="500" w:author="Jacob Thøgersen" w:date="2020-04-20T10:32:00Z" w:initials="JT">
    <w:p w14:paraId="5AAB1392" w14:textId="77777777" w:rsidR="00C96E3A" w:rsidRDefault="00C96E3A" w:rsidP="00144686">
      <w:pPr>
        <w:pStyle w:val="CommentText"/>
      </w:pPr>
      <w:r>
        <w:rPr>
          <w:rStyle w:val="CommentReference"/>
        </w:rPr>
        <w:annotationRef/>
      </w:r>
      <w:r>
        <w:t>Ryk det her ned til afsnit 4.1. (I beder folk om at huske noget information – ”SENTIDA er BoW” som de endnu ikke har fået værktøjerne til at forstå.</w:t>
      </w:r>
      <w:r>
        <w:rPr>
          <w:rStyle w:val="CommentReference"/>
        </w:rPr>
        <w:annotationRef/>
      </w:r>
    </w:p>
    <w:p w14:paraId="701AA852" w14:textId="77777777" w:rsidR="00C96E3A" w:rsidRDefault="00C96E3A" w:rsidP="00144686">
      <w:pPr>
        <w:pStyle w:val="CommentText"/>
      </w:pPr>
    </w:p>
    <w:p w14:paraId="49B83B4A" w14:textId="77777777" w:rsidR="00C96E3A" w:rsidRDefault="00C96E3A" w:rsidP="00144686">
      <w:pPr>
        <w:pStyle w:val="CommentText"/>
      </w:pPr>
      <w:r>
        <w:t>Husk at definere/forklare ”circumplex model of affect”.</w:t>
      </w:r>
    </w:p>
  </w:comment>
  <w:comment w:id="532" w:author="Jacob Thøgersen" w:date="2020-04-20T10:57:00Z" w:initials="JT">
    <w:p w14:paraId="6AB3044A" w14:textId="77777777" w:rsidR="00C96E3A" w:rsidRDefault="00C96E3A">
      <w:pPr>
        <w:pStyle w:val="CommentText"/>
      </w:pPr>
      <w:r>
        <w:rPr>
          <w:rStyle w:val="CommentReference"/>
        </w:rPr>
        <w:annotationRef/>
      </w:r>
      <w:r>
        <w:t xml:space="preserve">Gode pointer! </w:t>
      </w:r>
      <w:r>
        <w:rPr>
          <w:rStyle w:val="CommentReference"/>
        </w:rPr>
        <w:annotationRef/>
      </w:r>
    </w:p>
    <w:p w14:paraId="033A0088" w14:textId="0609756B" w:rsidR="00C96E3A" w:rsidRDefault="00C96E3A">
      <w:pPr>
        <w:pStyle w:val="CommentText"/>
      </w:pPr>
      <w:r>
        <w:t>Skriv det sammen med afsnit 3 (og brug lidt mere plads på at forklare. Det er nærmest stikord/talenoter I har her…). Giv meget gerne nogle eksempler på hvordan de forskellige modeller ville tolke samme tekststykke forskelligt.</w:t>
      </w:r>
    </w:p>
  </w:comment>
  <w:comment w:id="541" w:author="Jacob Thøgersen" w:date="2020-04-20T10:59:00Z" w:initials="JT">
    <w:p w14:paraId="586FAC4D" w14:textId="4AE62773" w:rsidR="00C96E3A" w:rsidRDefault="00C96E3A">
      <w:pPr>
        <w:pStyle w:val="CommentText"/>
      </w:pPr>
      <w:r>
        <w:rPr>
          <w:rStyle w:val="CommentReference"/>
        </w:rPr>
        <w:annotationRef/>
      </w:r>
      <w:r>
        <w:t>Cool. Eksempler på det hele.</w:t>
      </w:r>
      <w:r>
        <w:rPr>
          <w:rStyle w:val="CommentReference"/>
        </w:rPr>
        <w:annotationRef/>
      </w:r>
    </w:p>
  </w:comment>
  <w:comment w:id="561" w:author="Jacob Thøgersen" w:date="2020-04-20T11:00:00Z" w:initials="JT">
    <w:p w14:paraId="06D19CBF" w14:textId="68693DC7" w:rsidR="00C96E3A" w:rsidRDefault="00C96E3A">
      <w:pPr>
        <w:pStyle w:val="CommentText"/>
      </w:pPr>
      <w:r>
        <w:rPr>
          <w:rStyle w:val="CommentReference"/>
        </w:rPr>
        <w:annotationRef/>
      </w:r>
      <w:r>
        <w:t>Her argumenterer I så vidt jeg kan se for multidimensionaliteten. Men det er længe efter at I har præsenteret SA der bruger multidimensionalitet… Det er bagvendt.</w:t>
      </w:r>
      <w:r>
        <w:rPr>
          <w:rStyle w:val="CommentReference"/>
        </w:rPr>
        <w:annotationRef/>
      </w:r>
    </w:p>
    <w:p w14:paraId="455CDEF4" w14:textId="77777777" w:rsidR="00C96E3A" w:rsidRDefault="00C96E3A">
      <w:pPr>
        <w:pStyle w:val="CommentText"/>
      </w:pPr>
    </w:p>
    <w:p w14:paraId="17927E1D" w14:textId="229C954C" w:rsidR="00C96E3A" w:rsidRDefault="00C96E3A">
      <w:pPr>
        <w:pStyle w:val="CommentText"/>
      </w:pPr>
      <w:r>
        <w:t>Hvad med at rykke det her op til afsnit 2 eller 3 og simpelthen starte med at præsentere to modeller for menneskelige emotioner, en en-dimensionel positiv-negativ og en mere kompleks mutidimentionel (og hvad disse er)</w:t>
      </w:r>
    </w:p>
  </w:comment>
  <w:comment w:id="570" w:author="Jacob Thøgersen" w:date="2020-04-20T11:03:00Z" w:initials="JT">
    <w:p w14:paraId="62FC79F1" w14:textId="2044F089" w:rsidR="00C96E3A" w:rsidRDefault="00C96E3A">
      <w:pPr>
        <w:pStyle w:val="CommentText"/>
      </w:pPr>
      <w:r>
        <w:rPr>
          <w:rStyle w:val="CommentReference"/>
        </w:rPr>
        <w:annotationRef/>
      </w:r>
      <w:r>
        <w:t>Forklar dem, eller hvis I vil gøre det simplere for jer selv, så præsenter bare unidimensionalitet og HSES/PAD. Og I bruger ”hypercubic” senere, så husk at forklare det. (I kan ikke regne med at en BA-studerende fra fx Dansk kender det ord)</w:t>
      </w:r>
      <w:r>
        <w:rPr>
          <w:rStyle w:val="CommentReference"/>
        </w:rPr>
        <w:annotationRef/>
      </w:r>
    </w:p>
  </w:comment>
  <w:comment w:id="592" w:author="Jacob Thøgersen" w:date="2020-04-20T11:05:00Z" w:initials="JT">
    <w:p w14:paraId="4F1BFE94" w14:textId="7120416A" w:rsidR="00C96E3A" w:rsidRDefault="00C96E3A">
      <w:pPr>
        <w:pStyle w:val="CommentText"/>
      </w:pPr>
      <w:r>
        <w:rPr>
          <w:rStyle w:val="CommentReference"/>
        </w:rPr>
        <w:annotationRef/>
      </w:r>
      <w:r>
        <w:t>Definer! Med eksempler. Der er basis for eksempler i afsnit 5.2, men det giver mere mening for mig at præsentere dem her hvor I taler om jeres model for sentiments, end der hvor I taler om korpussets opbygning.</w:t>
      </w:r>
      <w:r>
        <w:rPr>
          <w:rStyle w:val="CommentReference"/>
        </w:rPr>
        <w:annotationRef/>
      </w:r>
    </w:p>
  </w:comment>
  <w:comment w:id="604" w:author="Jacob Thøgersen" w:date="2020-04-20T11:09:00Z" w:initials="JT">
    <w:p w14:paraId="6802C1C4" w14:textId="0A97F7B4" w:rsidR="00C96E3A" w:rsidRDefault="00C96E3A">
      <w:pPr>
        <w:pStyle w:val="CommentText"/>
      </w:pPr>
      <w:r>
        <w:rPr>
          <w:rStyle w:val="CommentReference"/>
        </w:rPr>
        <w:annotationRef/>
      </w:r>
      <w:r>
        <w:t>I hate to say it, men I skal faktisk også forklare hvad Python er. (Ellers skal I vælge et andet publikum).</w:t>
      </w:r>
      <w:r>
        <w:rPr>
          <w:rStyle w:val="CommentReference"/>
        </w:rPr>
        <w:annotationRef/>
      </w:r>
    </w:p>
  </w:comment>
  <w:comment w:id="609" w:author="Jacob Thøgersen" w:date="2020-04-20T11:10:00Z" w:initials="JT">
    <w:p w14:paraId="597F9BF3" w14:textId="00C09AA3" w:rsidR="00C96E3A" w:rsidRDefault="00C96E3A">
      <w:pPr>
        <w:pStyle w:val="CommentText"/>
      </w:pPr>
      <w:r>
        <w:rPr>
          <w:rStyle w:val="CommentReference"/>
        </w:rPr>
        <w:annotationRef/>
      </w:r>
      <w:r>
        <w:t>((En pointe I kan vænne tilbage til i diskussionen er at SentidaV2 er ’bag of sentences’, altså at den ikke ser ud over den enkelte sætning. Man kunne jo godt forestille sig at sætninger fik betydning ud af konteksten – fx at man læste dem som ironiske, som implicitte citater osv. hvis man havde hele teksten foran sig))</w:t>
      </w:r>
      <w:r>
        <w:rPr>
          <w:rStyle w:val="CommentReference"/>
        </w:rPr>
        <w:annotationRef/>
      </w:r>
    </w:p>
  </w:comment>
  <w:comment w:id="601" w:author="Jacob Thøgersen" w:date="2020-04-20T11:13:00Z" w:initials="JT">
    <w:p w14:paraId="6D03A51E" w14:textId="4B9F40E6" w:rsidR="00C96E3A" w:rsidRDefault="00C96E3A">
      <w:pPr>
        <w:pStyle w:val="CommentText"/>
      </w:pPr>
      <w:r>
        <w:rPr>
          <w:rStyle w:val="CommentReference"/>
        </w:rPr>
        <w:annotationRef/>
      </w:r>
      <w:r>
        <w:t>I skal holde det her op imod jeres fire dimensioner, for AFINN/SENTIDA-scoren er jo en-dimensionel. Hvilken dimension får I fra denne score? (Formentlig ’valence’ og muligvis også noget ’intensity’, ikke?). Så skriv simpelthen: ”The valence score we obtain from…”</w:t>
      </w:r>
      <w:r>
        <w:rPr>
          <w:rStyle w:val="CommentReference"/>
        </w:rPr>
        <w:annotationRef/>
      </w:r>
    </w:p>
    <w:p w14:paraId="3789A1BB" w14:textId="6D38B51C" w:rsidR="00C96E3A" w:rsidRDefault="00C96E3A">
      <w:pPr>
        <w:pStyle w:val="CommentText"/>
      </w:pPr>
    </w:p>
    <w:p w14:paraId="3388ECC8" w14:textId="7085BC92" w:rsidR="00C96E3A" w:rsidRDefault="00C96E3A">
      <w:pPr>
        <w:pStyle w:val="CommentText"/>
      </w:pPr>
      <w:r>
        <w:t>I nævner fire dimensioner ovenfor, men gennemgangen her, handler kun om én dimension.</w:t>
      </w:r>
    </w:p>
  </w:comment>
  <w:comment w:id="640" w:author="Jacob Thøgersen" w:date="2020-04-20T11:15:00Z" w:initials="JT">
    <w:p w14:paraId="789FAD2C" w14:textId="3A5E0637" w:rsidR="00C96E3A" w:rsidRDefault="00C96E3A">
      <w:pPr>
        <w:pStyle w:val="CommentText"/>
      </w:pPr>
      <w:r>
        <w:rPr>
          <w:rStyle w:val="CommentReference"/>
        </w:rPr>
        <w:annotationRef/>
      </w:r>
      <w:r>
        <w:t xml:space="preserve">Husk at forklare at det betyder at den samlede score er -2,3 (og giv evt. eksemplet ”det er godt” = 2,3 så man tydeligt kan se at ”aldrig” fungerer som et negativt fortegn. ((Jeg kan godt læse jeres formel, men det er jeg ikke sikker på at en ny læser vil kunne)). </w:t>
      </w:r>
      <w:r>
        <w:rPr>
          <w:rStyle w:val="CommentReference"/>
        </w:rPr>
        <w:annotationRef/>
      </w:r>
    </w:p>
  </w:comment>
  <w:comment w:id="666" w:author="Jacob Thøgersen" w:date="2020-04-20T11:17:00Z" w:initials="JT">
    <w:p w14:paraId="0AF5DE24" w14:textId="2DEA1E7E" w:rsidR="00C96E3A" w:rsidRDefault="00C96E3A">
      <w:pPr>
        <w:pStyle w:val="CommentText"/>
      </w:pPr>
      <w:r>
        <w:rPr>
          <w:rStyle w:val="CommentReference"/>
        </w:rPr>
        <w:annotationRef/>
      </w:r>
      <w:r>
        <w:t>Det her giver kun mening hvis man ved hvordan SENTIDA håndterer negationer, så det bliver I nødt til at forklare (gør det i forbindelse med jeres gennemgang af BoW vs. NN-modeller)</w:t>
      </w:r>
      <w:r>
        <w:rPr>
          <w:rStyle w:val="CommentReference"/>
        </w:rPr>
        <w:annotationRef/>
      </w:r>
    </w:p>
  </w:comment>
  <w:comment w:id="689" w:author="Jacob Thøgersen" w:date="2020-04-20T11:21:00Z" w:initials="JT">
    <w:p w14:paraId="3D0234CB" w14:textId="2214957F" w:rsidR="00C96E3A" w:rsidRPr="00BB7C0A" w:rsidRDefault="00C96E3A">
      <w:pPr>
        <w:pStyle w:val="CommentText"/>
        <w:rPr>
          <w:lang w:val="en-GB"/>
        </w:rPr>
      </w:pPr>
      <w:r>
        <w:rPr>
          <w:rStyle w:val="CommentReference"/>
        </w:rPr>
        <w:annotationRef/>
      </w:r>
      <w:r>
        <w:t xml:space="preserve">Superfin observation. Kunne I starte med at beskrive det mere ”sprogligt” altså noget med at ”some statements appear to present both positive and negative sentiments, e.g. ”maden var god…”. </w:t>
      </w:r>
      <w:r w:rsidRPr="00BB7C0A">
        <w:rPr>
          <w:lang w:val="en-GB"/>
        </w:rPr>
        <w:t xml:space="preserve">In these cases, it seems that the weightier sentiment is found in the second part of the sentence…” </w:t>
      </w:r>
      <w:r>
        <w:rPr>
          <w:rStyle w:val="CommentReference"/>
        </w:rPr>
        <w:annotationRef/>
      </w:r>
    </w:p>
  </w:comment>
  <w:comment w:id="740" w:author="Jacob Thøgersen" w:date="2020-04-20T11:27:00Z" w:initials="JT">
    <w:p w14:paraId="3049A57E" w14:textId="77777777" w:rsidR="00C96E3A" w:rsidRPr="00BB7C0A" w:rsidRDefault="00C96E3A">
      <w:pPr>
        <w:pStyle w:val="CommentText"/>
        <w:rPr>
          <w:lang w:val="en-GB"/>
        </w:rPr>
      </w:pPr>
      <w:r>
        <w:rPr>
          <w:rStyle w:val="CommentReference"/>
        </w:rPr>
        <w:annotationRef/>
      </w:r>
      <w:r w:rsidRPr="00BB7C0A">
        <w:rPr>
          <w:lang w:val="en-GB"/>
        </w:rPr>
        <w:t>Igen kunne jeg godt tænke mig noget med: ”in writing, especially in informal writing, exclamation marks are often used as intensifiers…”</w:t>
      </w:r>
      <w:r>
        <w:rPr>
          <w:rStyle w:val="CommentReference"/>
        </w:rPr>
        <w:annotationRef/>
      </w:r>
    </w:p>
    <w:p w14:paraId="5D4B6004" w14:textId="311E4A67" w:rsidR="00C96E3A" w:rsidRPr="0015069A" w:rsidRDefault="00C96E3A" w:rsidP="0015069A">
      <w:pPr>
        <w:pStyle w:val="CommentText"/>
        <w:jc w:val="left"/>
      </w:pPr>
      <w:r>
        <w:t xml:space="preserve">(Igen det her med at læseren er sproglig, ikke programmør, så argumenterne </w:t>
      </w:r>
      <w:r>
        <w:rPr>
          <w:i/>
        </w:rPr>
        <w:t>hvorfor</w:t>
      </w:r>
      <w:r>
        <w:t xml:space="preserve"> I gør hvad I gør, er næsten mere interessante for dem end </w:t>
      </w:r>
      <w:r>
        <w:rPr>
          <w:i/>
        </w:rPr>
        <w:t>hvad</w:t>
      </w:r>
      <w:r>
        <w:t xml:space="preserve"> I gør. De vil kunne få noget ud af jeres analyse af udråbstegn, også selvom de ikke forstår matematikken.)</w:t>
      </w:r>
    </w:p>
  </w:comment>
  <w:comment w:id="764" w:author="Jacob Thøgersen" w:date="2020-04-20T11:30:00Z" w:initials="JT">
    <w:p w14:paraId="23EF94A7" w14:textId="2DD5AD28" w:rsidR="00C96E3A" w:rsidRPr="00BB7C0A" w:rsidRDefault="00C96E3A">
      <w:pPr>
        <w:pStyle w:val="CommentText"/>
        <w:rPr>
          <w:lang w:val="en-GB"/>
        </w:rPr>
      </w:pPr>
      <w:r>
        <w:rPr>
          <w:rStyle w:val="CommentReference"/>
        </w:rPr>
        <w:annotationRef/>
      </w:r>
      <w:r w:rsidRPr="00BB7C0A">
        <w:rPr>
          <w:lang w:val="en-GB"/>
        </w:rPr>
        <w:t>”Capital letters can have a similar function to exclamation marks…” fx</w:t>
      </w:r>
      <w:r>
        <w:rPr>
          <w:rStyle w:val="CommentReference"/>
        </w:rPr>
        <w:annotationRef/>
      </w:r>
    </w:p>
  </w:comment>
  <w:comment w:id="771" w:author="Jacob Thøgersen" w:date="2020-04-20T11:31:00Z" w:initials="JT">
    <w:p w14:paraId="1C6076B7" w14:textId="5DCA4C34" w:rsidR="00C96E3A" w:rsidRDefault="00C96E3A">
      <w:pPr>
        <w:pStyle w:val="CommentText"/>
      </w:pPr>
      <w:r>
        <w:rPr>
          <w:rStyle w:val="CommentReference"/>
        </w:rPr>
        <w:annotationRef/>
      </w:r>
      <w:r>
        <w:t>((I kritiserede modeller som ikke tager højde for homografer. I kunne vænne tilbage i den her i diskussionen. Hvad ville SentidaV2 stille op med ”betjeningen var god, men kødet var SÅ SEJT at det var nærmest uspiseligt”..?))</w:t>
      </w:r>
    </w:p>
  </w:comment>
  <w:comment w:id="772" w:author="Esben Kran Christensen" w:date="2020-04-25T17:39:00Z" w:initials="EC">
    <w:p w14:paraId="17D1DDAA" w14:textId="330E3200" w:rsidR="00C96E3A" w:rsidRDefault="00C96E3A">
      <w:pPr>
        <w:pStyle w:val="CommentText"/>
      </w:pPr>
      <w:r>
        <w:t>Det bliver berørt oppe i beskrivelsen af mulighederne for NN og BoW, hvor BoW egentlig kun kan håndtere intensification issues (og ikke homografer)</w:t>
      </w:r>
      <w:r>
        <w:rPr>
          <w:rStyle w:val="CommentReference"/>
        </w:rPr>
        <w:annotationRef/>
      </w:r>
    </w:p>
  </w:comment>
  <w:comment w:id="813" w:author="Jacob Thøgersen" w:date="2020-04-20T16:38:00Z" w:initials="JT">
    <w:p w14:paraId="481A9867" w14:textId="088050BF" w:rsidR="00C96E3A" w:rsidRDefault="00C96E3A">
      <w:pPr>
        <w:pStyle w:val="CommentText"/>
      </w:pPr>
      <w:r>
        <w:rPr>
          <w:rStyle w:val="CommentReference"/>
        </w:rPr>
        <w:annotationRef/>
      </w:r>
      <w:r>
        <w:t>Giv et eksempel, ”e.g. if a user accidentally…”.</w:t>
      </w:r>
      <w:r>
        <w:rPr>
          <w:rStyle w:val="CommentReference"/>
        </w:rPr>
        <w:annotationRef/>
      </w:r>
    </w:p>
  </w:comment>
  <w:comment w:id="853" w:author="Jacob Thøgersen" w:date="2020-04-20T17:17:00Z" w:initials="JT">
    <w:p w14:paraId="42295CB1" w14:textId="7CFAF7C0" w:rsidR="00C96E3A" w:rsidRDefault="00C96E3A">
      <w:pPr>
        <w:pStyle w:val="CommentText"/>
      </w:pPr>
      <w:r>
        <w:rPr>
          <w:rStyle w:val="CommentReference"/>
        </w:rPr>
        <w:annotationRef/>
      </w:r>
      <w:r>
        <w:t xml:space="preserve">Det er supervigtigt for et sprogvidenskabeligt publikum at vide hvilken slags sætninger det var. Hvor kom de fra? Hvordan så de ud (vis gerne et eksempel). </w:t>
      </w:r>
      <w:r>
        <w:rPr>
          <w:rStyle w:val="CommentReference"/>
        </w:rPr>
        <w:annotationRef/>
      </w:r>
    </w:p>
  </w:comment>
  <w:comment w:id="819" w:author="Jacob Thøgersen" w:date="2020-04-20T16:45:00Z" w:initials="JT">
    <w:p w14:paraId="79E3FCEC" w14:textId="77777777" w:rsidR="00C96E3A" w:rsidRDefault="00C96E3A">
      <w:pPr>
        <w:pStyle w:val="CommentText"/>
        <w:rPr>
          <w:rStyle w:val="CommentReference"/>
        </w:rPr>
      </w:pPr>
      <w:r>
        <w:rPr>
          <w:rStyle w:val="CommentReference"/>
        </w:rPr>
        <w:annotationRef/>
      </w:r>
      <w:r>
        <w:rPr>
          <w:rStyle w:val="CommentReference"/>
        </w:rPr>
        <w:t>Dette afsnit står underligt umotiveret nu: I taler om uni- og multidimensionelle modeller i 4.3, så taler I kun om unidimensionelle modeller i 5.1 og 5.2. Så rejser I problemet med usikre kodninger i 5.2 og så (gen)introducerer I multidimensionelle modeller. Men multidimensionalitet er jo ikke løsning på problemet med usikre kodninger – det er derimod den kontrollerede kodning.</w:t>
      </w:r>
    </w:p>
    <w:p w14:paraId="3588CDC3" w14:textId="77777777" w:rsidR="00C96E3A" w:rsidRDefault="00C96E3A">
      <w:pPr>
        <w:pStyle w:val="CommentText"/>
      </w:pPr>
      <w:r>
        <w:t>Problemet som I løser med multidimensionaliteten skal være præsenteret tidligere.</w:t>
      </w:r>
    </w:p>
    <w:p w14:paraId="75A6FB28" w14:textId="77777777" w:rsidR="00C96E3A" w:rsidRDefault="00C96E3A">
      <w:pPr>
        <w:pStyle w:val="CommentText"/>
      </w:pPr>
    </w:p>
    <w:p w14:paraId="698243C9" w14:textId="5A41AD58" w:rsidR="00C96E3A" w:rsidRDefault="00C96E3A">
      <w:pPr>
        <w:pStyle w:val="CommentText"/>
      </w:pPr>
      <w:r>
        <w:t>I må ikke misforstå: Jeg synes det er gode argumenter det hele; det er bare et spørgsmål om hvilke argumenter der skal præsenteres hvornår for at teksten bliver overbevisende og let at følge.</w:t>
      </w:r>
    </w:p>
  </w:comment>
  <w:comment w:id="820" w:author="Esben Kran Christensen" w:date="2020-04-25T22:32:00Z" w:initials="EC">
    <w:p w14:paraId="15556DA1" w14:textId="5A72100A" w:rsidR="00C96E3A" w:rsidRDefault="00C96E3A">
      <w:pPr>
        <w:pStyle w:val="CommentText"/>
      </w:pPr>
      <w:r>
        <w:t>Det håber jeg er fikset nu.</w:t>
      </w:r>
      <w:r>
        <w:rPr>
          <w:rStyle w:val="CommentReference"/>
        </w:rPr>
        <w:annotationRef/>
      </w:r>
    </w:p>
  </w:comment>
  <w:comment w:id="900" w:author="Jacob Thøgersen" w:date="2020-04-20T16:56:00Z" w:initials="JT">
    <w:p w14:paraId="1BC33AE3" w14:textId="1CE05775" w:rsidR="00C96E3A" w:rsidRDefault="00C96E3A">
      <w:pPr>
        <w:pStyle w:val="CommentText"/>
      </w:pPr>
      <w:r>
        <w:rPr>
          <w:rStyle w:val="CommentReference"/>
        </w:rPr>
        <w:annotationRef/>
      </w:r>
      <w:r>
        <w:t xml:space="preserve">Kan I ikke vise det? </w:t>
      </w:r>
      <w:r>
        <w:rPr>
          <w:rStyle w:val="CommentReference"/>
        </w:rPr>
        <w:annotationRef/>
      </w:r>
    </w:p>
  </w:comment>
  <w:comment w:id="912" w:author="Esben Kran Christensen" w:date="2020-04-25T22:31:00Z" w:initials="EC">
    <w:p w14:paraId="3530E5F3" w14:textId="14605F58" w:rsidR="00C96E3A" w:rsidRDefault="00C96E3A">
      <w:pPr>
        <w:pStyle w:val="CommentText"/>
      </w:pPr>
      <w:r>
        <w:t>Reference til kilde til URL med formularen.</w:t>
      </w:r>
      <w:r>
        <w:rPr>
          <w:rStyle w:val="CommentReference"/>
        </w:rPr>
        <w:annotationRef/>
      </w:r>
    </w:p>
  </w:comment>
  <w:comment w:id="949" w:author="Jacob Thøgersen" w:date="2020-04-20T16:54:00Z" w:initials="JT">
    <w:p w14:paraId="0B59F04E" w14:textId="6BE48172" w:rsidR="00C96E3A" w:rsidRDefault="00C96E3A" w:rsidP="77A20037">
      <w:pPr>
        <w:pStyle w:val="CommentText"/>
      </w:pPr>
      <w:r>
        <w:t>Husk at disse begreber skal være defineret tidligere.</w:t>
      </w:r>
      <w:r>
        <w:rPr>
          <w:rStyle w:val="CommentReference"/>
        </w:rPr>
        <w:annotationRef/>
      </w:r>
    </w:p>
  </w:comment>
  <w:comment w:id="967" w:author="Jacob Thøgersen" w:date="2020-04-20T16:57:00Z" w:initials="JT">
    <w:p w14:paraId="5AF98686" w14:textId="7D876EB9" w:rsidR="00C96E3A" w:rsidRDefault="00C96E3A">
      <w:pPr>
        <w:pStyle w:val="CommentText"/>
      </w:pPr>
      <w:r>
        <w:rPr>
          <w:rStyle w:val="CommentReference"/>
        </w:rPr>
        <w:annotationRef/>
      </w:r>
      <w:r>
        <w:t>Hvis I vil bruge det skal det forklares</w:t>
      </w:r>
      <w:r>
        <w:rPr>
          <w:rStyle w:val="CommentReference"/>
        </w:rPr>
        <w:annotationRef/>
      </w:r>
    </w:p>
  </w:comment>
  <w:comment w:id="990" w:author="Jacob Thøgersen" w:date="2020-04-20T16:57:00Z" w:initials="JT">
    <w:p w14:paraId="6530D444" w14:textId="3B458B61" w:rsidR="00C96E3A" w:rsidRDefault="00C96E3A">
      <w:pPr>
        <w:pStyle w:val="CommentText"/>
      </w:pPr>
      <w:r>
        <w:rPr>
          <w:rStyle w:val="CommentReference"/>
        </w:rPr>
        <w:annotationRef/>
      </w:r>
      <w:r>
        <w:t>Det forstår jeg ikke. ”such as selecting a user name” måske?</w:t>
      </w:r>
      <w:r>
        <w:rPr>
          <w:rStyle w:val="CommentReference"/>
        </w:rPr>
        <w:annotationRef/>
      </w:r>
    </w:p>
  </w:comment>
  <w:comment w:id="1001" w:author="Jacob Thøgersen" w:date="2020-04-20T16:59:00Z" w:initials="JT">
    <w:p w14:paraId="0B159952" w14:textId="39B9A89F" w:rsidR="00C96E3A" w:rsidRPr="002D5B8E" w:rsidRDefault="00C96E3A">
      <w:pPr>
        <w:pStyle w:val="CommentText"/>
      </w:pPr>
      <w:r>
        <w:rPr>
          <w:rStyle w:val="CommentReference"/>
        </w:rPr>
        <w:annotationRef/>
      </w:r>
      <w:r>
        <w:t xml:space="preserve">Jeg kunne godt tænke mig at I indfører ”as wide a range *as possible*” eller tilsvarende. Med 30 deltagere er det begrænset </w:t>
      </w:r>
      <w:r>
        <w:rPr>
          <w:i/>
        </w:rPr>
        <w:t>hvor</w:t>
      </w:r>
      <w:r>
        <w:t xml:space="preserve"> stor variation man kan få. Men fedt at I har gjort forsøget!!</w:t>
      </w:r>
      <w:r>
        <w:rPr>
          <w:rStyle w:val="CommentReference"/>
        </w:rPr>
        <w:annotationRef/>
      </w:r>
    </w:p>
  </w:comment>
  <w:comment w:id="1031" w:author="Jacob Thøgersen" w:date="2020-04-20T17:00:00Z" w:initials="JT">
    <w:p w14:paraId="341FC692" w14:textId="154BB581" w:rsidR="00C96E3A" w:rsidRPr="002D5B8E" w:rsidRDefault="00C96E3A">
      <w:pPr>
        <w:pStyle w:val="CommentText"/>
      </w:pPr>
      <w:r>
        <w:rPr>
          <w:rStyle w:val="CommentReference"/>
        </w:rPr>
        <w:annotationRef/>
      </w:r>
      <w:r>
        <w:t xml:space="preserve">Prøv at fortælle hvorfor det er relevant at teste inter-coder reliability, og prøv at </w:t>
      </w:r>
      <w:r>
        <w:rPr>
          <w:i/>
        </w:rPr>
        <w:t>forklare</w:t>
      </w:r>
      <w:r>
        <w:t xml:space="preserve"> hvad resultatet viser i stedet for kun at give procedure og resultat. (Igen: Det vil være sort snak for de fleste læsere, men I kan godt forklare den sproglige relevans af at teste – nemlig at der </w:t>
      </w:r>
      <w:r w:rsidRPr="002D5B8E">
        <w:rPr>
          <w:i/>
        </w:rPr>
        <w:t>kunne</w:t>
      </w:r>
      <w:r>
        <w:t xml:space="preserve"> sociolektale, kronolektale eller idiolektale forskelle i vurderingen af ordene (fx at gamle tolkede et ord som ”sygt” anderledes end unge gjorde), men jeres resultater tyder på at det ikke er tilfældet. Der er en vigtig historie at fortælle, men som det står nu, får I ikke fortalt den for læsere som ikke allerede er med.)</w:t>
      </w:r>
      <w:r>
        <w:rPr>
          <w:rStyle w:val="CommentReference"/>
        </w:rPr>
        <w:annotationRef/>
      </w:r>
    </w:p>
  </w:comment>
  <w:comment w:id="1053" w:author="Jacob Thøgersen" w:date="2020-04-20T17:07:00Z" w:initials="JT">
    <w:p w14:paraId="6922227F" w14:textId="4FB6A27F" w:rsidR="00C96E3A" w:rsidRDefault="00C96E3A" w:rsidP="77A20037">
      <w:pPr>
        <w:pStyle w:val="CommentText"/>
      </w:pPr>
      <w:r>
        <w:t>3 ting:</w:t>
      </w:r>
      <w:r>
        <w:rPr>
          <w:rStyle w:val="CommentReference"/>
        </w:rPr>
        <w:annotationRef/>
      </w:r>
    </w:p>
    <w:p w14:paraId="4AA96BE9" w14:textId="48CA5823" w:rsidR="00C96E3A" w:rsidRDefault="00C96E3A" w:rsidP="77A20037">
      <w:pPr>
        <w:pStyle w:val="CommentText"/>
      </w:pPr>
      <w:r>
        <w:t xml:space="preserve">1) Vigtigst: Jeg forstår ikke jeres implementering af kodningen: I gør et stort nummer ud af at I er multidimensionelle, men når det komme til testningen i afsnit 6, bliver Emma unidimensionel. Hvorfor gøre så meget ud af de tre dimensioner som I ikke bruger alligevel..? </w:t>
      </w:r>
    </w:p>
    <w:p w14:paraId="151FA231" w14:textId="77777777" w:rsidR="00C96E3A" w:rsidRDefault="00C96E3A" w:rsidP="77A20037">
      <w:pPr>
        <w:pStyle w:val="CommentText"/>
      </w:pPr>
    </w:p>
    <w:p w14:paraId="56555411" w14:textId="591301FB" w:rsidR="00C96E3A" w:rsidRDefault="00C96E3A" w:rsidP="77A20037">
      <w:pPr>
        <w:pStyle w:val="CommentText"/>
      </w:pPr>
      <w:r>
        <w:t>2) Vigtigt: Hvis I bevarer figuren skal I forklare hvad man ser. Hvad viser prikkerne? (Jeg forstår det godt, men vi skal have alle med).</w:t>
      </w:r>
    </w:p>
    <w:p w14:paraId="1FEF9B2A" w14:textId="77777777" w:rsidR="00C96E3A" w:rsidRDefault="00C96E3A" w:rsidP="77A20037">
      <w:pPr>
        <w:pStyle w:val="CommentText"/>
      </w:pPr>
    </w:p>
    <w:p w14:paraId="5E5A71BC" w14:textId="33035E66" w:rsidR="00C96E3A" w:rsidRDefault="00C96E3A" w:rsidP="77A20037">
      <w:pPr>
        <w:pStyle w:val="CommentText"/>
      </w:pPr>
      <w:r>
        <w:t>3) Mere bare af nysgerrighed: Det ser ud som om I har colinearitet mellem flere af variablerne, gør det ikke? Jeg har svært ved at læse et firedimensionelt plot, men umiddelbart ser det ud som om der er colinearitet mellem valence, controllability og utility. Har I tjekket for det? Hvis der er en høj grad af colinearitet, er der vel ingen grund til at plotte fire uafhængige dimensioner..? ((Er det i virkeligheden derfor I kun bruger én dimension i testningen?))</w:t>
      </w:r>
    </w:p>
  </w:comment>
  <w:comment w:id="1054" w:author="Esben Kran Christensen" w:date="2020-04-25T22:29:00Z" w:initials="EC">
    <w:p w14:paraId="6C0A8E79" w14:textId="7A10E5F0" w:rsidR="00C96E3A" w:rsidRDefault="00C96E3A">
      <w:pPr>
        <w:pStyle w:val="CommentText"/>
      </w:pPr>
      <w:r>
        <w:t>Jeg håber, at de her punkter er håndteret optimalt nu! Du må meget gerne sige til, hvis de ikke er, da de virker relativt vigtige :))</w:t>
      </w:r>
      <w:r>
        <w:rPr>
          <w:rStyle w:val="CommentReference"/>
        </w:rPr>
        <w:annotationRef/>
      </w:r>
    </w:p>
  </w:comment>
  <w:comment w:id="1047" w:author="Jacob Thøgersen" w:date="2020-04-20T17:07:00Z" w:initials="JT">
    <w:p w14:paraId="65E928BC" w14:textId="4FB6A27F" w:rsidR="00C96E3A" w:rsidRDefault="00C96E3A">
      <w:pPr>
        <w:pStyle w:val="CommentText"/>
      </w:pPr>
      <w:r>
        <w:rPr>
          <w:rStyle w:val="CommentReference"/>
        </w:rPr>
        <w:annotationRef/>
      </w:r>
      <w:r>
        <w:t>3 ting:</w:t>
      </w:r>
      <w:r>
        <w:rPr>
          <w:rStyle w:val="CommentReference"/>
        </w:rPr>
        <w:annotationRef/>
      </w:r>
    </w:p>
    <w:p w14:paraId="3651B1F0" w14:textId="48CA5823" w:rsidR="00C96E3A" w:rsidRDefault="00C96E3A">
      <w:pPr>
        <w:pStyle w:val="CommentText"/>
      </w:pPr>
      <w:r>
        <w:t xml:space="preserve">1) Vigtigst: Jeg forstår ikke jeres implementering af kodningen: I gør et stort nummer ud af at I er multidimensionelle, men når det komme til testningen i afsnit 6, bliver Emma unidimensionel. Hvorfor gøre så meget ud af de tre dimensioner som I ikke bruger alligevel..? </w:t>
      </w:r>
    </w:p>
    <w:p w14:paraId="5148D8B4" w14:textId="77777777" w:rsidR="00C96E3A" w:rsidRDefault="00C96E3A">
      <w:pPr>
        <w:pStyle w:val="CommentText"/>
      </w:pPr>
    </w:p>
    <w:p w14:paraId="3654DF1B" w14:textId="591301FB" w:rsidR="00C96E3A" w:rsidRDefault="00C96E3A">
      <w:pPr>
        <w:pStyle w:val="CommentText"/>
      </w:pPr>
      <w:r>
        <w:t>2) Vigtigt: Hvis I bevarer figuren skal I forklare hvad man ser. Hvad viser prikkerne? (Jeg forstår det godt, men vi skal have alle med).</w:t>
      </w:r>
    </w:p>
    <w:p w14:paraId="3387AB59" w14:textId="77777777" w:rsidR="00C96E3A" w:rsidRDefault="00C96E3A">
      <w:pPr>
        <w:pStyle w:val="CommentText"/>
      </w:pPr>
    </w:p>
    <w:p w14:paraId="345AE40B" w14:textId="33035E66" w:rsidR="00C96E3A" w:rsidRDefault="00C96E3A">
      <w:pPr>
        <w:pStyle w:val="CommentText"/>
      </w:pPr>
      <w:r>
        <w:t>3) Mere bare af nysgerrighed: Det ser ud som om I har colinearitet mellem flere af variablerne, gør det ikke? Jeg har svært ved at læse et firedimensionelt plot, men umiddelbart ser det ud som om der er colinearitet mellem valence, controllability og utility. Har I tjekket for det? Hvis der er en høj grad af colinearitet, er der vel ingen grund til at plotte fire uafhængige dimensioner..? ((Er det i virkeligheden derfor I kun bruger én dimension i testningen?))</w:t>
      </w:r>
    </w:p>
  </w:comment>
  <w:comment w:id="1232" w:author="Jacob Thøgersen" w:date="2020-04-20T17:19:00Z" w:initials="JT">
    <w:p w14:paraId="2C754A36" w14:textId="77777777" w:rsidR="00C96E3A" w:rsidRDefault="00C96E3A">
      <w:pPr>
        <w:pStyle w:val="CommentText"/>
      </w:pPr>
      <w:r>
        <w:rPr>
          <w:rStyle w:val="CommentReference"/>
        </w:rPr>
        <w:annotationRef/>
      </w:r>
      <w:r>
        <w:t>Det her vil vi vide mere om (som sagt).</w:t>
      </w:r>
      <w:r>
        <w:rPr>
          <w:rStyle w:val="CommentReference"/>
        </w:rPr>
        <w:annotationRef/>
      </w:r>
    </w:p>
    <w:p w14:paraId="5B29F27A" w14:textId="77777777" w:rsidR="00C96E3A" w:rsidRDefault="00C96E3A">
      <w:pPr>
        <w:pStyle w:val="CommentText"/>
      </w:pPr>
    </w:p>
    <w:p w14:paraId="3BE698CF" w14:textId="1B351007" w:rsidR="00C96E3A" w:rsidRDefault="00C96E3A">
      <w:pPr>
        <w:pStyle w:val="CommentText"/>
      </w:pPr>
      <w:r>
        <w:t>(Sådan helt generelt, så regn med at læsere er mere interesserede i de sproglige overvejelser – hvorfor introducere denne regel? – og mindre i jeres testprocedure. I skal naturligvis nævne begge dele og fremvise jeres succes; I skal bare også have folk med som ikke forstår den mere tekniske diskussion)</w:t>
      </w:r>
    </w:p>
  </w:comment>
  <w:comment w:id="1414" w:author="Jacob Thøgersen" w:date="2020-04-20T17:23:00Z" w:initials="JT">
    <w:p w14:paraId="6A2D5BA8" w14:textId="737F69B5" w:rsidR="00C96E3A" w:rsidRDefault="00C96E3A">
      <w:pPr>
        <w:pStyle w:val="CommentText"/>
      </w:pPr>
      <w:r>
        <w:rPr>
          <w:rStyle w:val="CommentReference"/>
        </w:rPr>
        <w:annotationRef/>
      </w:r>
      <w:r>
        <w:t>Jeg er helt med, men igen skal I forklare for folk der ikke kan statistik: ”Vi forsøger ud fra teksten at forudsige om taleren har givet firmaet en dårlig rating (1-2 stjerner) eller en god rating (4-5 stjerner)” (eller sådan noget.</w:t>
      </w:r>
      <w:r>
        <w:rPr>
          <w:rStyle w:val="CommentReference"/>
        </w:rPr>
        <w:annotationRef/>
      </w:r>
    </w:p>
    <w:p w14:paraId="7A072855" w14:textId="1D90342E" w:rsidR="00C96E3A" w:rsidRDefault="00C96E3A">
      <w:pPr>
        <w:pStyle w:val="CommentText"/>
      </w:pPr>
      <w:r>
        <w:t>Forklar også begrebet ”accuracy” som I bruger nedenfor. Noget med ”hvis det lykkes at gætte om scoren var positiv eller negativ, beskriver vi det som et ’rigtigt’ resultat, og en models ’accuracy’ er således procentdelen af rigtige gæt” (eller tilsvarende)</w:t>
      </w:r>
    </w:p>
  </w:comment>
  <w:comment w:id="1429" w:author="Jacob Thøgersen" w:date="2020-04-20T17:43:00Z" w:initials="JT">
    <w:p w14:paraId="02ABC6E5" w14:textId="325557C3" w:rsidR="00C96E3A" w:rsidRDefault="00C96E3A">
      <w:pPr>
        <w:pStyle w:val="CommentText"/>
      </w:pPr>
      <w:r>
        <w:rPr>
          <w:rStyle w:val="CommentReference"/>
        </w:rPr>
        <w:annotationRef/>
      </w:r>
      <w:r>
        <w:t>Her bliver jeg sat af</w:t>
      </w:r>
      <w:r>
        <w:rPr>
          <w:rStyle w:val="CommentReference"/>
        </w:rPr>
        <w:annotationRef/>
      </w:r>
    </w:p>
  </w:comment>
  <w:comment w:id="1439" w:author="Jacob Thøgersen" w:date="2020-04-20T17:29:00Z" w:initials="JT">
    <w:p w14:paraId="04F66430" w14:textId="6A1752E9" w:rsidR="00C96E3A" w:rsidRDefault="00C96E3A">
      <w:pPr>
        <w:pStyle w:val="CommentText"/>
      </w:pPr>
      <w:r>
        <w:rPr>
          <w:rStyle w:val="CommentReference"/>
        </w:rPr>
        <w:annotationRef/>
      </w:r>
      <w:r>
        <w:t>Det her skal forklares. Desværre…</w:t>
      </w:r>
      <w:r>
        <w:rPr>
          <w:rStyle w:val="CommentReference"/>
        </w:rPr>
        <w:annotationRef/>
      </w:r>
    </w:p>
  </w:comment>
  <w:comment w:id="1483" w:author="Jacob Thøgersen" w:date="2020-04-20T17:36:00Z" w:initials="JT">
    <w:p w14:paraId="2BE33438" w14:textId="54F8F872" w:rsidR="00C96E3A" w:rsidRDefault="00C96E3A">
      <w:pPr>
        <w:pStyle w:val="CommentText"/>
      </w:pPr>
      <w:r>
        <w:rPr>
          <w:rStyle w:val="CommentReference"/>
        </w:rPr>
        <w:annotationRef/>
      </w:r>
      <w:r>
        <w:t>Forklar ordet (eller brug noget simplere).</w:t>
      </w:r>
      <w:r>
        <w:rPr>
          <w:rStyle w:val="CommentReference"/>
        </w:rPr>
        <w:annotationRef/>
      </w:r>
    </w:p>
  </w:comment>
  <w:comment w:id="1496" w:author="Jacob Thøgersen" w:date="2020-04-20T17:20:00Z" w:initials="JT">
    <w:p w14:paraId="223D04CA" w14:textId="1867CE8D" w:rsidR="00C96E3A" w:rsidRDefault="00C96E3A" w:rsidP="00E16792">
      <w:pPr>
        <w:pStyle w:val="CommentText"/>
      </w:pPr>
      <w:r>
        <w:rPr>
          <w:rStyle w:val="CommentReference"/>
        </w:rPr>
        <w:annotationRef/>
      </w:r>
      <w:r>
        <w:t xml:space="preserve">Hvad viser tallene hvis I skal forklare dem for sprogfolk? </w:t>
      </w:r>
      <w:r>
        <w:rPr>
          <w:rStyle w:val="CommentReference"/>
        </w:rPr>
        <w:annotationRef/>
      </w:r>
    </w:p>
    <w:p w14:paraId="6A1B3B69" w14:textId="4D8A32B5" w:rsidR="00C96E3A" w:rsidRDefault="00C96E3A" w:rsidP="00E16792">
      <w:pPr>
        <w:pStyle w:val="CommentText"/>
      </w:pPr>
      <w:r>
        <w:t>Forklar fx at SentidaV2 rammer rigtigt omkring 80 % af gangene på TP-data (mens chance ville være 50 %). Og i diskussionen må I meget gerne overveje hvorfor der er forskel på TP-data og Emma-data – igen er det næsten mere interessant for sprogfolk end hvor høj accuracy I opnår. (Jeg siger det ikke for at demotivere, men for at I ved hvem I skal sælge jer overfor).</w:t>
      </w:r>
    </w:p>
  </w:comment>
  <w:comment w:id="1578" w:author="Jacob Thøgersen" w:date="2020-04-20T17:41:00Z" w:initials="JT">
    <w:p w14:paraId="5CE53A13" w14:textId="209DAF2B" w:rsidR="00C96E3A" w:rsidRDefault="00C96E3A">
      <w:pPr>
        <w:pStyle w:val="CommentText"/>
      </w:pPr>
      <w:r>
        <w:rPr>
          <w:rStyle w:val="CommentReference"/>
        </w:rPr>
        <w:annotationRef/>
      </w:r>
      <w:r>
        <w:t>Misser jeg noget, eller er det som om I gentager jer selv et par gange?</w:t>
      </w:r>
    </w:p>
  </w:comment>
  <w:comment w:id="1579" w:author="Esben Kran Christensen" w:date="2020-04-25T22:14:00Z" w:initials="EC">
    <w:p w14:paraId="175A05F8" w14:textId="0B924E2E" w:rsidR="00C96E3A" w:rsidRDefault="00C96E3A">
      <w:pPr>
        <w:pStyle w:val="CommentText"/>
      </w:pPr>
      <w:r>
        <w:t>Er ikke sikker på, om det stadig er tilfældet?</w:t>
      </w:r>
      <w:r>
        <w:rPr>
          <w:rStyle w:val="CommentReference"/>
        </w:rPr>
        <w:annotationRef/>
      </w:r>
    </w:p>
  </w:comment>
  <w:comment w:id="1596" w:author="Jacob Thøgersen" w:date="2020-04-20T17:42:00Z" w:initials="JT">
    <w:p w14:paraId="04BD0044" w14:textId="081990F0" w:rsidR="00C96E3A" w:rsidRDefault="00C96E3A">
      <w:pPr>
        <w:pStyle w:val="CommentText"/>
      </w:pPr>
      <w:r>
        <w:rPr>
          <w:rStyle w:val="CommentReference"/>
        </w:rPr>
        <w:annotationRef/>
      </w:r>
      <w:r>
        <w:t>Hvorfor sorterer I så ikke scorer omkring 0 fra? Det burde være rimelig let at lave beregningen igen..? (Og let at omskrive hvis I får bedre resultater)</w:t>
      </w:r>
    </w:p>
  </w:comment>
  <w:comment w:id="1597" w:author="Esben Kran Christensen" w:date="2020-04-25T22:15:00Z" w:initials="EC">
    <w:p w14:paraId="0E12C30F" w14:textId="786489A1" w:rsidR="00C96E3A" w:rsidRDefault="00C96E3A">
      <w:pPr>
        <w:pStyle w:val="CommentText"/>
      </w:pPr>
      <w:r>
        <w:t>Done! Gav overraskende nok bedre resultater for den opdaterede Sentida men værre for de andre. Det kan være forårsaget af tilfældige fordele for Sentida og AFINN i midten, som jeg ikke formoder giver mening at diskutere.</w:t>
      </w:r>
      <w:r>
        <w:rPr>
          <w:rStyle w:val="CommentReference"/>
        </w:rPr>
        <w:annotationRef/>
      </w:r>
    </w:p>
  </w:comment>
  <w:comment w:id="1600" w:author="Jacob Thøgersen" w:date="2020-04-20T17:48:00Z" w:initials="JT">
    <w:p w14:paraId="15523204" w14:textId="3975621C" w:rsidR="00C96E3A" w:rsidRDefault="00C96E3A">
      <w:pPr>
        <w:pStyle w:val="CommentText"/>
      </w:pPr>
      <w:r>
        <w:rPr>
          <w:rStyle w:val="CommentReference"/>
        </w:rPr>
        <w:annotationRef/>
      </w:r>
      <w:r>
        <w:t>Det argument står meget stærkere når I har præsenteret nogle eksempler og fortalt hvordan de er udvalgt.</w:t>
      </w:r>
    </w:p>
  </w:comment>
  <w:comment w:id="1601" w:author="Esben Kran Christensen" w:date="2020-04-25T22:16:00Z" w:initials="EC">
    <w:p w14:paraId="444B29D1" w14:textId="6F2A35C7" w:rsidR="00C96E3A" w:rsidRDefault="00C96E3A">
      <w:pPr>
        <w:pStyle w:val="CommentText"/>
      </w:pPr>
      <w:r>
        <w:t>Gjort længere oppe, hvis jeg ikke tager helt fejl.</w:t>
      </w:r>
      <w:r>
        <w:rPr>
          <w:rStyle w:val="CommentReference"/>
        </w:rPr>
        <w:annotationRef/>
      </w:r>
    </w:p>
  </w:comment>
  <w:comment w:id="1611" w:author="Jacob Thøgersen" w:date="2020-04-20T17:53:00Z" w:initials="JT">
    <w:p w14:paraId="5623A295" w14:textId="05453DF9" w:rsidR="00C96E3A" w:rsidRDefault="00C96E3A" w:rsidP="77A20037">
      <w:pPr>
        <w:pStyle w:val="CommentText"/>
      </w:pPr>
      <w:r>
        <w:t>Det her fx er let at relatere sig til for andre der er interesserede i (uformelt) skriftsprog. Også selvom de aldrig har tænkt på datalingvistik før.</w:t>
      </w:r>
      <w:r>
        <w:rPr>
          <w:rStyle w:val="CommentReference"/>
        </w:rPr>
        <w:annotationRef/>
      </w:r>
    </w:p>
  </w:comment>
  <w:comment w:id="1614" w:author="Jacob Thøgersen" w:date="2020-04-20T17:54:00Z" w:initials="JT">
    <w:p w14:paraId="35087C9B" w14:textId="75546F95" w:rsidR="00C96E3A" w:rsidRDefault="00C96E3A" w:rsidP="77A20037">
      <w:pPr>
        <w:pStyle w:val="CommentText"/>
      </w:pPr>
      <w:r>
        <w:t>Er det ikke mere oplagt at nævne dette i præsentationen af SentidaV2? Jeg mener det er vel ikke ”future research” når I allerede har gjort det..? Eller misforstå jeg noget?</w:t>
      </w:r>
      <w:r>
        <w:rPr>
          <w:rStyle w:val="CommentReference"/>
        </w:rPr>
        <w:annotationRef/>
      </w:r>
    </w:p>
  </w:comment>
  <w:comment w:id="1615" w:author="Søren Orm Hansen" w:date="2020-04-25T15:29:00Z" w:initials="SH">
    <w:p w14:paraId="7E6B5853" w14:textId="205826AC" w:rsidR="00C96E3A" w:rsidRDefault="00C96E3A">
      <w:pPr>
        <w:pStyle w:val="CommentText"/>
      </w:pPr>
      <w:r>
        <w:t xml:space="preserve">Altså, vi har bare brugt de værdier som VADER bruger uden at have noget grundlag for om de er de samme på dansk, hvilket man sagtens kunne forstille sig, at de ikke er. Der er nok ret stor forskel på, hvordan forskellige generationer opfatter disse modulatorer - specielt udråbstegn og caps-lock. Men at finde frem til en 'rigtig' værdi (hvis der findes en rigtig værdi, der kan bruges for alle producenter af sprog og situationer) er  ikke så vigtig igen, da det nok ikke giver det helt store udslag - specielt i binær klassifikation. </w:t>
      </w:r>
      <w:r>
        <w:rPr>
          <w:rStyle w:val="CommentReference"/>
        </w:rPr>
        <w:annotationRef/>
      </w:r>
    </w:p>
    <w:p w14:paraId="46163774" w14:textId="71B3DC8B" w:rsidR="00C96E3A" w:rsidRDefault="00C96E3A">
      <w:pPr>
        <w:pStyle w:val="CommentText"/>
      </w:pPr>
      <w:r>
        <w:t>Jeg tror, vi har tilføjet afsnittet her for at udtrykke, at vi forholder os krittiske overofor bare at overtage de engelske værdier.</w:t>
      </w:r>
    </w:p>
    <w:p w14:paraId="45B718CE" w14:textId="248D7DC9" w:rsidR="00C96E3A" w:rsidRDefault="00C96E3A">
      <w:pPr>
        <w:pStyle w:val="CommentText"/>
      </w:pPr>
    </w:p>
  </w:comment>
  <w:comment w:id="1619" w:author="Jacob Thøgersen" w:date="2020-04-20T17:51:00Z" w:initials="JT">
    <w:p w14:paraId="4B01741F" w14:textId="0F5CDB57" w:rsidR="00C96E3A" w:rsidRDefault="00C96E3A">
      <w:pPr>
        <w:pStyle w:val="CommentText"/>
      </w:pPr>
      <w:r>
        <w:rPr>
          <w:rStyle w:val="CommentReference"/>
        </w:rPr>
        <w:annotationRef/>
      </w:r>
      <w:r>
        <w:t>(Jeg gentager pointen selvom I har forstået den). Det her – som jeg mere regner som en ’teknisk’ begrænsning – skal selvfølgelig med, men i det næste kommer I mere ind i nogle sproglige og ortografiske overvejelser, og jeg tror jeres læsere vil være mere umiddelbart lydhøre for det. Så prøv at booste det yderligere)</w:t>
      </w:r>
      <w:r>
        <w:rPr>
          <w:rStyle w:val="CommentReference"/>
        </w:rPr>
        <w:annotationRef/>
      </w:r>
    </w:p>
  </w:comment>
  <w:comment w:id="1636" w:author="Jacob Thøgersen" w:date="2020-04-20T17:53:00Z" w:initials="JT">
    <w:p w14:paraId="32772AB3" w14:textId="05453DF9" w:rsidR="00C96E3A" w:rsidRDefault="00C96E3A">
      <w:pPr>
        <w:pStyle w:val="CommentText"/>
      </w:pPr>
      <w:r>
        <w:rPr>
          <w:rStyle w:val="CommentReference"/>
        </w:rPr>
        <w:annotationRef/>
      </w:r>
      <w:r>
        <w:t>Det her fx er let at relatere sig til for andre der er interesserede i (uformelt) skriftsprog. Også selvom de aldrig har tænkt på datalingvistik før.</w:t>
      </w:r>
    </w:p>
  </w:comment>
  <w:comment w:id="1639" w:author="Jacob Thøgersen" w:date="2020-04-20T17:54:00Z" w:initials="JT">
    <w:p w14:paraId="7605E52A" w14:textId="75546F95" w:rsidR="00C96E3A" w:rsidRDefault="00C96E3A">
      <w:pPr>
        <w:pStyle w:val="CommentText"/>
      </w:pPr>
      <w:r>
        <w:rPr>
          <w:rStyle w:val="CommentReference"/>
        </w:rPr>
        <w:annotationRef/>
      </w:r>
      <w:r>
        <w:t>Er det ikke mere oplagt at nævne dette i præsentationen af SentidaV2? Jeg mener det er vel ikke ”future research” når I allerede har gjort det..? Eller misforstå jeg noget?</w:t>
      </w:r>
    </w:p>
  </w:comment>
  <w:comment w:id="1640" w:author="Søren Orm Hansen" w:date="2020-04-25T15:29:00Z" w:initials="SH">
    <w:p w14:paraId="51B60220" w14:textId="205826AC" w:rsidR="00C96E3A" w:rsidRDefault="00C96E3A">
      <w:pPr>
        <w:pStyle w:val="CommentText"/>
      </w:pPr>
      <w:r>
        <w:t xml:space="preserve">Altså, vi har bare brugt de værdier som VADER bruger uden at have noget grundlag for om de er de samme på dansk, hvilket man sagtens kunne forstille sig, at de ikke er. Der er nok ret stor forskel på, hvordan forskellige generationer opfatter disse modulatorer - specielt udråbstegn og caps-lock. Men at finde frem til en 'rigtig' værdi (hvis der findes en rigtig værdi, der kan bruges for alle producenter af sprog og situationer) er  ikke så vigtig igen, da det nok ikke giver det helt store udslag - specielt i binær klassifikation. </w:t>
      </w:r>
      <w:r>
        <w:rPr>
          <w:rStyle w:val="CommentReference"/>
        </w:rPr>
        <w:annotationRef/>
      </w:r>
    </w:p>
    <w:p w14:paraId="2B1ACBD0" w14:textId="71B3DC8B" w:rsidR="00C96E3A" w:rsidRDefault="00C96E3A">
      <w:pPr>
        <w:pStyle w:val="CommentText"/>
      </w:pPr>
      <w:r>
        <w:t>Jeg tror, vi har tilføjet afsnittet her for at udtrykke, at vi forholder os krittiske overofor bare at overtage de engelske værdier.</w:t>
      </w:r>
    </w:p>
    <w:p w14:paraId="520A6E51" w14:textId="248D7DC9" w:rsidR="00C96E3A" w:rsidRDefault="00C96E3A">
      <w:pPr>
        <w:pStyle w:val="CommentText"/>
      </w:pPr>
    </w:p>
  </w:comment>
  <w:comment w:id="1649" w:author="Jacob Thøgersen" w:date="2020-04-20T17:55:00Z" w:initials="JT">
    <w:p w14:paraId="30C961FE" w14:textId="77777777" w:rsidR="00C96E3A" w:rsidRDefault="00C96E3A">
      <w:pPr>
        <w:pStyle w:val="CommentText"/>
      </w:pPr>
      <w:r>
        <w:rPr>
          <w:rStyle w:val="CommentReference"/>
        </w:rPr>
        <w:annotationRef/>
      </w:r>
      <w:r>
        <w:t xml:space="preserve">Hm… Men er I så ikke tilbage ved det problem som der var med den oprindelige AFINN? Jeg ville være meget skeptisk over for at tro at sentiment er det samme på engelsk og dansk, og især hvis man tænker homografer med ind… </w:t>
      </w:r>
    </w:p>
    <w:p w14:paraId="4EE00210" w14:textId="3DE9510E" w:rsidR="00C96E3A" w:rsidRDefault="00C96E3A">
      <w:pPr>
        <w:pStyle w:val="CommentText"/>
      </w:pPr>
      <w:r>
        <w:t>(Just my 2 cents. Det er helt ok hvis I er uenige, selvfølgelig).</w:t>
      </w:r>
    </w:p>
  </w:comment>
  <w:comment w:id="1650" w:author="Søren Orm Hansen" w:date="2020-04-25T15:14:00Z" w:initials="SH">
    <w:p w14:paraId="72AF3BA6" w14:textId="3C6233D5" w:rsidR="00C96E3A" w:rsidRDefault="00C96E3A">
      <w:pPr>
        <w:pStyle w:val="CommentText"/>
      </w:pPr>
      <w:r>
        <w:t>Jeg tror, det var det, vi prøvede at udtrykke i, ’requires reflections on whether the sentiment scores are preserved through the translation’, men nu har jeg tilføjet lidt :)</w:t>
      </w:r>
      <w:r>
        <w:rPr>
          <w:rStyle w:val="CommentReference"/>
        </w:rPr>
        <w:annotationRef/>
      </w:r>
    </w:p>
  </w:comment>
  <w:comment w:id="1652" w:author="Jacob Thøgersen" w:date="2020-04-20T17:57:00Z" w:initials="JT">
    <w:p w14:paraId="3FDBB38F" w14:textId="40006B31" w:rsidR="00C96E3A" w:rsidRDefault="00C96E3A">
      <w:pPr>
        <w:pStyle w:val="CommentText"/>
      </w:pPr>
      <w:r>
        <w:rPr>
          <w:rStyle w:val="CommentReference"/>
        </w:rPr>
        <w:annotationRef/>
      </w:r>
      <w:r>
        <w:t>(Igen) Hvorfor når I ikke bruger det?</w:t>
      </w:r>
    </w:p>
  </w:comment>
  <w:comment w:id="1655" w:author="Jacob Thøgersen" w:date="2020-04-20T17:58:00Z" w:initials="JT">
    <w:p w14:paraId="516E8294" w14:textId="11E29104" w:rsidR="00C96E3A" w:rsidRDefault="00C96E3A">
      <w:pPr>
        <w:pStyle w:val="CommentText"/>
      </w:pPr>
      <w:r>
        <w:rPr>
          <w:rStyle w:val="CommentReference"/>
        </w:rPr>
        <w:annotationRef/>
      </w:r>
      <w:r>
        <w:t>Argumentet her skal præsenteres når I præsenterer fordelene ved en multidimensionel model (ikke i diskussionen). Men jeg kan ikke få logikken til at gå op. Det giver kun mening hvis man tænker binært. Hvis I har fire 5-punktskala som kan moduleres uafhængigt, har I da meget mere end 16 states..???</w:t>
      </w:r>
    </w:p>
  </w:comment>
  <w:comment w:id="1656" w:author="Esben Kran Christensen" w:date="2020-04-25T22:18:00Z" w:initials="EC">
    <w:p w14:paraId="49CD9443" w14:textId="5AB7063B" w:rsidR="00C96E3A" w:rsidRDefault="00C96E3A">
      <w:pPr>
        <w:pStyle w:val="CommentText"/>
      </w:pPr>
      <w:r>
        <w:t>Ja, det er lidt kludret forklaret, men det bør være bedre nu - hvis du forestiller dig, at du har ord på to dimensioner (e.g. valence og intensity), så kan de sættes i grupper på forskellige steder i det her 5x5 koordinatsystem. De grupper repræsenterer så forskellige følelser (e.g. glæde, sorg osv.). Det er samme princip i fire dimensioner, hvor man dermed kan identificere 16 forskellige af de her gruppe forskellige steder i det 4D koordinatsystem.</w:t>
      </w:r>
      <w:r>
        <w:rPr>
          <w:rStyle w:val="CommentReference"/>
        </w:rPr>
        <w:annotationRef/>
      </w:r>
    </w:p>
  </w:comment>
  <w:comment w:id="1670" w:author="Jacob Thøgersen" w:date="2020-04-20T18:01:00Z" w:initials="JT">
    <w:p w14:paraId="53809332" w14:textId="77777777" w:rsidR="00C96E3A" w:rsidRDefault="00C96E3A">
      <w:pPr>
        <w:pStyle w:val="CommentText"/>
      </w:pPr>
      <w:r>
        <w:rPr>
          <w:rStyle w:val="CommentReference"/>
        </w:rPr>
        <w:annotationRef/>
      </w:r>
      <w:r>
        <w:t>Ikke i det I har skrevet. Måske engang i fremtiden…</w:t>
      </w:r>
    </w:p>
    <w:p w14:paraId="666BEBCA" w14:textId="77777777" w:rsidR="00C96E3A" w:rsidRDefault="00C96E3A">
      <w:pPr>
        <w:pStyle w:val="CommentText"/>
      </w:pPr>
      <w:r>
        <w:t>Jeg tror jeg begynder at forstå: Med 4-dimensionel kodning har I lagt grunden til SA-arbejde som I ikke selv har lavet. I bruger kun én af de fire dimensioner her.</w:t>
      </w:r>
    </w:p>
    <w:p w14:paraId="1FC2A814" w14:textId="1F2810F2" w:rsidR="00C96E3A" w:rsidRDefault="00C96E3A">
      <w:pPr>
        <w:pStyle w:val="CommentText"/>
      </w:pPr>
      <w:r>
        <w:t>Det kan I skrive jer ud af: Præsenter Emma med den ene dimension I bruger, og tilføj derefter noget med at ”for at fremtidssikre Emma har vi derudover inkludere…, men de bliver ikke udnyttet i denne artikel”. Eller sådan noget.</w:t>
      </w:r>
    </w:p>
    <w:p w14:paraId="131EE532" w14:textId="66012BE9" w:rsidR="00C96E3A" w:rsidRDefault="00C96E3A">
      <w:pPr>
        <w:pStyle w:val="CommentText"/>
      </w:pPr>
      <w:r>
        <w:t>Andre læsere skal helst ikke sidde med samme forvirring som mig: ”hvorfor bliver de ved med at nævne fire dimensioner når de kun bruger den ene?”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24758B" w15:done="1"/>
  <w15:commentEx w15:paraId="46C0C9FB" w15:done="1"/>
  <w15:commentEx w15:paraId="210DFBD0" w15:done="1"/>
  <w15:commentEx w15:paraId="3A013E78" w15:done="1"/>
  <w15:commentEx w15:paraId="227BDF48" w15:done="1"/>
  <w15:commentEx w15:paraId="585953C6" w15:done="1"/>
  <w15:commentEx w15:paraId="241BAAE5" w15:done="1"/>
  <w15:commentEx w15:paraId="23D8E6F5" w15:done="1"/>
  <w15:commentEx w15:paraId="4BCFFF21" w15:done="1"/>
  <w15:commentEx w15:paraId="27119987" w15:done="1"/>
  <w15:commentEx w15:paraId="309197D4" w15:done="1"/>
  <w15:commentEx w15:paraId="71FC36FF" w15:done="1"/>
  <w15:commentEx w15:paraId="35107CFE" w15:done="1"/>
  <w15:commentEx w15:paraId="5E59AC90" w15:done="1"/>
  <w15:commentEx w15:paraId="0C8EBDAE" w15:done="1"/>
  <w15:commentEx w15:paraId="0DB9E43C" w15:done="1"/>
  <w15:commentEx w15:paraId="7B4FDE7F" w15:done="1"/>
  <w15:commentEx w15:paraId="165C58F7" w15:done="1"/>
  <w15:commentEx w15:paraId="39DAF357" w15:done="1"/>
  <w15:commentEx w15:paraId="4EF40223" w15:done="1"/>
  <w15:commentEx w15:paraId="4A027E10" w15:done="1"/>
  <w15:commentEx w15:paraId="5A0BC890" w15:done="1"/>
  <w15:commentEx w15:paraId="6A36FD20" w15:done="1"/>
  <w15:commentEx w15:paraId="5DF97641" w15:done="1"/>
  <w15:commentEx w15:paraId="24306550" w15:done="1"/>
  <w15:commentEx w15:paraId="6936D18D" w15:done="1"/>
  <w15:commentEx w15:paraId="1F54216E" w15:done="1"/>
  <w15:commentEx w15:paraId="7602E222" w15:done="1"/>
  <w15:commentEx w15:paraId="5E4408FD" w15:done="1"/>
  <w15:commentEx w15:paraId="7BC110EA" w15:done="0"/>
  <w15:commentEx w15:paraId="77313964" w15:paraIdParent="7BC110EA" w15:done="0"/>
  <w15:commentEx w15:paraId="28278205" w15:done="1"/>
  <w15:commentEx w15:paraId="17B327CD" w15:done="1"/>
  <w15:commentEx w15:paraId="6508959B" w15:done="1"/>
  <w15:commentEx w15:paraId="6295F674" w15:done="1"/>
  <w15:commentEx w15:paraId="4D13BBCA" w15:done="0"/>
  <w15:commentEx w15:paraId="5A2F025E" w15:paraIdParent="4D13BBCA" w15:done="0"/>
  <w15:commentEx w15:paraId="0F5DEE72" w15:done="1"/>
  <w15:commentEx w15:paraId="21913500" w15:done="0"/>
  <w15:commentEx w15:paraId="25178AC4" w15:paraIdParent="21913500" w15:done="0"/>
  <w15:commentEx w15:paraId="49B83B4A" w15:done="1"/>
  <w15:commentEx w15:paraId="033A0088" w15:done="1"/>
  <w15:commentEx w15:paraId="586FAC4D" w15:done="1"/>
  <w15:commentEx w15:paraId="17927E1D" w15:done="1"/>
  <w15:commentEx w15:paraId="62FC79F1" w15:done="1"/>
  <w15:commentEx w15:paraId="4F1BFE94" w15:done="1"/>
  <w15:commentEx w15:paraId="6802C1C4" w15:done="1"/>
  <w15:commentEx w15:paraId="597F9BF3" w15:done="1"/>
  <w15:commentEx w15:paraId="3388ECC8" w15:done="1"/>
  <w15:commentEx w15:paraId="789FAD2C" w15:done="1"/>
  <w15:commentEx w15:paraId="0AF5DE24" w15:done="1"/>
  <w15:commentEx w15:paraId="3D0234CB" w15:done="1"/>
  <w15:commentEx w15:paraId="5D4B6004" w15:done="1"/>
  <w15:commentEx w15:paraId="23EF94A7" w15:done="1"/>
  <w15:commentEx w15:paraId="1C6076B7" w15:done="0"/>
  <w15:commentEx w15:paraId="17D1DDAA" w15:paraIdParent="1C6076B7" w15:done="0"/>
  <w15:commentEx w15:paraId="481A9867" w15:done="1"/>
  <w15:commentEx w15:paraId="42295CB1" w15:done="1"/>
  <w15:commentEx w15:paraId="698243C9" w15:done="0"/>
  <w15:commentEx w15:paraId="15556DA1" w15:paraIdParent="698243C9" w15:done="0"/>
  <w15:commentEx w15:paraId="1BC33AE3" w15:done="1"/>
  <w15:commentEx w15:paraId="3530E5F3" w15:done="1"/>
  <w15:commentEx w15:paraId="0B59F04E" w15:done="1"/>
  <w15:commentEx w15:paraId="5AF98686" w15:done="1"/>
  <w15:commentEx w15:paraId="6530D444" w15:done="1"/>
  <w15:commentEx w15:paraId="0B159952" w15:done="1"/>
  <w15:commentEx w15:paraId="341FC692" w15:done="1"/>
  <w15:commentEx w15:paraId="5E5A71BC" w15:done="0"/>
  <w15:commentEx w15:paraId="6C0A8E79" w15:paraIdParent="5E5A71BC" w15:done="0"/>
  <w15:commentEx w15:paraId="345AE40B" w15:done="1"/>
  <w15:commentEx w15:paraId="3BE698CF" w15:done="1"/>
  <w15:commentEx w15:paraId="7A072855" w15:done="1"/>
  <w15:commentEx w15:paraId="02ABC6E5" w15:done="1"/>
  <w15:commentEx w15:paraId="04F66430" w15:done="1"/>
  <w15:commentEx w15:paraId="2BE33438" w15:done="1"/>
  <w15:commentEx w15:paraId="6A1B3B69" w15:done="1"/>
  <w15:commentEx w15:paraId="5CE53A13" w15:done="0"/>
  <w15:commentEx w15:paraId="175A05F8" w15:paraIdParent="5CE53A13" w15:done="0"/>
  <w15:commentEx w15:paraId="04BD0044" w15:done="0"/>
  <w15:commentEx w15:paraId="0E12C30F" w15:paraIdParent="04BD0044" w15:done="0"/>
  <w15:commentEx w15:paraId="15523204" w15:done="0"/>
  <w15:commentEx w15:paraId="444B29D1" w15:paraIdParent="15523204" w15:done="0"/>
  <w15:commentEx w15:paraId="5623A295" w15:done="0"/>
  <w15:commentEx w15:paraId="35087C9B" w15:done="0"/>
  <w15:commentEx w15:paraId="45B718CE" w15:paraIdParent="35087C9B" w15:done="0"/>
  <w15:commentEx w15:paraId="4B01741F" w15:done="0"/>
  <w15:commentEx w15:paraId="32772AB3" w15:done="0"/>
  <w15:commentEx w15:paraId="7605E52A" w15:done="0"/>
  <w15:commentEx w15:paraId="520A6E51" w15:paraIdParent="7605E52A" w15:done="0"/>
  <w15:commentEx w15:paraId="4EE00210" w15:done="0"/>
  <w15:commentEx w15:paraId="72AF3BA6" w15:paraIdParent="4EE00210" w15:done="0"/>
  <w15:commentEx w15:paraId="3FDBB38F" w15:done="0"/>
  <w15:commentEx w15:paraId="516E8294" w15:done="0"/>
  <w15:commentEx w15:paraId="49CD9443" w15:paraIdParent="516E8294" w15:done="0"/>
  <w15:commentEx w15:paraId="131EE532"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FE04014" w16cex:dateUtc="2020-04-25T13:14:03.056Z"/>
  <w16cex:commentExtensible w16cex:durableId="105C0D4B" w16cex:dateUtc="2020-04-25T13:29:56.645Z"/>
  <w16cex:commentExtensible w16cex:durableId="4AE3B088" w16cex:dateUtc="2020-04-25T13:29:56.645Z"/>
  <w16cex:commentExtensible w16cex:durableId="24C2EFF1" w16cex:dateUtc="2020-04-25T15:39:46Z"/>
  <w16cex:commentExtensible w16cex:durableId="0A1A0654" w16cex:dateUtc="2020-04-25T20:14:18.397Z"/>
  <w16cex:commentExtensible w16cex:durableId="168CB535" w16cex:dateUtc="2020-04-25T20:15:45.322Z"/>
  <w16cex:commentExtensible w16cex:durableId="4816D171" w16cex:dateUtc="2020-04-25T20:16:35.163Z"/>
  <w16cex:commentExtensible w16cex:durableId="0EC4F9F4" w16cex:dateUtc="2020-04-25T20:18:38.234Z"/>
  <w16cex:commentExtensible w16cex:durableId="382FDA15" w16cex:dateUtc="2020-04-25T20:19:55.85Z"/>
  <w16cex:commentExtensible w16cex:durableId="6E408939" w16cex:dateUtc="2020-04-25T20:29:03.054Z"/>
  <w16cex:commentExtensible w16cex:durableId="0ACA232F" w16cex:dateUtc="2020-04-25T20:31:46.296Z"/>
  <w16cex:commentExtensible w16cex:durableId="4A03D825" w16cex:dateUtc="2020-04-25T20:32:19.257Z"/>
  <w16cex:commentExtensible w16cex:durableId="2B69D94F" w16cex:dateUtc="2020-04-25T20:37:26.515Z"/>
  <w16cex:commentExtensible w16cex:durableId="67BCD6CA" w16cex:dateUtc="2020-04-25T20:38:04.489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24758B" w16cid:durableId="224DD586"/>
  <w16cid:commentId w16cid:paraId="46C0C9FB" w16cid:durableId="224DD587"/>
  <w16cid:commentId w16cid:paraId="210DFBD0" w16cid:durableId="224DD588"/>
  <w16cid:commentId w16cid:paraId="3A013E78" w16cid:durableId="224DD589"/>
  <w16cid:commentId w16cid:paraId="227BDF48" w16cid:durableId="224DD58A"/>
  <w16cid:commentId w16cid:paraId="585953C6" w16cid:durableId="224DD58B"/>
  <w16cid:commentId w16cid:paraId="241BAAE5" w16cid:durableId="224DD58C"/>
  <w16cid:commentId w16cid:paraId="23D8E6F5" w16cid:durableId="224DD58D"/>
  <w16cid:commentId w16cid:paraId="4BCFFF21" w16cid:durableId="224DD58E"/>
  <w16cid:commentId w16cid:paraId="27119987" w16cid:durableId="224DD58F"/>
  <w16cid:commentId w16cid:paraId="309197D4" w16cid:durableId="224DD590"/>
  <w16cid:commentId w16cid:paraId="71FC36FF" w16cid:durableId="224DD591"/>
  <w16cid:commentId w16cid:paraId="35107CFE" w16cid:durableId="224DD592"/>
  <w16cid:commentId w16cid:paraId="5E59AC90" w16cid:durableId="224DD593"/>
  <w16cid:commentId w16cid:paraId="0C8EBDAE" w16cid:durableId="224DD594"/>
  <w16cid:commentId w16cid:paraId="0DB9E43C" w16cid:durableId="224DD595"/>
  <w16cid:commentId w16cid:paraId="7B4FDE7F" w16cid:durableId="224DD596"/>
  <w16cid:commentId w16cid:paraId="165C58F7" w16cid:durableId="224DD597"/>
  <w16cid:commentId w16cid:paraId="39DAF357" w16cid:durableId="224DD598"/>
  <w16cid:commentId w16cid:paraId="4EF40223" w16cid:durableId="224DD599"/>
  <w16cid:commentId w16cid:paraId="4A027E10" w16cid:durableId="224DD59A"/>
  <w16cid:commentId w16cid:paraId="5A0BC890" w16cid:durableId="224DD59B"/>
  <w16cid:commentId w16cid:paraId="6A36FD20" w16cid:durableId="224DD59C"/>
  <w16cid:commentId w16cid:paraId="5DF97641" w16cid:durableId="224DD59D"/>
  <w16cid:commentId w16cid:paraId="24306550" w16cid:durableId="224DD59E"/>
  <w16cid:commentId w16cid:paraId="6936D18D" w16cid:durableId="224DD59F"/>
  <w16cid:commentId w16cid:paraId="1F54216E" w16cid:durableId="224DD5A0"/>
  <w16cid:commentId w16cid:paraId="7602E222" w16cid:durableId="224DD5A1"/>
  <w16cid:commentId w16cid:paraId="5E4408FD" w16cid:durableId="7D8DAD81"/>
  <w16cid:commentId w16cid:paraId="7BC110EA" w16cid:durableId="17E2633F"/>
  <w16cid:commentId w16cid:paraId="77313964" w16cid:durableId="382FDA15"/>
  <w16cid:commentId w16cid:paraId="28278205" w16cid:durableId="3EC64992"/>
  <w16cid:commentId w16cid:paraId="17B327CD" w16cid:durableId="06578845"/>
  <w16cid:commentId w16cid:paraId="6508959B" w16cid:durableId="29D52E8B"/>
  <w16cid:commentId w16cid:paraId="6295F674" w16cid:durableId="224DD5A2"/>
  <w16cid:commentId w16cid:paraId="4D13BBCA" w16cid:durableId="224DD5A3"/>
  <w16cid:commentId w16cid:paraId="5A2F025E" w16cid:durableId="67BCD6CA"/>
  <w16cid:commentId w16cid:paraId="0F5DEE72" w16cid:durableId="224EB65C"/>
  <w16cid:commentId w16cid:paraId="21913500" w16cid:durableId="224EB65B"/>
  <w16cid:commentId w16cid:paraId="25178AC4" w16cid:durableId="2B69D94F"/>
  <w16cid:commentId w16cid:paraId="49B83B4A" w16cid:durableId="224EB65A"/>
  <w16cid:commentId w16cid:paraId="033A0088" w16cid:durableId="224DD5A4"/>
  <w16cid:commentId w16cid:paraId="586FAC4D" w16cid:durableId="224DD5A5"/>
  <w16cid:commentId w16cid:paraId="17927E1D" w16cid:durableId="224DD5A6"/>
  <w16cid:commentId w16cid:paraId="62FC79F1" w16cid:durableId="224DD5A7"/>
  <w16cid:commentId w16cid:paraId="4F1BFE94" w16cid:durableId="224DD5A8"/>
  <w16cid:commentId w16cid:paraId="6802C1C4" w16cid:durableId="224DD5AC"/>
  <w16cid:commentId w16cid:paraId="597F9BF3" w16cid:durableId="224DD5AD"/>
  <w16cid:commentId w16cid:paraId="3388ECC8" w16cid:durableId="224DD5AE"/>
  <w16cid:commentId w16cid:paraId="789FAD2C" w16cid:durableId="224DD5AF"/>
  <w16cid:commentId w16cid:paraId="0AF5DE24" w16cid:durableId="224DD5B0"/>
  <w16cid:commentId w16cid:paraId="3D0234CB" w16cid:durableId="224DD5B1"/>
  <w16cid:commentId w16cid:paraId="5D4B6004" w16cid:durableId="224DD5B2"/>
  <w16cid:commentId w16cid:paraId="23EF94A7" w16cid:durableId="224DD5B3"/>
  <w16cid:commentId w16cid:paraId="1C6076B7" w16cid:durableId="224DD5B4"/>
  <w16cid:commentId w16cid:paraId="17D1DDAA" w16cid:durableId="24C2EFF1"/>
  <w16cid:commentId w16cid:paraId="481A9867" w16cid:durableId="224DD5B5"/>
  <w16cid:commentId w16cid:paraId="42295CB1" w16cid:durableId="224DD5B6"/>
  <w16cid:commentId w16cid:paraId="698243C9" w16cid:durableId="224DD5B8"/>
  <w16cid:commentId w16cid:paraId="15556DA1" w16cid:durableId="4A03D825"/>
  <w16cid:commentId w16cid:paraId="1BC33AE3" w16cid:durableId="224DD5B9"/>
  <w16cid:commentId w16cid:paraId="3530E5F3" w16cid:durableId="0ACA232F"/>
  <w16cid:commentId w16cid:paraId="0B59F04E" w16cid:durableId="00405859"/>
  <w16cid:commentId w16cid:paraId="5AF98686" w16cid:durableId="224DD5BA"/>
  <w16cid:commentId w16cid:paraId="6530D444" w16cid:durableId="224DD5BB"/>
  <w16cid:commentId w16cid:paraId="0B159952" w16cid:durableId="224DD5BC"/>
  <w16cid:commentId w16cid:paraId="341FC692" w16cid:durableId="224DD5BD"/>
  <w16cid:commentId w16cid:paraId="5E5A71BC" w16cid:durableId="51246E6F"/>
  <w16cid:commentId w16cid:paraId="6C0A8E79" w16cid:durableId="6E408939"/>
  <w16cid:commentId w16cid:paraId="345AE40B" w16cid:durableId="224DD5BE"/>
  <w16cid:commentId w16cid:paraId="3BE698CF" w16cid:durableId="224DD5BF"/>
  <w16cid:commentId w16cid:paraId="7A072855" w16cid:durableId="224DD5C0"/>
  <w16cid:commentId w16cid:paraId="02ABC6E5" w16cid:durableId="224DD5C1"/>
  <w16cid:commentId w16cid:paraId="04F66430" w16cid:durableId="224DD5C2"/>
  <w16cid:commentId w16cid:paraId="2BE33438" w16cid:durableId="224DD5C3"/>
  <w16cid:commentId w16cid:paraId="6A1B3B69" w16cid:durableId="224DD5C4"/>
  <w16cid:commentId w16cid:paraId="5CE53A13" w16cid:durableId="224DD5C5"/>
  <w16cid:commentId w16cid:paraId="175A05F8" w16cid:durableId="0A1A0654"/>
  <w16cid:commentId w16cid:paraId="04BD0044" w16cid:durableId="224DD5C6"/>
  <w16cid:commentId w16cid:paraId="0E12C30F" w16cid:durableId="168CB535"/>
  <w16cid:commentId w16cid:paraId="15523204" w16cid:durableId="224DD5C7"/>
  <w16cid:commentId w16cid:paraId="444B29D1" w16cid:durableId="4816D171"/>
  <w16cid:commentId w16cid:paraId="5623A295" w16cid:durableId="47C9DFCF"/>
  <w16cid:commentId w16cid:paraId="35087C9B" w16cid:durableId="11693362"/>
  <w16cid:commentId w16cid:paraId="45B718CE" w16cid:durableId="4AE3B088"/>
  <w16cid:commentId w16cid:paraId="4B01741F" w16cid:durableId="224DD5C8"/>
  <w16cid:commentId w16cid:paraId="32772AB3" w16cid:durableId="224DD5C9"/>
  <w16cid:commentId w16cid:paraId="7605E52A" w16cid:durableId="224DD5CA"/>
  <w16cid:commentId w16cid:paraId="520A6E51" w16cid:durableId="105C0D4B"/>
  <w16cid:commentId w16cid:paraId="4EE00210" w16cid:durableId="224DD5CB"/>
  <w16cid:commentId w16cid:paraId="72AF3BA6" w16cid:durableId="3FE04014"/>
  <w16cid:commentId w16cid:paraId="3FDBB38F" w16cid:durableId="224DD5CC"/>
  <w16cid:commentId w16cid:paraId="516E8294" w16cid:durableId="224DD5CD"/>
  <w16cid:commentId w16cid:paraId="49CD9443" w16cid:durableId="0EC4F9F4"/>
  <w16cid:commentId w16cid:paraId="131EE532" w16cid:durableId="224DD5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07DCC" w14:textId="77777777" w:rsidR="00F13027" w:rsidRDefault="00F13027" w:rsidP="00A968DF">
      <w:r>
        <w:separator/>
      </w:r>
    </w:p>
  </w:endnote>
  <w:endnote w:type="continuationSeparator" w:id="0">
    <w:p w14:paraId="5EAF1164" w14:textId="77777777" w:rsidR="00F13027" w:rsidRDefault="00F13027" w:rsidP="00A968DF">
      <w:r>
        <w:continuationSeparator/>
      </w:r>
    </w:p>
  </w:endnote>
  <w:endnote w:type="continuationNotice" w:id="1">
    <w:p w14:paraId="5DC70557" w14:textId="77777777" w:rsidR="00F13027" w:rsidRDefault="00F13027" w:rsidP="00A968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LT Std 45 Book">
    <w:panose1 w:val="020B0502020203020204"/>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8057952"/>
      <w:docPartObj>
        <w:docPartGallery w:val="Page Numbers (Bottom of Page)"/>
        <w:docPartUnique/>
      </w:docPartObj>
    </w:sdtPr>
    <w:sdtEndPr/>
    <w:sdtContent>
      <w:sdt>
        <w:sdtPr>
          <w:id w:val="-1769616900"/>
          <w:docPartObj>
            <w:docPartGallery w:val="Page Numbers (Top of Page)"/>
            <w:docPartUnique/>
          </w:docPartObj>
        </w:sdtPr>
        <w:sdtEndPr/>
        <w:sdtContent>
          <w:p w14:paraId="7FBDEC99" w14:textId="00B2BB54" w:rsidR="00C96E3A" w:rsidRPr="00841AB8" w:rsidRDefault="00C96E3A" w:rsidP="00132D09">
            <w:pPr>
              <w:pStyle w:val="Footer"/>
              <w:jc w:val="right"/>
            </w:pPr>
            <w:r w:rsidRPr="00841AB8">
              <w:rPr>
                <w:sz w:val="24"/>
                <w:szCs w:val="24"/>
              </w:rPr>
              <w:fldChar w:fldCharType="begin"/>
            </w:r>
            <w:r w:rsidRPr="00841AB8">
              <w:instrText xml:space="preserve"> PAGE </w:instrText>
            </w:r>
            <w:r w:rsidRPr="00841AB8">
              <w:rPr>
                <w:sz w:val="24"/>
                <w:szCs w:val="24"/>
              </w:rPr>
              <w:fldChar w:fldCharType="separate"/>
            </w:r>
            <w:r>
              <w:rPr>
                <w:noProof/>
              </w:rPr>
              <w:t>9</w:t>
            </w:r>
            <w:r w:rsidRPr="00841AB8">
              <w:rPr>
                <w:sz w:val="24"/>
                <w:szCs w:val="24"/>
              </w:rPr>
              <w:fldChar w:fldCharType="end"/>
            </w:r>
            <w:r w:rsidRPr="00841AB8">
              <w:t xml:space="preserve">  |  </w:t>
            </w:r>
            <w:r w:rsidRPr="00841AB8">
              <w:rPr>
                <w:sz w:val="24"/>
                <w:szCs w:val="24"/>
              </w:rPr>
              <w:fldChar w:fldCharType="begin"/>
            </w:r>
            <w:r w:rsidRPr="00841AB8">
              <w:instrText xml:space="preserve"> NUMPAGES  </w:instrText>
            </w:r>
            <w:r w:rsidRPr="00841AB8">
              <w:rPr>
                <w:sz w:val="24"/>
                <w:szCs w:val="24"/>
              </w:rPr>
              <w:fldChar w:fldCharType="separate"/>
            </w:r>
            <w:r>
              <w:rPr>
                <w:noProof/>
              </w:rPr>
              <w:t>11</w:t>
            </w:r>
            <w:r w:rsidRPr="00841AB8">
              <w:rPr>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EE861C" w14:textId="77777777" w:rsidR="00F13027" w:rsidRDefault="00F13027" w:rsidP="00A968DF">
      <w:r>
        <w:separator/>
      </w:r>
    </w:p>
  </w:footnote>
  <w:footnote w:type="continuationSeparator" w:id="0">
    <w:p w14:paraId="1ADAF4B6" w14:textId="77777777" w:rsidR="00F13027" w:rsidRDefault="00F13027" w:rsidP="00A968DF">
      <w:r>
        <w:continuationSeparator/>
      </w:r>
    </w:p>
  </w:footnote>
  <w:footnote w:type="continuationNotice" w:id="1">
    <w:p w14:paraId="323C0468" w14:textId="77777777" w:rsidR="00F13027" w:rsidRDefault="00F13027" w:rsidP="00A968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33B9A" w14:textId="77777777" w:rsidR="00C96E3A" w:rsidRDefault="00C96E3A" w:rsidP="00A968DF">
    <w:pPr>
      <w:pStyle w:val="Header"/>
    </w:pPr>
    <w:r>
      <w:t>EMMA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34C2E"/>
    <w:multiLevelType w:val="hybridMultilevel"/>
    <w:tmpl w:val="FFFFFFFF"/>
    <w:lvl w:ilvl="0" w:tplc="AFB07674">
      <w:start w:val="1"/>
      <w:numFmt w:val="decimal"/>
      <w:lvlText w:val="%1."/>
      <w:lvlJc w:val="left"/>
      <w:pPr>
        <w:ind w:left="720" w:hanging="360"/>
      </w:pPr>
    </w:lvl>
    <w:lvl w:ilvl="1" w:tplc="E66C62B4">
      <w:start w:val="1"/>
      <w:numFmt w:val="lowerLetter"/>
      <w:lvlText w:val="%2."/>
      <w:lvlJc w:val="left"/>
      <w:pPr>
        <w:ind w:left="1440" w:hanging="360"/>
      </w:pPr>
    </w:lvl>
    <w:lvl w:ilvl="2" w:tplc="E9621748">
      <w:start w:val="1"/>
      <w:numFmt w:val="lowerRoman"/>
      <w:lvlText w:val="%3."/>
      <w:lvlJc w:val="right"/>
      <w:pPr>
        <w:ind w:left="2160" w:hanging="180"/>
      </w:pPr>
    </w:lvl>
    <w:lvl w:ilvl="3" w:tplc="7CD2279C">
      <w:start w:val="1"/>
      <w:numFmt w:val="decimal"/>
      <w:lvlText w:val="%4."/>
      <w:lvlJc w:val="left"/>
      <w:pPr>
        <w:ind w:left="2880" w:hanging="360"/>
      </w:pPr>
    </w:lvl>
    <w:lvl w:ilvl="4" w:tplc="D7404F28">
      <w:start w:val="1"/>
      <w:numFmt w:val="lowerLetter"/>
      <w:lvlText w:val="%5."/>
      <w:lvlJc w:val="left"/>
      <w:pPr>
        <w:ind w:left="3600" w:hanging="360"/>
      </w:pPr>
    </w:lvl>
    <w:lvl w:ilvl="5" w:tplc="4A864AC4">
      <w:start w:val="1"/>
      <w:numFmt w:val="lowerRoman"/>
      <w:lvlText w:val="%6."/>
      <w:lvlJc w:val="right"/>
      <w:pPr>
        <w:ind w:left="4320" w:hanging="180"/>
      </w:pPr>
    </w:lvl>
    <w:lvl w:ilvl="6" w:tplc="B3E01B98">
      <w:start w:val="1"/>
      <w:numFmt w:val="decimal"/>
      <w:lvlText w:val="%7."/>
      <w:lvlJc w:val="left"/>
      <w:pPr>
        <w:ind w:left="5040" w:hanging="360"/>
      </w:pPr>
    </w:lvl>
    <w:lvl w:ilvl="7" w:tplc="F1A024B4">
      <w:start w:val="1"/>
      <w:numFmt w:val="lowerLetter"/>
      <w:lvlText w:val="%8."/>
      <w:lvlJc w:val="left"/>
      <w:pPr>
        <w:ind w:left="5760" w:hanging="360"/>
      </w:pPr>
    </w:lvl>
    <w:lvl w:ilvl="8" w:tplc="75EC7842">
      <w:start w:val="1"/>
      <w:numFmt w:val="lowerRoman"/>
      <w:lvlText w:val="%9."/>
      <w:lvlJc w:val="right"/>
      <w:pPr>
        <w:ind w:left="6480" w:hanging="180"/>
      </w:pPr>
    </w:lvl>
  </w:abstractNum>
  <w:abstractNum w:abstractNumId="1" w15:restartNumberingAfterBreak="0">
    <w:nsid w:val="09B46104"/>
    <w:multiLevelType w:val="hybridMultilevel"/>
    <w:tmpl w:val="FFFFFFFF"/>
    <w:lvl w:ilvl="0" w:tplc="33BACA16">
      <w:start w:val="1"/>
      <w:numFmt w:val="decimal"/>
      <w:lvlText w:val="%1."/>
      <w:lvlJc w:val="left"/>
      <w:pPr>
        <w:ind w:left="720" w:hanging="360"/>
      </w:pPr>
    </w:lvl>
    <w:lvl w:ilvl="1" w:tplc="6902DA9E">
      <w:start w:val="1"/>
      <w:numFmt w:val="lowerLetter"/>
      <w:lvlText w:val="%2."/>
      <w:lvlJc w:val="left"/>
      <w:pPr>
        <w:ind w:left="1440" w:hanging="360"/>
      </w:pPr>
    </w:lvl>
    <w:lvl w:ilvl="2" w:tplc="6136E7DA">
      <w:start w:val="1"/>
      <w:numFmt w:val="lowerRoman"/>
      <w:lvlText w:val="%3."/>
      <w:lvlJc w:val="right"/>
      <w:pPr>
        <w:ind w:left="2160" w:hanging="180"/>
      </w:pPr>
    </w:lvl>
    <w:lvl w:ilvl="3" w:tplc="411C49EC">
      <w:start w:val="1"/>
      <w:numFmt w:val="decimal"/>
      <w:lvlText w:val="%4."/>
      <w:lvlJc w:val="left"/>
      <w:pPr>
        <w:ind w:left="2880" w:hanging="360"/>
      </w:pPr>
    </w:lvl>
    <w:lvl w:ilvl="4" w:tplc="6E264738">
      <w:start w:val="1"/>
      <w:numFmt w:val="lowerLetter"/>
      <w:lvlText w:val="%5."/>
      <w:lvlJc w:val="left"/>
      <w:pPr>
        <w:ind w:left="3600" w:hanging="360"/>
      </w:pPr>
    </w:lvl>
    <w:lvl w:ilvl="5" w:tplc="B226EF88">
      <w:start w:val="1"/>
      <w:numFmt w:val="lowerRoman"/>
      <w:lvlText w:val="%6."/>
      <w:lvlJc w:val="right"/>
      <w:pPr>
        <w:ind w:left="4320" w:hanging="180"/>
      </w:pPr>
    </w:lvl>
    <w:lvl w:ilvl="6" w:tplc="BBCC0094">
      <w:start w:val="1"/>
      <w:numFmt w:val="decimal"/>
      <w:lvlText w:val="%7."/>
      <w:lvlJc w:val="left"/>
      <w:pPr>
        <w:ind w:left="5040" w:hanging="360"/>
      </w:pPr>
    </w:lvl>
    <w:lvl w:ilvl="7" w:tplc="6C0EB9B8">
      <w:start w:val="1"/>
      <w:numFmt w:val="lowerLetter"/>
      <w:lvlText w:val="%8."/>
      <w:lvlJc w:val="left"/>
      <w:pPr>
        <w:ind w:left="5760" w:hanging="360"/>
      </w:pPr>
    </w:lvl>
    <w:lvl w:ilvl="8" w:tplc="655AB57A">
      <w:start w:val="1"/>
      <w:numFmt w:val="lowerRoman"/>
      <w:lvlText w:val="%9."/>
      <w:lvlJc w:val="right"/>
      <w:pPr>
        <w:ind w:left="6480" w:hanging="180"/>
      </w:pPr>
    </w:lvl>
  </w:abstractNum>
  <w:abstractNum w:abstractNumId="2" w15:restartNumberingAfterBreak="0">
    <w:nsid w:val="0DD83CAE"/>
    <w:multiLevelType w:val="hybridMultilevel"/>
    <w:tmpl w:val="FFFFFFFF"/>
    <w:lvl w:ilvl="0" w:tplc="4B7AE150">
      <w:start w:val="1"/>
      <w:numFmt w:val="decimal"/>
      <w:lvlText w:val="%1."/>
      <w:lvlJc w:val="left"/>
      <w:pPr>
        <w:ind w:left="720" w:hanging="360"/>
      </w:pPr>
    </w:lvl>
    <w:lvl w:ilvl="1" w:tplc="74B01C8E">
      <w:start w:val="1"/>
      <w:numFmt w:val="lowerLetter"/>
      <w:lvlText w:val="%2."/>
      <w:lvlJc w:val="left"/>
      <w:pPr>
        <w:ind w:left="1440" w:hanging="360"/>
      </w:pPr>
    </w:lvl>
    <w:lvl w:ilvl="2" w:tplc="C3A4253E">
      <w:start w:val="1"/>
      <w:numFmt w:val="lowerRoman"/>
      <w:lvlText w:val="%3."/>
      <w:lvlJc w:val="right"/>
      <w:pPr>
        <w:ind w:left="2160" w:hanging="180"/>
      </w:pPr>
    </w:lvl>
    <w:lvl w:ilvl="3" w:tplc="3E4AF57A">
      <w:start w:val="1"/>
      <w:numFmt w:val="decimal"/>
      <w:lvlText w:val="%4."/>
      <w:lvlJc w:val="left"/>
      <w:pPr>
        <w:ind w:left="2880" w:hanging="360"/>
      </w:pPr>
    </w:lvl>
    <w:lvl w:ilvl="4" w:tplc="F402AAD6">
      <w:start w:val="1"/>
      <w:numFmt w:val="lowerLetter"/>
      <w:lvlText w:val="%5."/>
      <w:lvlJc w:val="left"/>
      <w:pPr>
        <w:ind w:left="3600" w:hanging="360"/>
      </w:pPr>
    </w:lvl>
    <w:lvl w:ilvl="5" w:tplc="690680E2">
      <w:start w:val="1"/>
      <w:numFmt w:val="lowerRoman"/>
      <w:lvlText w:val="%6."/>
      <w:lvlJc w:val="right"/>
      <w:pPr>
        <w:ind w:left="4320" w:hanging="180"/>
      </w:pPr>
    </w:lvl>
    <w:lvl w:ilvl="6" w:tplc="FE26A304">
      <w:start w:val="1"/>
      <w:numFmt w:val="decimal"/>
      <w:lvlText w:val="%7."/>
      <w:lvlJc w:val="left"/>
      <w:pPr>
        <w:ind w:left="5040" w:hanging="360"/>
      </w:pPr>
    </w:lvl>
    <w:lvl w:ilvl="7" w:tplc="7A14BE8A">
      <w:start w:val="1"/>
      <w:numFmt w:val="lowerLetter"/>
      <w:lvlText w:val="%8."/>
      <w:lvlJc w:val="left"/>
      <w:pPr>
        <w:ind w:left="5760" w:hanging="360"/>
      </w:pPr>
    </w:lvl>
    <w:lvl w:ilvl="8" w:tplc="635C45DA">
      <w:start w:val="1"/>
      <w:numFmt w:val="lowerRoman"/>
      <w:lvlText w:val="%9."/>
      <w:lvlJc w:val="right"/>
      <w:pPr>
        <w:ind w:left="6480" w:hanging="180"/>
      </w:pPr>
    </w:lvl>
  </w:abstractNum>
  <w:abstractNum w:abstractNumId="3" w15:restartNumberingAfterBreak="0">
    <w:nsid w:val="0F567A7E"/>
    <w:multiLevelType w:val="hybridMultilevel"/>
    <w:tmpl w:val="FFFFFFFF"/>
    <w:lvl w:ilvl="0" w:tplc="ECD692B8">
      <w:start w:val="1"/>
      <w:numFmt w:val="decimal"/>
      <w:lvlText w:val="%1."/>
      <w:lvlJc w:val="left"/>
      <w:pPr>
        <w:ind w:left="720" w:hanging="360"/>
      </w:pPr>
    </w:lvl>
    <w:lvl w:ilvl="1" w:tplc="2634E13C">
      <w:start w:val="1"/>
      <w:numFmt w:val="lowerLetter"/>
      <w:lvlText w:val="%2."/>
      <w:lvlJc w:val="left"/>
      <w:pPr>
        <w:ind w:left="1440" w:hanging="360"/>
      </w:pPr>
    </w:lvl>
    <w:lvl w:ilvl="2" w:tplc="525ABDBC">
      <w:start w:val="1"/>
      <w:numFmt w:val="lowerRoman"/>
      <w:lvlText w:val="%3."/>
      <w:lvlJc w:val="right"/>
      <w:pPr>
        <w:ind w:left="2160" w:hanging="180"/>
      </w:pPr>
    </w:lvl>
    <w:lvl w:ilvl="3" w:tplc="4B963826">
      <w:start w:val="1"/>
      <w:numFmt w:val="decimal"/>
      <w:lvlText w:val="%4."/>
      <w:lvlJc w:val="left"/>
      <w:pPr>
        <w:ind w:left="2880" w:hanging="360"/>
      </w:pPr>
    </w:lvl>
    <w:lvl w:ilvl="4" w:tplc="929C0EC6">
      <w:start w:val="1"/>
      <w:numFmt w:val="lowerLetter"/>
      <w:lvlText w:val="%5."/>
      <w:lvlJc w:val="left"/>
      <w:pPr>
        <w:ind w:left="3600" w:hanging="360"/>
      </w:pPr>
    </w:lvl>
    <w:lvl w:ilvl="5" w:tplc="14F2F394">
      <w:start w:val="1"/>
      <w:numFmt w:val="lowerRoman"/>
      <w:lvlText w:val="%6."/>
      <w:lvlJc w:val="right"/>
      <w:pPr>
        <w:ind w:left="4320" w:hanging="180"/>
      </w:pPr>
    </w:lvl>
    <w:lvl w:ilvl="6" w:tplc="3AA64B46">
      <w:start w:val="1"/>
      <w:numFmt w:val="decimal"/>
      <w:lvlText w:val="%7."/>
      <w:lvlJc w:val="left"/>
      <w:pPr>
        <w:ind w:left="5040" w:hanging="360"/>
      </w:pPr>
    </w:lvl>
    <w:lvl w:ilvl="7" w:tplc="2B047FD2">
      <w:start w:val="1"/>
      <w:numFmt w:val="lowerLetter"/>
      <w:lvlText w:val="%8."/>
      <w:lvlJc w:val="left"/>
      <w:pPr>
        <w:ind w:left="5760" w:hanging="360"/>
      </w:pPr>
    </w:lvl>
    <w:lvl w:ilvl="8" w:tplc="16B0AF38">
      <w:start w:val="1"/>
      <w:numFmt w:val="lowerRoman"/>
      <w:lvlText w:val="%9."/>
      <w:lvlJc w:val="right"/>
      <w:pPr>
        <w:ind w:left="6480" w:hanging="180"/>
      </w:pPr>
    </w:lvl>
  </w:abstractNum>
  <w:abstractNum w:abstractNumId="4" w15:restartNumberingAfterBreak="0">
    <w:nsid w:val="11680241"/>
    <w:multiLevelType w:val="hybridMultilevel"/>
    <w:tmpl w:val="58FC33A4"/>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 w15:restartNumberingAfterBreak="0">
    <w:nsid w:val="1482775B"/>
    <w:multiLevelType w:val="multilevel"/>
    <w:tmpl w:val="719A94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68B7D45"/>
    <w:multiLevelType w:val="hybridMultilevel"/>
    <w:tmpl w:val="FFFFFFFF"/>
    <w:lvl w:ilvl="0" w:tplc="3AF42528">
      <w:start w:val="1"/>
      <w:numFmt w:val="decimal"/>
      <w:lvlText w:val="%1."/>
      <w:lvlJc w:val="left"/>
      <w:pPr>
        <w:ind w:left="720" w:hanging="360"/>
      </w:pPr>
    </w:lvl>
    <w:lvl w:ilvl="1" w:tplc="E3D86BB4">
      <w:start w:val="1"/>
      <w:numFmt w:val="lowerLetter"/>
      <w:lvlText w:val="%2."/>
      <w:lvlJc w:val="left"/>
      <w:pPr>
        <w:ind w:left="1440" w:hanging="360"/>
      </w:pPr>
    </w:lvl>
    <w:lvl w:ilvl="2" w:tplc="594086C6">
      <w:start w:val="1"/>
      <w:numFmt w:val="lowerRoman"/>
      <w:lvlText w:val="%3."/>
      <w:lvlJc w:val="right"/>
      <w:pPr>
        <w:ind w:left="2160" w:hanging="180"/>
      </w:pPr>
    </w:lvl>
    <w:lvl w:ilvl="3" w:tplc="BA9222E4">
      <w:start w:val="1"/>
      <w:numFmt w:val="decimal"/>
      <w:lvlText w:val="%4."/>
      <w:lvlJc w:val="left"/>
      <w:pPr>
        <w:ind w:left="2880" w:hanging="360"/>
      </w:pPr>
    </w:lvl>
    <w:lvl w:ilvl="4" w:tplc="FA8EE118">
      <w:start w:val="1"/>
      <w:numFmt w:val="lowerLetter"/>
      <w:lvlText w:val="%5."/>
      <w:lvlJc w:val="left"/>
      <w:pPr>
        <w:ind w:left="3600" w:hanging="360"/>
      </w:pPr>
    </w:lvl>
    <w:lvl w:ilvl="5" w:tplc="057EEADC">
      <w:start w:val="1"/>
      <w:numFmt w:val="lowerRoman"/>
      <w:lvlText w:val="%6."/>
      <w:lvlJc w:val="right"/>
      <w:pPr>
        <w:ind w:left="4320" w:hanging="180"/>
      </w:pPr>
    </w:lvl>
    <w:lvl w:ilvl="6" w:tplc="9CC22F30">
      <w:start w:val="1"/>
      <w:numFmt w:val="decimal"/>
      <w:lvlText w:val="%7."/>
      <w:lvlJc w:val="left"/>
      <w:pPr>
        <w:ind w:left="5040" w:hanging="360"/>
      </w:pPr>
    </w:lvl>
    <w:lvl w:ilvl="7" w:tplc="A91405B2">
      <w:start w:val="1"/>
      <w:numFmt w:val="lowerLetter"/>
      <w:lvlText w:val="%8."/>
      <w:lvlJc w:val="left"/>
      <w:pPr>
        <w:ind w:left="5760" w:hanging="360"/>
      </w:pPr>
    </w:lvl>
    <w:lvl w:ilvl="8" w:tplc="CC429CBC">
      <w:start w:val="1"/>
      <w:numFmt w:val="lowerRoman"/>
      <w:lvlText w:val="%9."/>
      <w:lvlJc w:val="right"/>
      <w:pPr>
        <w:ind w:left="6480" w:hanging="180"/>
      </w:pPr>
    </w:lvl>
  </w:abstractNum>
  <w:abstractNum w:abstractNumId="7" w15:restartNumberingAfterBreak="0">
    <w:nsid w:val="188B3F28"/>
    <w:multiLevelType w:val="hybridMultilevel"/>
    <w:tmpl w:val="FFFFFFFF"/>
    <w:lvl w:ilvl="0" w:tplc="4BF688E6">
      <w:start w:val="1"/>
      <w:numFmt w:val="decimal"/>
      <w:lvlText w:val="%1."/>
      <w:lvlJc w:val="left"/>
      <w:pPr>
        <w:ind w:left="720" w:hanging="360"/>
      </w:pPr>
    </w:lvl>
    <w:lvl w:ilvl="1" w:tplc="789EC862">
      <w:start w:val="1"/>
      <w:numFmt w:val="lowerLetter"/>
      <w:lvlText w:val="%2."/>
      <w:lvlJc w:val="left"/>
      <w:pPr>
        <w:ind w:left="1440" w:hanging="360"/>
      </w:pPr>
    </w:lvl>
    <w:lvl w:ilvl="2" w:tplc="FCFACFA4">
      <w:start w:val="1"/>
      <w:numFmt w:val="lowerRoman"/>
      <w:lvlText w:val="%3."/>
      <w:lvlJc w:val="right"/>
      <w:pPr>
        <w:ind w:left="2160" w:hanging="180"/>
      </w:pPr>
    </w:lvl>
    <w:lvl w:ilvl="3" w:tplc="65DC0322">
      <w:start w:val="1"/>
      <w:numFmt w:val="decimal"/>
      <w:lvlText w:val="%4."/>
      <w:lvlJc w:val="left"/>
      <w:pPr>
        <w:ind w:left="2880" w:hanging="360"/>
      </w:pPr>
    </w:lvl>
    <w:lvl w:ilvl="4" w:tplc="9D1CDF64">
      <w:start w:val="1"/>
      <w:numFmt w:val="lowerLetter"/>
      <w:lvlText w:val="%5."/>
      <w:lvlJc w:val="left"/>
      <w:pPr>
        <w:ind w:left="3600" w:hanging="360"/>
      </w:pPr>
    </w:lvl>
    <w:lvl w:ilvl="5" w:tplc="7A184D9E">
      <w:start w:val="1"/>
      <w:numFmt w:val="lowerRoman"/>
      <w:lvlText w:val="%6."/>
      <w:lvlJc w:val="right"/>
      <w:pPr>
        <w:ind w:left="4320" w:hanging="180"/>
      </w:pPr>
    </w:lvl>
    <w:lvl w:ilvl="6" w:tplc="391C7736">
      <w:start w:val="1"/>
      <w:numFmt w:val="decimal"/>
      <w:lvlText w:val="%7."/>
      <w:lvlJc w:val="left"/>
      <w:pPr>
        <w:ind w:left="5040" w:hanging="360"/>
      </w:pPr>
    </w:lvl>
    <w:lvl w:ilvl="7" w:tplc="C37E3296">
      <w:start w:val="1"/>
      <w:numFmt w:val="lowerLetter"/>
      <w:lvlText w:val="%8."/>
      <w:lvlJc w:val="left"/>
      <w:pPr>
        <w:ind w:left="5760" w:hanging="360"/>
      </w:pPr>
    </w:lvl>
    <w:lvl w:ilvl="8" w:tplc="F1BECD2A">
      <w:start w:val="1"/>
      <w:numFmt w:val="lowerRoman"/>
      <w:lvlText w:val="%9."/>
      <w:lvlJc w:val="right"/>
      <w:pPr>
        <w:ind w:left="6480" w:hanging="180"/>
      </w:pPr>
    </w:lvl>
  </w:abstractNum>
  <w:abstractNum w:abstractNumId="8" w15:restartNumberingAfterBreak="0">
    <w:nsid w:val="18C7498A"/>
    <w:multiLevelType w:val="hybridMultilevel"/>
    <w:tmpl w:val="FFFFFFFF"/>
    <w:lvl w:ilvl="0" w:tplc="0BE228CE">
      <w:start w:val="1"/>
      <w:numFmt w:val="decimal"/>
      <w:lvlText w:val="%1."/>
      <w:lvlJc w:val="left"/>
      <w:pPr>
        <w:ind w:left="720" w:hanging="360"/>
      </w:pPr>
    </w:lvl>
    <w:lvl w:ilvl="1" w:tplc="F4C0008A">
      <w:start w:val="1"/>
      <w:numFmt w:val="lowerLetter"/>
      <w:lvlText w:val="%2."/>
      <w:lvlJc w:val="left"/>
      <w:pPr>
        <w:ind w:left="1440" w:hanging="360"/>
      </w:pPr>
    </w:lvl>
    <w:lvl w:ilvl="2" w:tplc="2764A51A">
      <w:start w:val="1"/>
      <w:numFmt w:val="lowerRoman"/>
      <w:lvlText w:val="%3."/>
      <w:lvlJc w:val="right"/>
      <w:pPr>
        <w:ind w:left="2160" w:hanging="180"/>
      </w:pPr>
    </w:lvl>
    <w:lvl w:ilvl="3" w:tplc="86E2361C">
      <w:start w:val="1"/>
      <w:numFmt w:val="decimal"/>
      <w:lvlText w:val="%4."/>
      <w:lvlJc w:val="left"/>
      <w:pPr>
        <w:ind w:left="2880" w:hanging="360"/>
      </w:pPr>
    </w:lvl>
    <w:lvl w:ilvl="4" w:tplc="4D52AA9A">
      <w:start w:val="1"/>
      <w:numFmt w:val="lowerLetter"/>
      <w:lvlText w:val="%5."/>
      <w:lvlJc w:val="left"/>
      <w:pPr>
        <w:ind w:left="3600" w:hanging="360"/>
      </w:pPr>
    </w:lvl>
    <w:lvl w:ilvl="5" w:tplc="78D62574">
      <w:start w:val="1"/>
      <w:numFmt w:val="lowerRoman"/>
      <w:lvlText w:val="%6."/>
      <w:lvlJc w:val="right"/>
      <w:pPr>
        <w:ind w:left="4320" w:hanging="180"/>
      </w:pPr>
    </w:lvl>
    <w:lvl w:ilvl="6" w:tplc="2AC8832C">
      <w:start w:val="1"/>
      <w:numFmt w:val="decimal"/>
      <w:lvlText w:val="%7."/>
      <w:lvlJc w:val="left"/>
      <w:pPr>
        <w:ind w:left="5040" w:hanging="360"/>
      </w:pPr>
    </w:lvl>
    <w:lvl w:ilvl="7" w:tplc="BB704DA2">
      <w:start w:val="1"/>
      <w:numFmt w:val="lowerLetter"/>
      <w:lvlText w:val="%8."/>
      <w:lvlJc w:val="left"/>
      <w:pPr>
        <w:ind w:left="5760" w:hanging="360"/>
      </w:pPr>
    </w:lvl>
    <w:lvl w:ilvl="8" w:tplc="95100226">
      <w:start w:val="1"/>
      <w:numFmt w:val="lowerRoman"/>
      <w:lvlText w:val="%9."/>
      <w:lvlJc w:val="right"/>
      <w:pPr>
        <w:ind w:left="6480" w:hanging="180"/>
      </w:pPr>
    </w:lvl>
  </w:abstractNum>
  <w:abstractNum w:abstractNumId="9" w15:restartNumberingAfterBreak="0">
    <w:nsid w:val="19B73629"/>
    <w:multiLevelType w:val="hybridMultilevel"/>
    <w:tmpl w:val="FFFFFFFF"/>
    <w:lvl w:ilvl="0" w:tplc="FFFFFFFF">
      <w:start w:val="1"/>
      <w:numFmt w:val="decimal"/>
      <w:lvlText w:val="%1."/>
      <w:lvlJc w:val="left"/>
      <w:pPr>
        <w:ind w:left="720" w:hanging="360"/>
      </w:pPr>
    </w:lvl>
    <w:lvl w:ilvl="1" w:tplc="1EAC1D04">
      <w:start w:val="1"/>
      <w:numFmt w:val="lowerLetter"/>
      <w:lvlText w:val="%2."/>
      <w:lvlJc w:val="left"/>
      <w:pPr>
        <w:ind w:left="1440" w:hanging="360"/>
      </w:pPr>
    </w:lvl>
    <w:lvl w:ilvl="2" w:tplc="6AD27234">
      <w:start w:val="1"/>
      <w:numFmt w:val="lowerRoman"/>
      <w:lvlText w:val="%3."/>
      <w:lvlJc w:val="right"/>
      <w:pPr>
        <w:ind w:left="2160" w:hanging="180"/>
      </w:pPr>
    </w:lvl>
    <w:lvl w:ilvl="3" w:tplc="CB48485C">
      <w:start w:val="1"/>
      <w:numFmt w:val="decimal"/>
      <w:lvlText w:val="%4."/>
      <w:lvlJc w:val="left"/>
      <w:pPr>
        <w:ind w:left="2880" w:hanging="360"/>
      </w:pPr>
    </w:lvl>
    <w:lvl w:ilvl="4" w:tplc="6B864D8E">
      <w:start w:val="1"/>
      <w:numFmt w:val="lowerLetter"/>
      <w:lvlText w:val="%5."/>
      <w:lvlJc w:val="left"/>
      <w:pPr>
        <w:ind w:left="3600" w:hanging="360"/>
      </w:pPr>
    </w:lvl>
    <w:lvl w:ilvl="5" w:tplc="AFD2BDAA">
      <w:start w:val="1"/>
      <w:numFmt w:val="lowerRoman"/>
      <w:lvlText w:val="%6."/>
      <w:lvlJc w:val="right"/>
      <w:pPr>
        <w:ind w:left="4320" w:hanging="180"/>
      </w:pPr>
    </w:lvl>
    <w:lvl w:ilvl="6" w:tplc="C1741368">
      <w:start w:val="1"/>
      <w:numFmt w:val="decimal"/>
      <w:lvlText w:val="%7."/>
      <w:lvlJc w:val="left"/>
      <w:pPr>
        <w:ind w:left="5040" w:hanging="360"/>
      </w:pPr>
    </w:lvl>
    <w:lvl w:ilvl="7" w:tplc="CF34B4CE">
      <w:start w:val="1"/>
      <w:numFmt w:val="lowerLetter"/>
      <w:lvlText w:val="%8."/>
      <w:lvlJc w:val="left"/>
      <w:pPr>
        <w:ind w:left="5760" w:hanging="360"/>
      </w:pPr>
    </w:lvl>
    <w:lvl w:ilvl="8" w:tplc="D7740B88">
      <w:start w:val="1"/>
      <w:numFmt w:val="lowerRoman"/>
      <w:lvlText w:val="%9."/>
      <w:lvlJc w:val="right"/>
      <w:pPr>
        <w:ind w:left="6480" w:hanging="180"/>
      </w:pPr>
    </w:lvl>
  </w:abstractNum>
  <w:abstractNum w:abstractNumId="10" w15:restartNumberingAfterBreak="0">
    <w:nsid w:val="1A090F4D"/>
    <w:multiLevelType w:val="hybridMultilevel"/>
    <w:tmpl w:val="FFFFFFFF"/>
    <w:lvl w:ilvl="0" w:tplc="7C22A5F6">
      <w:start w:val="1"/>
      <w:numFmt w:val="decimal"/>
      <w:lvlText w:val="%1."/>
      <w:lvlJc w:val="left"/>
      <w:pPr>
        <w:ind w:left="720" w:hanging="360"/>
      </w:pPr>
    </w:lvl>
    <w:lvl w:ilvl="1" w:tplc="7CF8D828">
      <w:start w:val="1"/>
      <w:numFmt w:val="lowerLetter"/>
      <w:lvlText w:val="%2."/>
      <w:lvlJc w:val="left"/>
      <w:pPr>
        <w:ind w:left="1440" w:hanging="360"/>
      </w:pPr>
    </w:lvl>
    <w:lvl w:ilvl="2" w:tplc="10EEF006">
      <w:start w:val="1"/>
      <w:numFmt w:val="lowerRoman"/>
      <w:lvlText w:val="%3."/>
      <w:lvlJc w:val="right"/>
      <w:pPr>
        <w:ind w:left="2160" w:hanging="180"/>
      </w:pPr>
    </w:lvl>
    <w:lvl w:ilvl="3" w:tplc="BE0A1EFE">
      <w:start w:val="1"/>
      <w:numFmt w:val="decimal"/>
      <w:lvlText w:val="%4."/>
      <w:lvlJc w:val="left"/>
      <w:pPr>
        <w:ind w:left="2880" w:hanging="360"/>
      </w:pPr>
    </w:lvl>
    <w:lvl w:ilvl="4" w:tplc="4274ACC2">
      <w:start w:val="1"/>
      <w:numFmt w:val="lowerLetter"/>
      <w:lvlText w:val="%5."/>
      <w:lvlJc w:val="left"/>
      <w:pPr>
        <w:ind w:left="3600" w:hanging="360"/>
      </w:pPr>
    </w:lvl>
    <w:lvl w:ilvl="5" w:tplc="0FA6BAF6">
      <w:start w:val="1"/>
      <w:numFmt w:val="lowerRoman"/>
      <w:lvlText w:val="%6."/>
      <w:lvlJc w:val="right"/>
      <w:pPr>
        <w:ind w:left="4320" w:hanging="180"/>
      </w:pPr>
    </w:lvl>
    <w:lvl w:ilvl="6" w:tplc="E19CDBAE">
      <w:start w:val="1"/>
      <w:numFmt w:val="decimal"/>
      <w:lvlText w:val="%7."/>
      <w:lvlJc w:val="left"/>
      <w:pPr>
        <w:ind w:left="5040" w:hanging="360"/>
      </w:pPr>
    </w:lvl>
    <w:lvl w:ilvl="7" w:tplc="229E791C">
      <w:start w:val="1"/>
      <w:numFmt w:val="lowerLetter"/>
      <w:lvlText w:val="%8."/>
      <w:lvlJc w:val="left"/>
      <w:pPr>
        <w:ind w:left="5760" w:hanging="360"/>
      </w:pPr>
    </w:lvl>
    <w:lvl w:ilvl="8" w:tplc="B02C3CF2">
      <w:start w:val="1"/>
      <w:numFmt w:val="lowerRoman"/>
      <w:lvlText w:val="%9."/>
      <w:lvlJc w:val="right"/>
      <w:pPr>
        <w:ind w:left="6480" w:hanging="180"/>
      </w:pPr>
    </w:lvl>
  </w:abstractNum>
  <w:abstractNum w:abstractNumId="11" w15:restartNumberingAfterBreak="0">
    <w:nsid w:val="1C3E3690"/>
    <w:multiLevelType w:val="hybridMultilevel"/>
    <w:tmpl w:val="FFFFFFFF"/>
    <w:lvl w:ilvl="0" w:tplc="F62EFD96">
      <w:start w:val="1"/>
      <w:numFmt w:val="decimal"/>
      <w:lvlText w:val="%1."/>
      <w:lvlJc w:val="left"/>
      <w:pPr>
        <w:ind w:left="720" w:hanging="360"/>
      </w:pPr>
    </w:lvl>
    <w:lvl w:ilvl="1" w:tplc="296C6DC6">
      <w:start w:val="1"/>
      <w:numFmt w:val="lowerLetter"/>
      <w:lvlText w:val="%2."/>
      <w:lvlJc w:val="left"/>
      <w:pPr>
        <w:ind w:left="1440" w:hanging="360"/>
      </w:pPr>
    </w:lvl>
    <w:lvl w:ilvl="2" w:tplc="B3F677DC">
      <w:start w:val="1"/>
      <w:numFmt w:val="lowerRoman"/>
      <w:lvlText w:val="%3."/>
      <w:lvlJc w:val="right"/>
      <w:pPr>
        <w:ind w:left="2160" w:hanging="180"/>
      </w:pPr>
    </w:lvl>
    <w:lvl w:ilvl="3" w:tplc="A71699EC">
      <w:start w:val="1"/>
      <w:numFmt w:val="decimal"/>
      <w:lvlText w:val="%4."/>
      <w:lvlJc w:val="left"/>
      <w:pPr>
        <w:ind w:left="2880" w:hanging="360"/>
      </w:pPr>
    </w:lvl>
    <w:lvl w:ilvl="4" w:tplc="876A6662">
      <w:start w:val="1"/>
      <w:numFmt w:val="lowerLetter"/>
      <w:lvlText w:val="%5."/>
      <w:lvlJc w:val="left"/>
      <w:pPr>
        <w:ind w:left="3600" w:hanging="360"/>
      </w:pPr>
    </w:lvl>
    <w:lvl w:ilvl="5" w:tplc="5A3ABD92">
      <w:start w:val="1"/>
      <w:numFmt w:val="lowerRoman"/>
      <w:lvlText w:val="%6."/>
      <w:lvlJc w:val="right"/>
      <w:pPr>
        <w:ind w:left="4320" w:hanging="180"/>
      </w:pPr>
    </w:lvl>
    <w:lvl w:ilvl="6" w:tplc="2E0856E6">
      <w:start w:val="1"/>
      <w:numFmt w:val="decimal"/>
      <w:lvlText w:val="%7."/>
      <w:lvlJc w:val="left"/>
      <w:pPr>
        <w:ind w:left="5040" w:hanging="360"/>
      </w:pPr>
    </w:lvl>
    <w:lvl w:ilvl="7" w:tplc="4260C430">
      <w:start w:val="1"/>
      <w:numFmt w:val="lowerLetter"/>
      <w:lvlText w:val="%8."/>
      <w:lvlJc w:val="left"/>
      <w:pPr>
        <w:ind w:left="5760" w:hanging="360"/>
      </w:pPr>
    </w:lvl>
    <w:lvl w:ilvl="8" w:tplc="01C8C6B2">
      <w:start w:val="1"/>
      <w:numFmt w:val="lowerRoman"/>
      <w:lvlText w:val="%9."/>
      <w:lvlJc w:val="right"/>
      <w:pPr>
        <w:ind w:left="6480" w:hanging="180"/>
      </w:pPr>
    </w:lvl>
  </w:abstractNum>
  <w:abstractNum w:abstractNumId="12" w15:restartNumberingAfterBreak="0">
    <w:nsid w:val="26BA6BF4"/>
    <w:multiLevelType w:val="hybridMultilevel"/>
    <w:tmpl w:val="FFFFFFFF"/>
    <w:lvl w:ilvl="0" w:tplc="6CEC30F4">
      <w:start w:val="1"/>
      <w:numFmt w:val="decimal"/>
      <w:lvlText w:val="%1."/>
      <w:lvlJc w:val="left"/>
      <w:pPr>
        <w:ind w:left="720" w:hanging="360"/>
      </w:pPr>
    </w:lvl>
    <w:lvl w:ilvl="1" w:tplc="5F1060BC">
      <w:start w:val="1"/>
      <w:numFmt w:val="lowerLetter"/>
      <w:lvlText w:val="%2."/>
      <w:lvlJc w:val="left"/>
      <w:pPr>
        <w:ind w:left="1440" w:hanging="360"/>
      </w:pPr>
    </w:lvl>
    <w:lvl w:ilvl="2" w:tplc="8714A4A6">
      <w:start w:val="1"/>
      <w:numFmt w:val="lowerRoman"/>
      <w:lvlText w:val="%3."/>
      <w:lvlJc w:val="right"/>
      <w:pPr>
        <w:ind w:left="2160" w:hanging="180"/>
      </w:pPr>
    </w:lvl>
    <w:lvl w:ilvl="3" w:tplc="1E063314">
      <w:start w:val="1"/>
      <w:numFmt w:val="decimal"/>
      <w:lvlText w:val="%4."/>
      <w:lvlJc w:val="left"/>
      <w:pPr>
        <w:ind w:left="2880" w:hanging="360"/>
      </w:pPr>
    </w:lvl>
    <w:lvl w:ilvl="4" w:tplc="ED1CDD4C">
      <w:start w:val="1"/>
      <w:numFmt w:val="lowerLetter"/>
      <w:lvlText w:val="%5."/>
      <w:lvlJc w:val="left"/>
      <w:pPr>
        <w:ind w:left="3600" w:hanging="360"/>
      </w:pPr>
    </w:lvl>
    <w:lvl w:ilvl="5" w:tplc="2A4868F0">
      <w:start w:val="1"/>
      <w:numFmt w:val="lowerRoman"/>
      <w:lvlText w:val="%6."/>
      <w:lvlJc w:val="right"/>
      <w:pPr>
        <w:ind w:left="4320" w:hanging="180"/>
      </w:pPr>
    </w:lvl>
    <w:lvl w:ilvl="6" w:tplc="60AE663C">
      <w:start w:val="1"/>
      <w:numFmt w:val="decimal"/>
      <w:lvlText w:val="%7."/>
      <w:lvlJc w:val="left"/>
      <w:pPr>
        <w:ind w:left="5040" w:hanging="360"/>
      </w:pPr>
    </w:lvl>
    <w:lvl w:ilvl="7" w:tplc="A85E8D7E">
      <w:start w:val="1"/>
      <w:numFmt w:val="lowerLetter"/>
      <w:lvlText w:val="%8."/>
      <w:lvlJc w:val="left"/>
      <w:pPr>
        <w:ind w:left="5760" w:hanging="360"/>
      </w:pPr>
    </w:lvl>
    <w:lvl w:ilvl="8" w:tplc="C7709C7C">
      <w:start w:val="1"/>
      <w:numFmt w:val="lowerRoman"/>
      <w:lvlText w:val="%9."/>
      <w:lvlJc w:val="right"/>
      <w:pPr>
        <w:ind w:left="6480" w:hanging="180"/>
      </w:pPr>
    </w:lvl>
  </w:abstractNum>
  <w:abstractNum w:abstractNumId="13" w15:restartNumberingAfterBreak="0">
    <w:nsid w:val="27745916"/>
    <w:multiLevelType w:val="hybridMultilevel"/>
    <w:tmpl w:val="FFFFFFFF"/>
    <w:lvl w:ilvl="0" w:tplc="E5269F3C">
      <w:start w:val="1"/>
      <w:numFmt w:val="decimal"/>
      <w:lvlText w:val="%1."/>
      <w:lvlJc w:val="left"/>
      <w:pPr>
        <w:ind w:left="720" w:hanging="360"/>
      </w:pPr>
    </w:lvl>
    <w:lvl w:ilvl="1" w:tplc="2C54DD8E">
      <w:start w:val="1"/>
      <w:numFmt w:val="lowerLetter"/>
      <w:lvlText w:val="%2."/>
      <w:lvlJc w:val="left"/>
      <w:pPr>
        <w:ind w:left="1440" w:hanging="360"/>
      </w:pPr>
    </w:lvl>
    <w:lvl w:ilvl="2" w:tplc="3E5A55D4">
      <w:start w:val="1"/>
      <w:numFmt w:val="lowerRoman"/>
      <w:lvlText w:val="%3."/>
      <w:lvlJc w:val="right"/>
      <w:pPr>
        <w:ind w:left="2160" w:hanging="180"/>
      </w:pPr>
    </w:lvl>
    <w:lvl w:ilvl="3" w:tplc="338E3282">
      <w:start w:val="1"/>
      <w:numFmt w:val="decimal"/>
      <w:lvlText w:val="%4."/>
      <w:lvlJc w:val="left"/>
      <w:pPr>
        <w:ind w:left="2880" w:hanging="360"/>
      </w:pPr>
    </w:lvl>
    <w:lvl w:ilvl="4" w:tplc="0AB4D7FA">
      <w:start w:val="1"/>
      <w:numFmt w:val="lowerLetter"/>
      <w:lvlText w:val="%5."/>
      <w:lvlJc w:val="left"/>
      <w:pPr>
        <w:ind w:left="3600" w:hanging="360"/>
      </w:pPr>
    </w:lvl>
    <w:lvl w:ilvl="5" w:tplc="20A2334A">
      <w:start w:val="1"/>
      <w:numFmt w:val="lowerRoman"/>
      <w:lvlText w:val="%6."/>
      <w:lvlJc w:val="right"/>
      <w:pPr>
        <w:ind w:left="4320" w:hanging="180"/>
      </w:pPr>
    </w:lvl>
    <w:lvl w:ilvl="6" w:tplc="EBA6E564">
      <w:start w:val="1"/>
      <w:numFmt w:val="decimal"/>
      <w:lvlText w:val="%7."/>
      <w:lvlJc w:val="left"/>
      <w:pPr>
        <w:ind w:left="5040" w:hanging="360"/>
      </w:pPr>
    </w:lvl>
    <w:lvl w:ilvl="7" w:tplc="E438BEEC">
      <w:start w:val="1"/>
      <w:numFmt w:val="lowerLetter"/>
      <w:lvlText w:val="%8."/>
      <w:lvlJc w:val="left"/>
      <w:pPr>
        <w:ind w:left="5760" w:hanging="360"/>
      </w:pPr>
    </w:lvl>
    <w:lvl w:ilvl="8" w:tplc="E814D3B0">
      <w:start w:val="1"/>
      <w:numFmt w:val="lowerRoman"/>
      <w:lvlText w:val="%9."/>
      <w:lvlJc w:val="right"/>
      <w:pPr>
        <w:ind w:left="6480" w:hanging="180"/>
      </w:pPr>
    </w:lvl>
  </w:abstractNum>
  <w:abstractNum w:abstractNumId="14" w15:restartNumberingAfterBreak="0">
    <w:nsid w:val="2CB43384"/>
    <w:multiLevelType w:val="hybridMultilevel"/>
    <w:tmpl w:val="FFFFFFFF"/>
    <w:lvl w:ilvl="0" w:tplc="FF4CAA2E">
      <w:start w:val="1"/>
      <w:numFmt w:val="decimal"/>
      <w:lvlText w:val="%1."/>
      <w:lvlJc w:val="left"/>
      <w:pPr>
        <w:ind w:left="720" w:hanging="360"/>
      </w:pPr>
    </w:lvl>
    <w:lvl w:ilvl="1" w:tplc="5296A61E">
      <w:start w:val="1"/>
      <w:numFmt w:val="lowerLetter"/>
      <w:lvlText w:val="%2."/>
      <w:lvlJc w:val="left"/>
      <w:pPr>
        <w:ind w:left="1440" w:hanging="360"/>
      </w:pPr>
    </w:lvl>
    <w:lvl w:ilvl="2" w:tplc="500C4AD2">
      <w:start w:val="1"/>
      <w:numFmt w:val="lowerRoman"/>
      <w:lvlText w:val="%3."/>
      <w:lvlJc w:val="right"/>
      <w:pPr>
        <w:ind w:left="2160" w:hanging="180"/>
      </w:pPr>
    </w:lvl>
    <w:lvl w:ilvl="3" w:tplc="E32CBBA2">
      <w:start w:val="1"/>
      <w:numFmt w:val="decimal"/>
      <w:lvlText w:val="%4."/>
      <w:lvlJc w:val="left"/>
      <w:pPr>
        <w:ind w:left="2880" w:hanging="360"/>
      </w:pPr>
    </w:lvl>
    <w:lvl w:ilvl="4" w:tplc="E2D48CD8">
      <w:start w:val="1"/>
      <w:numFmt w:val="lowerLetter"/>
      <w:lvlText w:val="%5."/>
      <w:lvlJc w:val="left"/>
      <w:pPr>
        <w:ind w:left="3600" w:hanging="360"/>
      </w:pPr>
    </w:lvl>
    <w:lvl w:ilvl="5" w:tplc="CAB05E4C">
      <w:start w:val="1"/>
      <w:numFmt w:val="lowerRoman"/>
      <w:lvlText w:val="%6."/>
      <w:lvlJc w:val="right"/>
      <w:pPr>
        <w:ind w:left="4320" w:hanging="180"/>
      </w:pPr>
    </w:lvl>
    <w:lvl w:ilvl="6" w:tplc="E2BA9ADE">
      <w:start w:val="1"/>
      <w:numFmt w:val="decimal"/>
      <w:lvlText w:val="%7."/>
      <w:lvlJc w:val="left"/>
      <w:pPr>
        <w:ind w:left="5040" w:hanging="360"/>
      </w:pPr>
    </w:lvl>
    <w:lvl w:ilvl="7" w:tplc="E2EAD02E">
      <w:start w:val="1"/>
      <w:numFmt w:val="lowerLetter"/>
      <w:lvlText w:val="%8."/>
      <w:lvlJc w:val="left"/>
      <w:pPr>
        <w:ind w:left="5760" w:hanging="360"/>
      </w:pPr>
    </w:lvl>
    <w:lvl w:ilvl="8" w:tplc="18E8C85A">
      <w:start w:val="1"/>
      <w:numFmt w:val="lowerRoman"/>
      <w:lvlText w:val="%9."/>
      <w:lvlJc w:val="right"/>
      <w:pPr>
        <w:ind w:left="6480" w:hanging="180"/>
      </w:pPr>
    </w:lvl>
  </w:abstractNum>
  <w:abstractNum w:abstractNumId="15" w15:restartNumberingAfterBreak="0">
    <w:nsid w:val="36D254E7"/>
    <w:multiLevelType w:val="hybridMultilevel"/>
    <w:tmpl w:val="FFFFFFFF"/>
    <w:lvl w:ilvl="0" w:tplc="B4F829BA">
      <w:start w:val="1"/>
      <w:numFmt w:val="decimal"/>
      <w:lvlText w:val="%1."/>
      <w:lvlJc w:val="left"/>
      <w:pPr>
        <w:ind w:left="720" w:hanging="360"/>
      </w:pPr>
    </w:lvl>
    <w:lvl w:ilvl="1" w:tplc="3A982D38">
      <w:start w:val="1"/>
      <w:numFmt w:val="lowerLetter"/>
      <w:lvlText w:val="%2."/>
      <w:lvlJc w:val="left"/>
      <w:pPr>
        <w:ind w:left="1440" w:hanging="360"/>
      </w:pPr>
    </w:lvl>
    <w:lvl w:ilvl="2" w:tplc="2ACC55AA">
      <w:start w:val="1"/>
      <w:numFmt w:val="lowerRoman"/>
      <w:lvlText w:val="%3."/>
      <w:lvlJc w:val="right"/>
      <w:pPr>
        <w:ind w:left="2160" w:hanging="180"/>
      </w:pPr>
    </w:lvl>
    <w:lvl w:ilvl="3" w:tplc="D31C6C14">
      <w:start w:val="1"/>
      <w:numFmt w:val="decimal"/>
      <w:lvlText w:val="%4."/>
      <w:lvlJc w:val="left"/>
      <w:pPr>
        <w:ind w:left="2880" w:hanging="360"/>
      </w:pPr>
    </w:lvl>
    <w:lvl w:ilvl="4" w:tplc="94A4EB56">
      <w:start w:val="1"/>
      <w:numFmt w:val="lowerLetter"/>
      <w:lvlText w:val="%5."/>
      <w:lvlJc w:val="left"/>
      <w:pPr>
        <w:ind w:left="3600" w:hanging="360"/>
      </w:pPr>
    </w:lvl>
    <w:lvl w:ilvl="5" w:tplc="FF841B0C">
      <w:start w:val="1"/>
      <w:numFmt w:val="lowerRoman"/>
      <w:lvlText w:val="%6."/>
      <w:lvlJc w:val="right"/>
      <w:pPr>
        <w:ind w:left="4320" w:hanging="180"/>
      </w:pPr>
    </w:lvl>
    <w:lvl w:ilvl="6" w:tplc="FD622B64">
      <w:start w:val="1"/>
      <w:numFmt w:val="decimal"/>
      <w:lvlText w:val="%7."/>
      <w:lvlJc w:val="left"/>
      <w:pPr>
        <w:ind w:left="5040" w:hanging="360"/>
      </w:pPr>
    </w:lvl>
    <w:lvl w:ilvl="7" w:tplc="F668AC26">
      <w:start w:val="1"/>
      <w:numFmt w:val="lowerLetter"/>
      <w:lvlText w:val="%8."/>
      <w:lvlJc w:val="left"/>
      <w:pPr>
        <w:ind w:left="5760" w:hanging="360"/>
      </w:pPr>
    </w:lvl>
    <w:lvl w:ilvl="8" w:tplc="DA8CC880">
      <w:start w:val="1"/>
      <w:numFmt w:val="lowerRoman"/>
      <w:lvlText w:val="%9."/>
      <w:lvlJc w:val="right"/>
      <w:pPr>
        <w:ind w:left="6480" w:hanging="180"/>
      </w:pPr>
    </w:lvl>
  </w:abstractNum>
  <w:abstractNum w:abstractNumId="16" w15:restartNumberingAfterBreak="0">
    <w:nsid w:val="402E5DC3"/>
    <w:multiLevelType w:val="hybridMultilevel"/>
    <w:tmpl w:val="FFFFFFFF"/>
    <w:lvl w:ilvl="0" w:tplc="7FD2F924">
      <w:start w:val="1"/>
      <w:numFmt w:val="decimal"/>
      <w:lvlText w:val="%1."/>
      <w:lvlJc w:val="left"/>
      <w:pPr>
        <w:ind w:left="720" w:hanging="360"/>
      </w:pPr>
    </w:lvl>
    <w:lvl w:ilvl="1" w:tplc="7D28F78C">
      <w:start w:val="1"/>
      <w:numFmt w:val="lowerLetter"/>
      <w:lvlText w:val="%2."/>
      <w:lvlJc w:val="left"/>
      <w:pPr>
        <w:ind w:left="1440" w:hanging="360"/>
      </w:pPr>
    </w:lvl>
    <w:lvl w:ilvl="2" w:tplc="6CFA20F6">
      <w:start w:val="1"/>
      <w:numFmt w:val="lowerRoman"/>
      <w:lvlText w:val="%3."/>
      <w:lvlJc w:val="right"/>
      <w:pPr>
        <w:ind w:left="2160" w:hanging="180"/>
      </w:pPr>
    </w:lvl>
    <w:lvl w:ilvl="3" w:tplc="D1788810">
      <w:start w:val="1"/>
      <w:numFmt w:val="decimal"/>
      <w:lvlText w:val="%4."/>
      <w:lvlJc w:val="left"/>
      <w:pPr>
        <w:ind w:left="2880" w:hanging="360"/>
      </w:pPr>
    </w:lvl>
    <w:lvl w:ilvl="4" w:tplc="541E8A4C">
      <w:start w:val="1"/>
      <w:numFmt w:val="lowerLetter"/>
      <w:lvlText w:val="%5."/>
      <w:lvlJc w:val="left"/>
      <w:pPr>
        <w:ind w:left="3600" w:hanging="360"/>
      </w:pPr>
    </w:lvl>
    <w:lvl w:ilvl="5" w:tplc="0F6AB3B2">
      <w:start w:val="1"/>
      <w:numFmt w:val="lowerRoman"/>
      <w:lvlText w:val="%6."/>
      <w:lvlJc w:val="right"/>
      <w:pPr>
        <w:ind w:left="4320" w:hanging="180"/>
      </w:pPr>
    </w:lvl>
    <w:lvl w:ilvl="6" w:tplc="5E8A62C2">
      <w:start w:val="1"/>
      <w:numFmt w:val="decimal"/>
      <w:lvlText w:val="%7."/>
      <w:lvlJc w:val="left"/>
      <w:pPr>
        <w:ind w:left="5040" w:hanging="360"/>
      </w:pPr>
    </w:lvl>
    <w:lvl w:ilvl="7" w:tplc="32B48440">
      <w:start w:val="1"/>
      <w:numFmt w:val="lowerLetter"/>
      <w:lvlText w:val="%8."/>
      <w:lvlJc w:val="left"/>
      <w:pPr>
        <w:ind w:left="5760" w:hanging="360"/>
      </w:pPr>
    </w:lvl>
    <w:lvl w:ilvl="8" w:tplc="31F85042">
      <w:start w:val="1"/>
      <w:numFmt w:val="lowerRoman"/>
      <w:lvlText w:val="%9."/>
      <w:lvlJc w:val="right"/>
      <w:pPr>
        <w:ind w:left="6480" w:hanging="180"/>
      </w:pPr>
    </w:lvl>
  </w:abstractNum>
  <w:abstractNum w:abstractNumId="17" w15:restartNumberingAfterBreak="0">
    <w:nsid w:val="40373D70"/>
    <w:multiLevelType w:val="hybridMultilevel"/>
    <w:tmpl w:val="FFFFFFFF"/>
    <w:lvl w:ilvl="0" w:tplc="5CB27AD4">
      <w:start w:val="1"/>
      <w:numFmt w:val="decimal"/>
      <w:lvlText w:val="%1."/>
      <w:lvlJc w:val="left"/>
      <w:pPr>
        <w:ind w:left="720" w:hanging="360"/>
      </w:pPr>
    </w:lvl>
    <w:lvl w:ilvl="1" w:tplc="76004090">
      <w:start w:val="1"/>
      <w:numFmt w:val="lowerLetter"/>
      <w:lvlText w:val="%2."/>
      <w:lvlJc w:val="left"/>
      <w:pPr>
        <w:ind w:left="1440" w:hanging="360"/>
      </w:pPr>
    </w:lvl>
    <w:lvl w:ilvl="2" w:tplc="38C2FB2A">
      <w:start w:val="1"/>
      <w:numFmt w:val="lowerRoman"/>
      <w:lvlText w:val="%3."/>
      <w:lvlJc w:val="right"/>
      <w:pPr>
        <w:ind w:left="2160" w:hanging="180"/>
      </w:pPr>
    </w:lvl>
    <w:lvl w:ilvl="3" w:tplc="3DF663BA">
      <w:start w:val="1"/>
      <w:numFmt w:val="decimal"/>
      <w:lvlText w:val="%4."/>
      <w:lvlJc w:val="left"/>
      <w:pPr>
        <w:ind w:left="2880" w:hanging="360"/>
      </w:pPr>
    </w:lvl>
    <w:lvl w:ilvl="4" w:tplc="419EBD82">
      <w:start w:val="1"/>
      <w:numFmt w:val="lowerLetter"/>
      <w:lvlText w:val="%5."/>
      <w:lvlJc w:val="left"/>
      <w:pPr>
        <w:ind w:left="3600" w:hanging="360"/>
      </w:pPr>
    </w:lvl>
    <w:lvl w:ilvl="5" w:tplc="BDAE5860">
      <w:start w:val="1"/>
      <w:numFmt w:val="lowerRoman"/>
      <w:lvlText w:val="%6."/>
      <w:lvlJc w:val="right"/>
      <w:pPr>
        <w:ind w:left="4320" w:hanging="180"/>
      </w:pPr>
    </w:lvl>
    <w:lvl w:ilvl="6" w:tplc="C76615C8">
      <w:start w:val="1"/>
      <w:numFmt w:val="decimal"/>
      <w:lvlText w:val="%7."/>
      <w:lvlJc w:val="left"/>
      <w:pPr>
        <w:ind w:left="5040" w:hanging="360"/>
      </w:pPr>
    </w:lvl>
    <w:lvl w:ilvl="7" w:tplc="E32EF4DC">
      <w:start w:val="1"/>
      <w:numFmt w:val="lowerLetter"/>
      <w:lvlText w:val="%8."/>
      <w:lvlJc w:val="left"/>
      <w:pPr>
        <w:ind w:left="5760" w:hanging="360"/>
      </w:pPr>
    </w:lvl>
    <w:lvl w:ilvl="8" w:tplc="667E5442">
      <w:start w:val="1"/>
      <w:numFmt w:val="lowerRoman"/>
      <w:lvlText w:val="%9."/>
      <w:lvlJc w:val="right"/>
      <w:pPr>
        <w:ind w:left="6480" w:hanging="180"/>
      </w:pPr>
    </w:lvl>
  </w:abstractNum>
  <w:abstractNum w:abstractNumId="18" w15:restartNumberingAfterBreak="0">
    <w:nsid w:val="42F57547"/>
    <w:multiLevelType w:val="hybridMultilevel"/>
    <w:tmpl w:val="FFFFFFFF"/>
    <w:lvl w:ilvl="0" w:tplc="E0444DF2">
      <w:start w:val="1"/>
      <w:numFmt w:val="decimal"/>
      <w:lvlText w:val="%1."/>
      <w:lvlJc w:val="left"/>
      <w:pPr>
        <w:ind w:left="720" w:hanging="360"/>
      </w:pPr>
    </w:lvl>
    <w:lvl w:ilvl="1" w:tplc="CE94C2E8">
      <w:start w:val="1"/>
      <w:numFmt w:val="lowerLetter"/>
      <w:lvlText w:val="%2."/>
      <w:lvlJc w:val="left"/>
      <w:pPr>
        <w:ind w:left="1440" w:hanging="360"/>
      </w:pPr>
    </w:lvl>
    <w:lvl w:ilvl="2" w:tplc="B6BCD1D0">
      <w:start w:val="1"/>
      <w:numFmt w:val="lowerRoman"/>
      <w:lvlText w:val="%3."/>
      <w:lvlJc w:val="right"/>
      <w:pPr>
        <w:ind w:left="2160" w:hanging="180"/>
      </w:pPr>
    </w:lvl>
    <w:lvl w:ilvl="3" w:tplc="CD7A6D66">
      <w:start w:val="1"/>
      <w:numFmt w:val="decimal"/>
      <w:lvlText w:val="%4."/>
      <w:lvlJc w:val="left"/>
      <w:pPr>
        <w:ind w:left="2880" w:hanging="360"/>
      </w:pPr>
    </w:lvl>
    <w:lvl w:ilvl="4" w:tplc="6CC4FDBC">
      <w:start w:val="1"/>
      <w:numFmt w:val="lowerLetter"/>
      <w:lvlText w:val="%5."/>
      <w:lvlJc w:val="left"/>
      <w:pPr>
        <w:ind w:left="3600" w:hanging="360"/>
      </w:pPr>
    </w:lvl>
    <w:lvl w:ilvl="5" w:tplc="B1BC1EAA">
      <w:start w:val="1"/>
      <w:numFmt w:val="lowerRoman"/>
      <w:lvlText w:val="%6."/>
      <w:lvlJc w:val="right"/>
      <w:pPr>
        <w:ind w:left="4320" w:hanging="180"/>
      </w:pPr>
    </w:lvl>
    <w:lvl w:ilvl="6" w:tplc="ACAE100C">
      <w:start w:val="1"/>
      <w:numFmt w:val="decimal"/>
      <w:lvlText w:val="%7."/>
      <w:lvlJc w:val="left"/>
      <w:pPr>
        <w:ind w:left="5040" w:hanging="360"/>
      </w:pPr>
    </w:lvl>
    <w:lvl w:ilvl="7" w:tplc="F3022A72">
      <w:start w:val="1"/>
      <w:numFmt w:val="lowerLetter"/>
      <w:lvlText w:val="%8."/>
      <w:lvlJc w:val="left"/>
      <w:pPr>
        <w:ind w:left="5760" w:hanging="360"/>
      </w:pPr>
    </w:lvl>
    <w:lvl w:ilvl="8" w:tplc="CC4274CC">
      <w:start w:val="1"/>
      <w:numFmt w:val="lowerRoman"/>
      <w:lvlText w:val="%9."/>
      <w:lvlJc w:val="right"/>
      <w:pPr>
        <w:ind w:left="6480" w:hanging="180"/>
      </w:pPr>
    </w:lvl>
  </w:abstractNum>
  <w:abstractNum w:abstractNumId="19" w15:restartNumberingAfterBreak="0">
    <w:nsid w:val="47F13A2C"/>
    <w:multiLevelType w:val="hybridMultilevel"/>
    <w:tmpl w:val="FFFFFFFF"/>
    <w:lvl w:ilvl="0" w:tplc="B3380D6E">
      <w:start w:val="1"/>
      <w:numFmt w:val="decimal"/>
      <w:lvlText w:val="%1."/>
      <w:lvlJc w:val="left"/>
      <w:pPr>
        <w:ind w:left="720" w:hanging="360"/>
      </w:pPr>
    </w:lvl>
    <w:lvl w:ilvl="1" w:tplc="872AD146">
      <w:start w:val="1"/>
      <w:numFmt w:val="lowerLetter"/>
      <w:lvlText w:val="%2."/>
      <w:lvlJc w:val="left"/>
      <w:pPr>
        <w:ind w:left="1440" w:hanging="360"/>
      </w:pPr>
    </w:lvl>
    <w:lvl w:ilvl="2" w:tplc="0C80EB1E">
      <w:start w:val="1"/>
      <w:numFmt w:val="lowerRoman"/>
      <w:lvlText w:val="%3."/>
      <w:lvlJc w:val="right"/>
      <w:pPr>
        <w:ind w:left="2160" w:hanging="180"/>
      </w:pPr>
    </w:lvl>
    <w:lvl w:ilvl="3" w:tplc="A5D6B2DE">
      <w:start w:val="1"/>
      <w:numFmt w:val="decimal"/>
      <w:lvlText w:val="%4."/>
      <w:lvlJc w:val="left"/>
      <w:pPr>
        <w:ind w:left="2880" w:hanging="360"/>
      </w:pPr>
    </w:lvl>
    <w:lvl w:ilvl="4" w:tplc="6EAA0FAA">
      <w:start w:val="1"/>
      <w:numFmt w:val="lowerLetter"/>
      <w:lvlText w:val="%5."/>
      <w:lvlJc w:val="left"/>
      <w:pPr>
        <w:ind w:left="3600" w:hanging="360"/>
      </w:pPr>
    </w:lvl>
    <w:lvl w:ilvl="5" w:tplc="6CF6B286">
      <w:start w:val="1"/>
      <w:numFmt w:val="lowerRoman"/>
      <w:lvlText w:val="%6."/>
      <w:lvlJc w:val="right"/>
      <w:pPr>
        <w:ind w:left="4320" w:hanging="180"/>
      </w:pPr>
    </w:lvl>
    <w:lvl w:ilvl="6" w:tplc="638E993A">
      <w:start w:val="1"/>
      <w:numFmt w:val="decimal"/>
      <w:lvlText w:val="%7."/>
      <w:lvlJc w:val="left"/>
      <w:pPr>
        <w:ind w:left="5040" w:hanging="360"/>
      </w:pPr>
    </w:lvl>
    <w:lvl w:ilvl="7" w:tplc="B7E07F0E">
      <w:start w:val="1"/>
      <w:numFmt w:val="lowerLetter"/>
      <w:lvlText w:val="%8."/>
      <w:lvlJc w:val="left"/>
      <w:pPr>
        <w:ind w:left="5760" w:hanging="360"/>
      </w:pPr>
    </w:lvl>
    <w:lvl w:ilvl="8" w:tplc="B100FC78">
      <w:start w:val="1"/>
      <w:numFmt w:val="lowerRoman"/>
      <w:lvlText w:val="%9."/>
      <w:lvlJc w:val="right"/>
      <w:pPr>
        <w:ind w:left="6480" w:hanging="180"/>
      </w:pPr>
    </w:lvl>
  </w:abstractNum>
  <w:abstractNum w:abstractNumId="20" w15:restartNumberingAfterBreak="0">
    <w:nsid w:val="491D2ACC"/>
    <w:multiLevelType w:val="hybridMultilevel"/>
    <w:tmpl w:val="FFFFFFFF"/>
    <w:lvl w:ilvl="0" w:tplc="F8CE9272">
      <w:start w:val="1"/>
      <w:numFmt w:val="decimal"/>
      <w:lvlText w:val="%1."/>
      <w:lvlJc w:val="left"/>
      <w:pPr>
        <w:ind w:left="720" w:hanging="360"/>
      </w:pPr>
    </w:lvl>
    <w:lvl w:ilvl="1" w:tplc="A862321E">
      <w:start w:val="1"/>
      <w:numFmt w:val="lowerLetter"/>
      <w:lvlText w:val="%2."/>
      <w:lvlJc w:val="left"/>
      <w:pPr>
        <w:ind w:left="1440" w:hanging="360"/>
      </w:pPr>
    </w:lvl>
    <w:lvl w:ilvl="2" w:tplc="273A3E0E">
      <w:start w:val="1"/>
      <w:numFmt w:val="lowerRoman"/>
      <w:lvlText w:val="%3."/>
      <w:lvlJc w:val="right"/>
      <w:pPr>
        <w:ind w:left="2160" w:hanging="180"/>
      </w:pPr>
    </w:lvl>
    <w:lvl w:ilvl="3" w:tplc="25A80E96">
      <w:start w:val="1"/>
      <w:numFmt w:val="decimal"/>
      <w:lvlText w:val="%4."/>
      <w:lvlJc w:val="left"/>
      <w:pPr>
        <w:ind w:left="2880" w:hanging="360"/>
      </w:pPr>
    </w:lvl>
    <w:lvl w:ilvl="4" w:tplc="F07C666E">
      <w:start w:val="1"/>
      <w:numFmt w:val="lowerLetter"/>
      <w:lvlText w:val="%5."/>
      <w:lvlJc w:val="left"/>
      <w:pPr>
        <w:ind w:left="3600" w:hanging="360"/>
      </w:pPr>
    </w:lvl>
    <w:lvl w:ilvl="5" w:tplc="19401172">
      <w:start w:val="1"/>
      <w:numFmt w:val="lowerRoman"/>
      <w:lvlText w:val="%6."/>
      <w:lvlJc w:val="right"/>
      <w:pPr>
        <w:ind w:left="4320" w:hanging="180"/>
      </w:pPr>
    </w:lvl>
    <w:lvl w:ilvl="6" w:tplc="7F7C5070">
      <w:start w:val="1"/>
      <w:numFmt w:val="decimal"/>
      <w:lvlText w:val="%7."/>
      <w:lvlJc w:val="left"/>
      <w:pPr>
        <w:ind w:left="5040" w:hanging="360"/>
      </w:pPr>
    </w:lvl>
    <w:lvl w:ilvl="7" w:tplc="6068F148">
      <w:start w:val="1"/>
      <w:numFmt w:val="lowerLetter"/>
      <w:lvlText w:val="%8."/>
      <w:lvlJc w:val="left"/>
      <w:pPr>
        <w:ind w:left="5760" w:hanging="360"/>
      </w:pPr>
    </w:lvl>
    <w:lvl w:ilvl="8" w:tplc="065C53AA">
      <w:start w:val="1"/>
      <w:numFmt w:val="lowerRoman"/>
      <w:lvlText w:val="%9."/>
      <w:lvlJc w:val="right"/>
      <w:pPr>
        <w:ind w:left="6480" w:hanging="180"/>
      </w:pPr>
    </w:lvl>
  </w:abstractNum>
  <w:abstractNum w:abstractNumId="21" w15:restartNumberingAfterBreak="0">
    <w:nsid w:val="4B9968E5"/>
    <w:multiLevelType w:val="hybridMultilevel"/>
    <w:tmpl w:val="4FEC9FF2"/>
    <w:lvl w:ilvl="0" w:tplc="60B456D2">
      <w:start w:val="4"/>
      <w:numFmt w:val="bullet"/>
      <w:lvlText w:val="-"/>
      <w:lvlJc w:val="left"/>
      <w:pPr>
        <w:ind w:left="720" w:hanging="360"/>
      </w:pPr>
      <w:rPr>
        <w:rFonts w:ascii="Times New Roman" w:eastAsia="Times New Roman" w:hAnsi="Times New Roman" w:cs="Times New Roman" w:hint="default"/>
        <w:color w:val="000000" w:themeColor="tex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1EE509A"/>
    <w:multiLevelType w:val="hybridMultilevel"/>
    <w:tmpl w:val="FFFFFFFF"/>
    <w:lvl w:ilvl="0" w:tplc="CD643084">
      <w:start w:val="1"/>
      <w:numFmt w:val="bullet"/>
      <w:lvlText w:val=""/>
      <w:lvlJc w:val="left"/>
      <w:pPr>
        <w:ind w:left="720" w:hanging="360"/>
      </w:pPr>
      <w:rPr>
        <w:rFonts w:ascii="Symbol" w:hAnsi="Symbol" w:hint="default"/>
      </w:rPr>
    </w:lvl>
    <w:lvl w:ilvl="1" w:tplc="7DACAD06">
      <w:start w:val="1"/>
      <w:numFmt w:val="bullet"/>
      <w:lvlText w:val=""/>
      <w:lvlJc w:val="left"/>
      <w:pPr>
        <w:ind w:left="1440" w:hanging="360"/>
      </w:pPr>
      <w:rPr>
        <w:rFonts w:ascii="Symbol" w:hAnsi="Symbol" w:hint="default"/>
      </w:rPr>
    </w:lvl>
    <w:lvl w:ilvl="2" w:tplc="5E16CEC2">
      <w:start w:val="1"/>
      <w:numFmt w:val="bullet"/>
      <w:lvlText w:val=""/>
      <w:lvlJc w:val="left"/>
      <w:pPr>
        <w:ind w:left="2160" w:hanging="360"/>
      </w:pPr>
      <w:rPr>
        <w:rFonts w:ascii="Wingdings" w:hAnsi="Wingdings" w:hint="default"/>
      </w:rPr>
    </w:lvl>
    <w:lvl w:ilvl="3" w:tplc="62EC5DC0">
      <w:start w:val="1"/>
      <w:numFmt w:val="bullet"/>
      <w:lvlText w:val=""/>
      <w:lvlJc w:val="left"/>
      <w:pPr>
        <w:ind w:left="2880" w:hanging="360"/>
      </w:pPr>
      <w:rPr>
        <w:rFonts w:ascii="Symbol" w:hAnsi="Symbol" w:hint="default"/>
      </w:rPr>
    </w:lvl>
    <w:lvl w:ilvl="4" w:tplc="F6F0E7DE">
      <w:start w:val="1"/>
      <w:numFmt w:val="bullet"/>
      <w:lvlText w:val="o"/>
      <w:lvlJc w:val="left"/>
      <w:pPr>
        <w:ind w:left="3600" w:hanging="360"/>
      </w:pPr>
      <w:rPr>
        <w:rFonts w:ascii="Courier New" w:hAnsi="Courier New" w:hint="default"/>
      </w:rPr>
    </w:lvl>
    <w:lvl w:ilvl="5" w:tplc="B63ED8C4">
      <w:start w:val="1"/>
      <w:numFmt w:val="bullet"/>
      <w:lvlText w:val=""/>
      <w:lvlJc w:val="left"/>
      <w:pPr>
        <w:ind w:left="4320" w:hanging="360"/>
      </w:pPr>
      <w:rPr>
        <w:rFonts w:ascii="Wingdings" w:hAnsi="Wingdings" w:hint="default"/>
      </w:rPr>
    </w:lvl>
    <w:lvl w:ilvl="6" w:tplc="5076547A">
      <w:start w:val="1"/>
      <w:numFmt w:val="bullet"/>
      <w:lvlText w:val=""/>
      <w:lvlJc w:val="left"/>
      <w:pPr>
        <w:ind w:left="5040" w:hanging="360"/>
      </w:pPr>
      <w:rPr>
        <w:rFonts w:ascii="Symbol" w:hAnsi="Symbol" w:hint="default"/>
      </w:rPr>
    </w:lvl>
    <w:lvl w:ilvl="7" w:tplc="23BA1ED2">
      <w:start w:val="1"/>
      <w:numFmt w:val="bullet"/>
      <w:lvlText w:val="o"/>
      <w:lvlJc w:val="left"/>
      <w:pPr>
        <w:ind w:left="5760" w:hanging="360"/>
      </w:pPr>
      <w:rPr>
        <w:rFonts w:ascii="Courier New" w:hAnsi="Courier New" w:hint="default"/>
      </w:rPr>
    </w:lvl>
    <w:lvl w:ilvl="8" w:tplc="DEF03A7A">
      <w:start w:val="1"/>
      <w:numFmt w:val="bullet"/>
      <w:lvlText w:val=""/>
      <w:lvlJc w:val="left"/>
      <w:pPr>
        <w:ind w:left="6480" w:hanging="360"/>
      </w:pPr>
      <w:rPr>
        <w:rFonts w:ascii="Wingdings" w:hAnsi="Wingdings" w:hint="default"/>
      </w:rPr>
    </w:lvl>
  </w:abstractNum>
  <w:abstractNum w:abstractNumId="23" w15:restartNumberingAfterBreak="0">
    <w:nsid w:val="52722CAF"/>
    <w:multiLevelType w:val="hybridMultilevel"/>
    <w:tmpl w:val="FFFFFFFF"/>
    <w:lvl w:ilvl="0" w:tplc="C1C06E12">
      <w:start w:val="1"/>
      <w:numFmt w:val="decimal"/>
      <w:lvlText w:val="%1."/>
      <w:lvlJc w:val="left"/>
      <w:pPr>
        <w:ind w:left="720" w:hanging="360"/>
      </w:pPr>
    </w:lvl>
    <w:lvl w:ilvl="1" w:tplc="42C60866">
      <w:start w:val="1"/>
      <w:numFmt w:val="lowerLetter"/>
      <w:lvlText w:val="%2."/>
      <w:lvlJc w:val="left"/>
      <w:pPr>
        <w:ind w:left="1440" w:hanging="360"/>
      </w:pPr>
    </w:lvl>
    <w:lvl w:ilvl="2" w:tplc="B6625294">
      <w:start w:val="1"/>
      <w:numFmt w:val="lowerRoman"/>
      <w:lvlText w:val="%3."/>
      <w:lvlJc w:val="right"/>
      <w:pPr>
        <w:ind w:left="2160" w:hanging="180"/>
      </w:pPr>
    </w:lvl>
    <w:lvl w:ilvl="3" w:tplc="68F01C70">
      <w:start w:val="1"/>
      <w:numFmt w:val="decimal"/>
      <w:lvlText w:val="%4."/>
      <w:lvlJc w:val="left"/>
      <w:pPr>
        <w:ind w:left="2880" w:hanging="360"/>
      </w:pPr>
    </w:lvl>
    <w:lvl w:ilvl="4" w:tplc="4FBC377A">
      <w:start w:val="1"/>
      <w:numFmt w:val="lowerLetter"/>
      <w:lvlText w:val="%5."/>
      <w:lvlJc w:val="left"/>
      <w:pPr>
        <w:ind w:left="3600" w:hanging="360"/>
      </w:pPr>
    </w:lvl>
    <w:lvl w:ilvl="5" w:tplc="955EE580">
      <w:start w:val="1"/>
      <w:numFmt w:val="lowerRoman"/>
      <w:lvlText w:val="%6."/>
      <w:lvlJc w:val="right"/>
      <w:pPr>
        <w:ind w:left="4320" w:hanging="180"/>
      </w:pPr>
    </w:lvl>
    <w:lvl w:ilvl="6" w:tplc="0A664E74">
      <w:start w:val="1"/>
      <w:numFmt w:val="decimal"/>
      <w:lvlText w:val="%7."/>
      <w:lvlJc w:val="left"/>
      <w:pPr>
        <w:ind w:left="5040" w:hanging="360"/>
      </w:pPr>
    </w:lvl>
    <w:lvl w:ilvl="7" w:tplc="4B626D54">
      <w:start w:val="1"/>
      <w:numFmt w:val="lowerLetter"/>
      <w:lvlText w:val="%8."/>
      <w:lvlJc w:val="left"/>
      <w:pPr>
        <w:ind w:left="5760" w:hanging="360"/>
      </w:pPr>
    </w:lvl>
    <w:lvl w:ilvl="8" w:tplc="B53C659E">
      <w:start w:val="1"/>
      <w:numFmt w:val="lowerRoman"/>
      <w:lvlText w:val="%9."/>
      <w:lvlJc w:val="right"/>
      <w:pPr>
        <w:ind w:left="6480" w:hanging="180"/>
      </w:pPr>
    </w:lvl>
  </w:abstractNum>
  <w:abstractNum w:abstractNumId="24" w15:restartNumberingAfterBreak="0">
    <w:nsid w:val="5399524A"/>
    <w:multiLevelType w:val="hybridMultilevel"/>
    <w:tmpl w:val="FFFFFFFF"/>
    <w:lvl w:ilvl="0" w:tplc="57B2A816">
      <w:start w:val="1"/>
      <w:numFmt w:val="decimal"/>
      <w:lvlText w:val="%1."/>
      <w:lvlJc w:val="left"/>
      <w:pPr>
        <w:ind w:left="720" w:hanging="360"/>
      </w:pPr>
    </w:lvl>
    <w:lvl w:ilvl="1" w:tplc="CB785476">
      <w:start w:val="1"/>
      <w:numFmt w:val="lowerLetter"/>
      <w:lvlText w:val="%2."/>
      <w:lvlJc w:val="left"/>
      <w:pPr>
        <w:ind w:left="1440" w:hanging="360"/>
      </w:pPr>
    </w:lvl>
    <w:lvl w:ilvl="2" w:tplc="C812E7F4">
      <w:start w:val="1"/>
      <w:numFmt w:val="lowerRoman"/>
      <w:lvlText w:val="%3."/>
      <w:lvlJc w:val="right"/>
      <w:pPr>
        <w:ind w:left="2160" w:hanging="180"/>
      </w:pPr>
    </w:lvl>
    <w:lvl w:ilvl="3" w:tplc="40405E8C">
      <w:start w:val="1"/>
      <w:numFmt w:val="decimal"/>
      <w:lvlText w:val="%4."/>
      <w:lvlJc w:val="left"/>
      <w:pPr>
        <w:ind w:left="2880" w:hanging="360"/>
      </w:pPr>
    </w:lvl>
    <w:lvl w:ilvl="4" w:tplc="761C7796">
      <w:start w:val="1"/>
      <w:numFmt w:val="lowerLetter"/>
      <w:lvlText w:val="%5."/>
      <w:lvlJc w:val="left"/>
      <w:pPr>
        <w:ind w:left="3600" w:hanging="360"/>
      </w:pPr>
    </w:lvl>
    <w:lvl w:ilvl="5" w:tplc="187CC5EE">
      <w:start w:val="1"/>
      <w:numFmt w:val="lowerRoman"/>
      <w:lvlText w:val="%6."/>
      <w:lvlJc w:val="right"/>
      <w:pPr>
        <w:ind w:left="4320" w:hanging="180"/>
      </w:pPr>
    </w:lvl>
    <w:lvl w:ilvl="6" w:tplc="B7DE2D3E">
      <w:start w:val="1"/>
      <w:numFmt w:val="decimal"/>
      <w:lvlText w:val="%7."/>
      <w:lvlJc w:val="left"/>
      <w:pPr>
        <w:ind w:left="5040" w:hanging="360"/>
      </w:pPr>
    </w:lvl>
    <w:lvl w:ilvl="7" w:tplc="ED627F18">
      <w:start w:val="1"/>
      <w:numFmt w:val="lowerLetter"/>
      <w:lvlText w:val="%8."/>
      <w:lvlJc w:val="left"/>
      <w:pPr>
        <w:ind w:left="5760" w:hanging="360"/>
      </w:pPr>
    </w:lvl>
    <w:lvl w:ilvl="8" w:tplc="1C960E00">
      <w:start w:val="1"/>
      <w:numFmt w:val="lowerRoman"/>
      <w:lvlText w:val="%9."/>
      <w:lvlJc w:val="right"/>
      <w:pPr>
        <w:ind w:left="6480" w:hanging="180"/>
      </w:pPr>
    </w:lvl>
  </w:abstractNum>
  <w:abstractNum w:abstractNumId="25" w15:restartNumberingAfterBreak="0">
    <w:nsid w:val="5747761A"/>
    <w:multiLevelType w:val="hybridMultilevel"/>
    <w:tmpl w:val="FFFFFFFF"/>
    <w:lvl w:ilvl="0" w:tplc="218664A4">
      <w:start w:val="1"/>
      <w:numFmt w:val="decimal"/>
      <w:lvlText w:val="%1."/>
      <w:lvlJc w:val="left"/>
      <w:pPr>
        <w:ind w:left="720" w:hanging="360"/>
      </w:pPr>
    </w:lvl>
    <w:lvl w:ilvl="1" w:tplc="5F5CC08E">
      <w:start w:val="1"/>
      <w:numFmt w:val="lowerLetter"/>
      <w:lvlText w:val="%2."/>
      <w:lvlJc w:val="left"/>
      <w:pPr>
        <w:ind w:left="1440" w:hanging="360"/>
      </w:pPr>
    </w:lvl>
    <w:lvl w:ilvl="2" w:tplc="82B6FBD0">
      <w:start w:val="1"/>
      <w:numFmt w:val="lowerRoman"/>
      <w:lvlText w:val="%3."/>
      <w:lvlJc w:val="right"/>
      <w:pPr>
        <w:ind w:left="2160" w:hanging="180"/>
      </w:pPr>
    </w:lvl>
    <w:lvl w:ilvl="3" w:tplc="17322F80">
      <w:start w:val="1"/>
      <w:numFmt w:val="decimal"/>
      <w:lvlText w:val="%4."/>
      <w:lvlJc w:val="left"/>
      <w:pPr>
        <w:ind w:left="2880" w:hanging="360"/>
      </w:pPr>
    </w:lvl>
    <w:lvl w:ilvl="4" w:tplc="BAA4B3C0">
      <w:start w:val="1"/>
      <w:numFmt w:val="lowerLetter"/>
      <w:lvlText w:val="%5."/>
      <w:lvlJc w:val="left"/>
      <w:pPr>
        <w:ind w:left="3600" w:hanging="360"/>
      </w:pPr>
    </w:lvl>
    <w:lvl w:ilvl="5" w:tplc="4EDCD154">
      <w:start w:val="1"/>
      <w:numFmt w:val="lowerRoman"/>
      <w:lvlText w:val="%6."/>
      <w:lvlJc w:val="right"/>
      <w:pPr>
        <w:ind w:left="4320" w:hanging="180"/>
      </w:pPr>
    </w:lvl>
    <w:lvl w:ilvl="6" w:tplc="2FCAA030">
      <w:start w:val="1"/>
      <w:numFmt w:val="decimal"/>
      <w:lvlText w:val="%7."/>
      <w:lvlJc w:val="left"/>
      <w:pPr>
        <w:ind w:left="5040" w:hanging="360"/>
      </w:pPr>
    </w:lvl>
    <w:lvl w:ilvl="7" w:tplc="F592A0DC">
      <w:start w:val="1"/>
      <w:numFmt w:val="lowerLetter"/>
      <w:lvlText w:val="%8."/>
      <w:lvlJc w:val="left"/>
      <w:pPr>
        <w:ind w:left="5760" w:hanging="360"/>
      </w:pPr>
    </w:lvl>
    <w:lvl w:ilvl="8" w:tplc="9A4AB07A">
      <w:start w:val="1"/>
      <w:numFmt w:val="lowerRoman"/>
      <w:lvlText w:val="%9."/>
      <w:lvlJc w:val="right"/>
      <w:pPr>
        <w:ind w:left="6480" w:hanging="180"/>
      </w:pPr>
    </w:lvl>
  </w:abstractNum>
  <w:abstractNum w:abstractNumId="26" w15:restartNumberingAfterBreak="0">
    <w:nsid w:val="60560C00"/>
    <w:multiLevelType w:val="hybridMultilevel"/>
    <w:tmpl w:val="FFFFFFFF"/>
    <w:lvl w:ilvl="0" w:tplc="FA9492C2">
      <w:start w:val="1"/>
      <w:numFmt w:val="decimal"/>
      <w:lvlText w:val="%1."/>
      <w:lvlJc w:val="left"/>
      <w:pPr>
        <w:ind w:left="720" w:hanging="360"/>
      </w:pPr>
    </w:lvl>
    <w:lvl w:ilvl="1" w:tplc="C464D714">
      <w:start w:val="1"/>
      <w:numFmt w:val="lowerLetter"/>
      <w:lvlText w:val="%2."/>
      <w:lvlJc w:val="left"/>
      <w:pPr>
        <w:ind w:left="1440" w:hanging="360"/>
      </w:pPr>
    </w:lvl>
    <w:lvl w:ilvl="2" w:tplc="D8D60FBC">
      <w:start w:val="1"/>
      <w:numFmt w:val="lowerRoman"/>
      <w:lvlText w:val="%3."/>
      <w:lvlJc w:val="right"/>
      <w:pPr>
        <w:ind w:left="2160" w:hanging="180"/>
      </w:pPr>
    </w:lvl>
    <w:lvl w:ilvl="3" w:tplc="18E4313A">
      <w:start w:val="1"/>
      <w:numFmt w:val="decimal"/>
      <w:lvlText w:val="%4."/>
      <w:lvlJc w:val="left"/>
      <w:pPr>
        <w:ind w:left="2880" w:hanging="360"/>
      </w:pPr>
    </w:lvl>
    <w:lvl w:ilvl="4" w:tplc="FC7CCB6A">
      <w:start w:val="1"/>
      <w:numFmt w:val="lowerLetter"/>
      <w:lvlText w:val="%5."/>
      <w:lvlJc w:val="left"/>
      <w:pPr>
        <w:ind w:left="3600" w:hanging="360"/>
      </w:pPr>
    </w:lvl>
    <w:lvl w:ilvl="5" w:tplc="58DA04EE">
      <w:start w:val="1"/>
      <w:numFmt w:val="lowerRoman"/>
      <w:lvlText w:val="%6."/>
      <w:lvlJc w:val="right"/>
      <w:pPr>
        <w:ind w:left="4320" w:hanging="180"/>
      </w:pPr>
    </w:lvl>
    <w:lvl w:ilvl="6" w:tplc="7A36D5F4">
      <w:start w:val="1"/>
      <w:numFmt w:val="decimal"/>
      <w:lvlText w:val="%7."/>
      <w:lvlJc w:val="left"/>
      <w:pPr>
        <w:ind w:left="5040" w:hanging="360"/>
      </w:pPr>
    </w:lvl>
    <w:lvl w:ilvl="7" w:tplc="A04893D6">
      <w:start w:val="1"/>
      <w:numFmt w:val="lowerLetter"/>
      <w:lvlText w:val="%8."/>
      <w:lvlJc w:val="left"/>
      <w:pPr>
        <w:ind w:left="5760" w:hanging="360"/>
      </w:pPr>
    </w:lvl>
    <w:lvl w:ilvl="8" w:tplc="E8E4F072">
      <w:start w:val="1"/>
      <w:numFmt w:val="lowerRoman"/>
      <w:lvlText w:val="%9."/>
      <w:lvlJc w:val="right"/>
      <w:pPr>
        <w:ind w:left="6480" w:hanging="180"/>
      </w:pPr>
    </w:lvl>
  </w:abstractNum>
  <w:abstractNum w:abstractNumId="27" w15:restartNumberingAfterBreak="0">
    <w:nsid w:val="62C277DE"/>
    <w:multiLevelType w:val="hybridMultilevel"/>
    <w:tmpl w:val="FFFFFFFF"/>
    <w:lvl w:ilvl="0" w:tplc="B464FB3A">
      <w:start w:val="1"/>
      <w:numFmt w:val="decimal"/>
      <w:lvlText w:val="%1."/>
      <w:lvlJc w:val="left"/>
      <w:pPr>
        <w:ind w:left="720" w:hanging="360"/>
      </w:pPr>
    </w:lvl>
    <w:lvl w:ilvl="1" w:tplc="96026FB8">
      <w:start w:val="1"/>
      <w:numFmt w:val="lowerLetter"/>
      <w:lvlText w:val="%2."/>
      <w:lvlJc w:val="left"/>
      <w:pPr>
        <w:ind w:left="1440" w:hanging="360"/>
      </w:pPr>
    </w:lvl>
    <w:lvl w:ilvl="2" w:tplc="57FA6D1E">
      <w:start w:val="1"/>
      <w:numFmt w:val="lowerRoman"/>
      <w:lvlText w:val="%3."/>
      <w:lvlJc w:val="right"/>
      <w:pPr>
        <w:ind w:left="2160" w:hanging="180"/>
      </w:pPr>
    </w:lvl>
    <w:lvl w:ilvl="3" w:tplc="8F705F44">
      <w:start w:val="1"/>
      <w:numFmt w:val="decimal"/>
      <w:lvlText w:val="%4."/>
      <w:lvlJc w:val="left"/>
      <w:pPr>
        <w:ind w:left="2880" w:hanging="360"/>
      </w:pPr>
    </w:lvl>
    <w:lvl w:ilvl="4" w:tplc="16F062EC">
      <w:start w:val="1"/>
      <w:numFmt w:val="lowerLetter"/>
      <w:lvlText w:val="%5."/>
      <w:lvlJc w:val="left"/>
      <w:pPr>
        <w:ind w:left="3600" w:hanging="360"/>
      </w:pPr>
    </w:lvl>
    <w:lvl w:ilvl="5" w:tplc="4D669240">
      <w:start w:val="1"/>
      <w:numFmt w:val="lowerRoman"/>
      <w:lvlText w:val="%6."/>
      <w:lvlJc w:val="right"/>
      <w:pPr>
        <w:ind w:left="4320" w:hanging="180"/>
      </w:pPr>
    </w:lvl>
    <w:lvl w:ilvl="6" w:tplc="1AD81B4C">
      <w:start w:val="1"/>
      <w:numFmt w:val="decimal"/>
      <w:lvlText w:val="%7."/>
      <w:lvlJc w:val="left"/>
      <w:pPr>
        <w:ind w:left="5040" w:hanging="360"/>
      </w:pPr>
    </w:lvl>
    <w:lvl w:ilvl="7" w:tplc="AD9A5C64">
      <w:start w:val="1"/>
      <w:numFmt w:val="lowerLetter"/>
      <w:lvlText w:val="%8."/>
      <w:lvlJc w:val="left"/>
      <w:pPr>
        <w:ind w:left="5760" w:hanging="360"/>
      </w:pPr>
    </w:lvl>
    <w:lvl w:ilvl="8" w:tplc="E14014C0">
      <w:start w:val="1"/>
      <w:numFmt w:val="lowerRoman"/>
      <w:lvlText w:val="%9."/>
      <w:lvlJc w:val="right"/>
      <w:pPr>
        <w:ind w:left="6480" w:hanging="180"/>
      </w:pPr>
    </w:lvl>
  </w:abstractNum>
  <w:abstractNum w:abstractNumId="28" w15:restartNumberingAfterBreak="0">
    <w:nsid w:val="63CC5AD9"/>
    <w:multiLevelType w:val="hybridMultilevel"/>
    <w:tmpl w:val="FFFFFFFF"/>
    <w:lvl w:ilvl="0" w:tplc="2424F568">
      <w:start w:val="1"/>
      <w:numFmt w:val="bullet"/>
      <w:lvlText w:val=""/>
      <w:lvlJc w:val="left"/>
      <w:pPr>
        <w:ind w:left="720" w:hanging="360"/>
      </w:pPr>
      <w:rPr>
        <w:rFonts w:ascii="Symbol" w:hAnsi="Symbol" w:hint="default"/>
      </w:rPr>
    </w:lvl>
    <w:lvl w:ilvl="1" w:tplc="5172E178">
      <w:start w:val="1"/>
      <w:numFmt w:val="bullet"/>
      <w:lvlText w:val="o"/>
      <w:lvlJc w:val="left"/>
      <w:pPr>
        <w:ind w:left="1440" w:hanging="360"/>
      </w:pPr>
      <w:rPr>
        <w:rFonts w:ascii="Courier New" w:hAnsi="Courier New" w:hint="default"/>
      </w:rPr>
    </w:lvl>
    <w:lvl w:ilvl="2" w:tplc="3BAA55A0">
      <w:start w:val="1"/>
      <w:numFmt w:val="bullet"/>
      <w:lvlText w:val=""/>
      <w:lvlJc w:val="left"/>
      <w:pPr>
        <w:ind w:left="2160" w:hanging="360"/>
      </w:pPr>
      <w:rPr>
        <w:rFonts w:ascii="Wingdings" w:hAnsi="Wingdings" w:hint="default"/>
      </w:rPr>
    </w:lvl>
    <w:lvl w:ilvl="3" w:tplc="5DFCF532">
      <w:start w:val="1"/>
      <w:numFmt w:val="bullet"/>
      <w:lvlText w:val=""/>
      <w:lvlJc w:val="left"/>
      <w:pPr>
        <w:ind w:left="2880" w:hanging="360"/>
      </w:pPr>
      <w:rPr>
        <w:rFonts w:ascii="Symbol" w:hAnsi="Symbol" w:hint="default"/>
      </w:rPr>
    </w:lvl>
    <w:lvl w:ilvl="4" w:tplc="11146AA2">
      <w:start w:val="1"/>
      <w:numFmt w:val="bullet"/>
      <w:lvlText w:val="o"/>
      <w:lvlJc w:val="left"/>
      <w:pPr>
        <w:ind w:left="3600" w:hanging="360"/>
      </w:pPr>
      <w:rPr>
        <w:rFonts w:ascii="Courier New" w:hAnsi="Courier New" w:hint="default"/>
      </w:rPr>
    </w:lvl>
    <w:lvl w:ilvl="5" w:tplc="44606F5A">
      <w:start w:val="1"/>
      <w:numFmt w:val="bullet"/>
      <w:lvlText w:val=""/>
      <w:lvlJc w:val="left"/>
      <w:pPr>
        <w:ind w:left="4320" w:hanging="360"/>
      </w:pPr>
      <w:rPr>
        <w:rFonts w:ascii="Wingdings" w:hAnsi="Wingdings" w:hint="default"/>
      </w:rPr>
    </w:lvl>
    <w:lvl w:ilvl="6" w:tplc="40E0600A">
      <w:start w:val="1"/>
      <w:numFmt w:val="bullet"/>
      <w:lvlText w:val=""/>
      <w:lvlJc w:val="left"/>
      <w:pPr>
        <w:ind w:left="5040" w:hanging="360"/>
      </w:pPr>
      <w:rPr>
        <w:rFonts w:ascii="Symbol" w:hAnsi="Symbol" w:hint="default"/>
      </w:rPr>
    </w:lvl>
    <w:lvl w:ilvl="7" w:tplc="BD8C19F8">
      <w:start w:val="1"/>
      <w:numFmt w:val="bullet"/>
      <w:lvlText w:val="o"/>
      <w:lvlJc w:val="left"/>
      <w:pPr>
        <w:ind w:left="5760" w:hanging="360"/>
      </w:pPr>
      <w:rPr>
        <w:rFonts w:ascii="Courier New" w:hAnsi="Courier New" w:hint="default"/>
      </w:rPr>
    </w:lvl>
    <w:lvl w:ilvl="8" w:tplc="7ED8AC5A">
      <w:start w:val="1"/>
      <w:numFmt w:val="bullet"/>
      <w:lvlText w:val=""/>
      <w:lvlJc w:val="left"/>
      <w:pPr>
        <w:ind w:left="6480" w:hanging="360"/>
      </w:pPr>
      <w:rPr>
        <w:rFonts w:ascii="Wingdings" w:hAnsi="Wingdings" w:hint="default"/>
      </w:rPr>
    </w:lvl>
  </w:abstractNum>
  <w:abstractNum w:abstractNumId="29" w15:restartNumberingAfterBreak="0">
    <w:nsid w:val="652B7C4E"/>
    <w:multiLevelType w:val="hybridMultilevel"/>
    <w:tmpl w:val="64DCA5C4"/>
    <w:lvl w:ilvl="0" w:tplc="65E22DB2">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68D73B10"/>
    <w:multiLevelType w:val="hybridMultilevel"/>
    <w:tmpl w:val="FFFFFFFF"/>
    <w:lvl w:ilvl="0" w:tplc="42B0D972">
      <w:start w:val="1"/>
      <w:numFmt w:val="decimal"/>
      <w:lvlText w:val="%1."/>
      <w:lvlJc w:val="left"/>
      <w:pPr>
        <w:ind w:left="720" w:hanging="360"/>
      </w:pPr>
    </w:lvl>
    <w:lvl w:ilvl="1" w:tplc="65DAD394">
      <w:start w:val="1"/>
      <w:numFmt w:val="lowerLetter"/>
      <w:lvlText w:val="%2."/>
      <w:lvlJc w:val="left"/>
      <w:pPr>
        <w:ind w:left="1440" w:hanging="360"/>
      </w:pPr>
    </w:lvl>
    <w:lvl w:ilvl="2" w:tplc="95C8A1EA">
      <w:start w:val="1"/>
      <w:numFmt w:val="lowerRoman"/>
      <w:lvlText w:val="%3."/>
      <w:lvlJc w:val="right"/>
      <w:pPr>
        <w:ind w:left="2160" w:hanging="180"/>
      </w:pPr>
    </w:lvl>
    <w:lvl w:ilvl="3" w:tplc="34A60EB2">
      <w:start w:val="1"/>
      <w:numFmt w:val="decimal"/>
      <w:lvlText w:val="%4."/>
      <w:lvlJc w:val="left"/>
      <w:pPr>
        <w:ind w:left="2880" w:hanging="360"/>
      </w:pPr>
    </w:lvl>
    <w:lvl w:ilvl="4" w:tplc="24681736">
      <w:start w:val="1"/>
      <w:numFmt w:val="lowerLetter"/>
      <w:lvlText w:val="%5."/>
      <w:lvlJc w:val="left"/>
      <w:pPr>
        <w:ind w:left="3600" w:hanging="360"/>
      </w:pPr>
    </w:lvl>
    <w:lvl w:ilvl="5" w:tplc="FBD2500C">
      <w:start w:val="1"/>
      <w:numFmt w:val="lowerRoman"/>
      <w:lvlText w:val="%6."/>
      <w:lvlJc w:val="right"/>
      <w:pPr>
        <w:ind w:left="4320" w:hanging="180"/>
      </w:pPr>
    </w:lvl>
    <w:lvl w:ilvl="6" w:tplc="388A8CBA">
      <w:start w:val="1"/>
      <w:numFmt w:val="decimal"/>
      <w:lvlText w:val="%7."/>
      <w:lvlJc w:val="left"/>
      <w:pPr>
        <w:ind w:left="5040" w:hanging="360"/>
      </w:pPr>
    </w:lvl>
    <w:lvl w:ilvl="7" w:tplc="2F1EE8AA">
      <w:start w:val="1"/>
      <w:numFmt w:val="lowerLetter"/>
      <w:lvlText w:val="%8."/>
      <w:lvlJc w:val="left"/>
      <w:pPr>
        <w:ind w:left="5760" w:hanging="360"/>
      </w:pPr>
    </w:lvl>
    <w:lvl w:ilvl="8" w:tplc="51FCB908">
      <w:start w:val="1"/>
      <w:numFmt w:val="lowerRoman"/>
      <w:lvlText w:val="%9."/>
      <w:lvlJc w:val="right"/>
      <w:pPr>
        <w:ind w:left="6480" w:hanging="180"/>
      </w:pPr>
    </w:lvl>
  </w:abstractNum>
  <w:abstractNum w:abstractNumId="31" w15:restartNumberingAfterBreak="0">
    <w:nsid w:val="69704C24"/>
    <w:multiLevelType w:val="hybridMultilevel"/>
    <w:tmpl w:val="FFFFFFFF"/>
    <w:lvl w:ilvl="0" w:tplc="A9F00F70">
      <w:start w:val="1"/>
      <w:numFmt w:val="decimal"/>
      <w:lvlText w:val="%1."/>
      <w:lvlJc w:val="left"/>
      <w:pPr>
        <w:ind w:left="720" w:hanging="360"/>
      </w:pPr>
    </w:lvl>
    <w:lvl w:ilvl="1" w:tplc="9F063F46">
      <w:start w:val="1"/>
      <w:numFmt w:val="lowerLetter"/>
      <w:lvlText w:val="%2."/>
      <w:lvlJc w:val="left"/>
      <w:pPr>
        <w:ind w:left="1440" w:hanging="360"/>
      </w:pPr>
    </w:lvl>
    <w:lvl w:ilvl="2" w:tplc="B852D840">
      <w:start w:val="1"/>
      <w:numFmt w:val="lowerRoman"/>
      <w:lvlText w:val="%3."/>
      <w:lvlJc w:val="right"/>
      <w:pPr>
        <w:ind w:left="2160" w:hanging="180"/>
      </w:pPr>
    </w:lvl>
    <w:lvl w:ilvl="3" w:tplc="958E17F0">
      <w:start w:val="1"/>
      <w:numFmt w:val="decimal"/>
      <w:lvlText w:val="%4."/>
      <w:lvlJc w:val="left"/>
      <w:pPr>
        <w:ind w:left="2880" w:hanging="360"/>
      </w:pPr>
    </w:lvl>
    <w:lvl w:ilvl="4" w:tplc="C7022E14">
      <w:start w:val="1"/>
      <w:numFmt w:val="lowerLetter"/>
      <w:lvlText w:val="%5."/>
      <w:lvlJc w:val="left"/>
      <w:pPr>
        <w:ind w:left="3600" w:hanging="360"/>
      </w:pPr>
    </w:lvl>
    <w:lvl w:ilvl="5" w:tplc="010681FA">
      <w:start w:val="1"/>
      <w:numFmt w:val="lowerRoman"/>
      <w:lvlText w:val="%6."/>
      <w:lvlJc w:val="right"/>
      <w:pPr>
        <w:ind w:left="4320" w:hanging="180"/>
      </w:pPr>
    </w:lvl>
    <w:lvl w:ilvl="6" w:tplc="C9D6A478">
      <w:start w:val="1"/>
      <w:numFmt w:val="decimal"/>
      <w:lvlText w:val="%7."/>
      <w:lvlJc w:val="left"/>
      <w:pPr>
        <w:ind w:left="5040" w:hanging="360"/>
      </w:pPr>
    </w:lvl>
    <w:lvl w:ilvl="7" w:tplc="0E1825B2">
      <w:start w:val="1"/>
      <w:numFmt w:val="lowerLetter"/>
      <w:lvlText w:val="%8."/>
      <w:lvlJc w:val="left"/>
      <w:pPr>
        <w:ind w:left="5760" w:hanging="360"/>
      </w:pPr>
    </w:lvl>
    <w:lvl w:ilvl="8" w:tplc="A88472B2">
      <w:start w:val="1"/>
      <w:numFmt w:val="lowerRoman"/>
      <w:lvlText w:val="%9."/>
      <w:lvlJc w:val="right"/>
      <w:pPr>
        <w:ind w:left="6480" w:hanging="180"/>
      </w:pPr>
    </w:lvl>
  </w:abstractNum>
  <w:abstractNum w:abstractNumId="32" w15:restartNumberingAfterBreak="0">
    <w:nsid w:val="6A58043D"/>
    <w:multiLevelType w:val="hybridMultilevel"/>
    <w:tmpl w:val="FFFFFFFF"/>
    <w:lvl w:ilvl="0" w:tplc="76A8770C">
      <w:start w:val="1"/>
      <w:numFmt w:val="decimal"/>
      <w:lvlText w:val="%1."/>
      <w:lvlJc w:val="left"/>
      <w:pPr>
        <w:ind w:left="720" w:hanging="360"/>
      </w:pPr>
    </w:lvl>
    <w:lvl w:ilvl="1" w:tplc="8C9CA1D8">
      <w:start w:val="1"/>
      <w:numFmt w:val="lowerLetter"/>
      <w:lvlText w:val="%2."/>
      <w:lvlJc w:val="left"/>
      <w:pPr>
        <w:ind w:left="1440" w:hanging="360"/>
      </w:pPr>
    </w:lvl>
    <w:lvl w:ilvl="2" w:tplc="844A6A0E">
      <w:start w:val="1"/>
      <w:numFmt w:val="lowerRoman"/>
      <w:lvlText w:val="%3."/>
      <w:lvlJc w:val="right"/>
      <w:pPr>
        <w:ind w:left="2160" w:hanging="180"/>
      </w:pPr>
    </w:lvl>
    <w:lvl w:ilvl="3" w:tplc="180CFA9E">
      <w:start w:val="1"/>
      <w:numFmt w:val="decimal"/>
      <w:lvlText w:val="%4."/>
      <w:lvlJc w:val="left"/>
      <w:pPr>
        <w:ind w:left="2880" w:hanging="360"/>
      </w:pPr>
    </w:lvl>
    <w:lvl w:ilvl="4" w:tplc="46A6B25C">
      <w:start w:val="1"/>
      <w:numFmt w:val="lowerLetter"/>
      <w:lvlText w:val="%5."/>
      <w:lvlJc w:val="left"/>
      <w:pPr>
        <w:ind w:left="3600" w:hanging="360"/>
      </w:pPr>
    </w:lvl>
    <w:lvl w:ilvl="5" w:tplc="2162FE7A">
      <w:start w:val="1"/>
      <w:numFmt w:val="lowerRoman"/>
      <w:lvlText w:val="%6."/>
      <w:lvlJc w:val="right"/>
      <w:pPr>
        <w:ind w:left="4320" w:hanging="180"/>
      </w:pPr>
    </w:lvl>
    <w:lvl w:ilvl="6" w:tplc="1C1A58F8">
      <w:start w:val="1"/>
      <w:numFmt w:val="decimal"/>
      <w:lvlText w:val="%7."/>
      <w:lvlJc w:val="left"/>
      <w:pPr>
        <w:ind w:left="5040" w:hanging="360"/>
      </w:pPr>
    </w:lvl>
    <w:lvl w:ilvl="7" w:tplc="7EA27EAE">
      <w:start w:val="1"/>
      <w:numFmt w:val="lowerLetter"/>
      <w:lvlText w:val="%8."/>
      <w:lvlJc w:val="left"/>
      <w:pPr>
        <w:ind w:left="5760" w:hanging="360"/>
      </w:pPr>
    </w:lvl>
    <w:lvl w:ilvl="8" w:tplc="5BD2DCA6">
      <w:start w:val="1"/>
      <w:numFmt w:val="lowerRoman"/>
      <w:lvlText w:val="%9."/>
      <w:lvlJc w:val="right"/>
      <w:pPr>
        <w:ind w:left="6480" w:hanging="180"/>
      </w:pPr>
    </w:lvl>
  </w:abstractNum>
  <w:abstractNum w:abstractNumId="33" w15:restartNumberingAfterBreak="0">
    <w:nsid w:val="6B8B7FC0"/>
    <w:multiLevelType w:val="hybridMultilevel"/>
    <w:tmpl w:val="67E8A37E"/>
    <w:lvl w:ilvl="0" w:tplc="B8182044">
      <w:start w:val="1"/>
      <w:numFmt w:val="bullet"/>
      <w:lvlText w:val=""/>
      <w:lvlJc w:val="left"/>
      <w:pPr>
        <w:ind w:left="720" w:hanging="360"/>
      </w:pPr>
      <w:rPr>
        <w:rFonts w:ascii="Symbol" w:hAnsi="Symbol" w:hint="default"/>
      </w:rPr>
    </w:lvl>
    <w:lvl w:ilvl="1" w:tplc="44409EC2">
      <w:start w:val="1"/>
      <w:numFmt w:val="bullet"/>
      <w:lvlText w:val=""/>
      <w:lvlJc w:val="left"/>
      <w:pPr>
        <w:ind w:left="1440" w:hanging="360"/>
      </w:pPr>
      <w:rPr>
        <w:rFonts w:ascii="Symbol" w:hAnsi="Symbol" w:hint="default"/>
      </w:rPr>
    </w:lvl>
    <w:lvl w:ilvl="2" w:tplc="17ECF640">
      <w:start w:val="1"/>
      <w:numFmt w:val="bullet"/>
      <w:lvlText w:val=""/>
      <w:lvlJc w:val="left"/>
      <w:pPr>
        <w:ind w:left="2160" w:hanging="360"/>
      </w:pPr>
      <w:rPr>
        <w:rFonts w:ascii="Wingdings" w:hAnsi="Wingdings" w:hint="default"/>
      </w:rPr>
    </w:lvl>
    <w:lvl w:ilvl="3" w:tplc="8B42D186">
      <w:start w:val="1"/>
      <w:numFmt w:val="bullet"/>
      <w:lvlText w:val=""/>
      <w:lvlJc w:val="left"/>
      <w:pPr>
        <w:ind w:left="2880" w:hanging="360"/>
      </w:pPr>
      <w:rPr>
        <w:rFonts w:ascii="Symbol" w:hAnsi="Symbol" w:hint="default"/>
      </w:rPr>
    </w:lvl>
    <w:lvl w:ilvl="4" w:tplc="7CCAC094">
      <w:start w:val="1"/>
      <w:numFmt w:val="bullet"/>
      <w:lvlText w:val="o"/>
      <w:lvlJc w:val="left"/>
      <w:pPr>
        <w:ind w:left="3600" w:hanging="360"/>
      </w:pPr>
      <w:rPr>
        <w:rFonts w:ascii="Courier New" w:hAnsi="Courier New" w:hint="default"/>
      </w:rPr>
    </w:lvl>
    <w:lvl w:ilvl="5" w:tplc="82C06812">
      <w:start w:val="1"/>
      <w:numFmt w:val="bullet"/>
      <w:lvlText w:val=""/>
      <w:lvlJc w:val="left"/>
      <w:pPr>
        <w:ind w:left="4320" w:hanging="360"/>
      </w:pPr>
      <w:rPr>
        <w:rFonts w:ascii="Wingdings" w:hAnsi="Wingdings" w:hint="default"/>
      </w:rPr>
    </w:lvl>
    <w:lvl w:ilvl="6" w:tplc="E21E32E0">
      <w:start w:val="1"/>
      <w:numFmt w:val="bullet"/>
      <w:lvlText w:val=""/>
      <w:lvlJc w:val="left"/>
      <w:pPr>
        <w:ind w:left="5040" w:hanging="360"/>
      </w:pPr>
      <w:rPr>
        <w:rFonts w:ascii="Symbol" w:hAnsi="Symbol" w:hint="default"/>
      </w:rPr>
    </w:lvl>
    <w:lvl w:ilvl="7" w:tplc="2BFE05CC">
      <w:start w:val="1"/>
      <w:numFmt w:val="bullet"/>
      <w:lvlText w:val="o"/>
      <w:lvlJc w:val="left"/>
      <w:pPr>
        <w:ind w:left="5760" w:hanging="360"/>
      </w:pPr>
      <w:rPr>
        <w:rFonts w:ascii="Courier New" w:hAnsi="Courier New" w:hint="default"/>
      </w:rPr>
    </w:lvl>
    <w:lvl w:ilvl="8" w:tplc="E070D23C">
      <w:start w:val="1"/>
      <w:numFmt w:val="bullet"/>
      <w:lvlText w:val=""/>
      <w:lvlJc w:val="left"/>
      <w:pPr>
        <w:ind w:left="6480" w:hanging="360"/>
      </w:pPr>
      <w:rPr>
        <w:rFonts w:ascii="Wingdings" w:hAnsi="Wingdings" w:hint="default"/>
      </w:rPr>
    </w:lvl>
  </w:abstractNum>
  <w:abstractNum w:abstractNumId="34" w15:restartNumberingAfterBreak="0">
    <w:nsid w:val="6CFA7F4C"/>
    <w:multiLevelType w:val="hybridMultilevel"/>
    <w:tmpl w:val="FFFFFFFF"/>
    <w:lvl w:ilvl="0" w:tplc="A4EC6CC8">
      <w:start w:val="1"/>
      <w:numFmt w:val="decimal"/>
      <w:lvlText w:val="%1."/>
      <w:lvlJc w:val="left"/>
      <w:pPr>
        <w:ind w:left="720" w:hanging="360"/>
      </w:pPr>
    </w:lvl>
    <w:lvl w:ilvl="1" w:tplc="C7047126">
      <w:start w:val="1"/>
      <w:numFmt w:val="lowerLetter"/>
      <w:lvlText w:val="%2."/>
      <w:lvlJc w:val="left"/>
      <w:pPr>
        <w:ind w:left="1440" w:hanging="360"/>
      </w:pPr>
    </w:lvl>
    <w:lvl w:ilvl="2" w:tplc="1C1E3172">
      <w:start w:val="1"/>
      <w:numFmt w:val="lowerRoman"/>
      <w:lvlText w:val="%3."/>
      <w:lvlJc w:val="right"/>
      <w:pPr>
        <w:ind w:left="2160" w:hanging="180"/>
      </w:pPr>
    </w:lvl>
    <w:lvl w:ilvl="3" w:tplc="5E26322A">
      <w:start w:val="1"/>
      <w:numFmt w:val="decimal"/>
      <w:lvlText w:val="%4."/>
      <w:lvlJc w:val="left"/>
      <w:pPr>
        <w:ind w:left="2880" w:hanging="360"/>
      </w:pPr>
    </w:lvl>
    <w:lvl w:ilvl="4" w:tplc="DB606FF6">
      <w:start w:val="1"/>
      <w:numFmt w:val="lowerLetter"/>
      <w:lvlText w:val="%5."/>
      <w:lvlJc w:val="left"/>
      <w:pPr>
        <w:ind w:left="3600" w:hanging="360"/>
      </w:pPr>
    </w:lvl>
    <w:lvl w:ilvl="5" w:tplc="D1F669E2">
      <w:start w:val="1"/>
      <w:numFmt w:val="lowerRoman"/>
      <w:lvlText w:val="%6."/>
      <w:lvlJc w:val="right"/>
      <w:pPr>
        <w:ind w:left="4320" w:hanging="180"/>
      </w:pPr>
    </w:lvl>
    <w:lvl w:ilvl="6" w:tplc="9AC62F2E">
      <w:start w:val="1"/>
      <w:numFmt w:val="decimal"/>
      <w:lvlText w:val="%7."/>
      <w:lvlJc w:val="left"/>
      <w:pPr>
        <w:ind w:left="5040" w:hanging="360"/>
      </w:pPr>
    </w:lvl>
    <w:lvl w:ilvl="7" w:tplc="4930476A">
      <w:start w:val="1"/>
      <w:numFmt w:val="lowerLetter"/>
      <w:lvlText w:val="%8."/>
      <w:lvlJc w:val="left"/>
      <w:pPr>
        <w:ind w:left="5760" w:hanging="360"/>
      </w:pPr>
    </w:lvl>
    <w:lvl w:ilvl="8" w:tplc="3E34CDBE">
      <w:start w:val="1"/>
      <w:numFmt w:val="lowerRoman"/>
      <w:lvlText w:val="%9."/>
      <w:lvlJc w:val="right"/>
      <w:pPr>
        <w:ind w:left="6480" w:hanging="180"/>
      </w:pPr>
    </w:lvl>
  </w:abstractNum>
  <w:abstractNum w:abstractNumId="35" w15:restartNumberingAfterBreak="0">
    <w:nsid w:val="6E847A8D"/>
    <w:multiLevelType w:val="hybridMultilevel"/>
    <w:tmpl w:val="FFFFFFFF"/>
    <w:lvl w:ilvl="0" w:tplc="8E5498C2">
      <w:start w:val="1"/>
      <w:numFmt w:val="decimal"/>
      <w:lvlText w:val="%1."/>
      <w:lvlJc w:val="left"/>
      <w:pPr>
        <w:ind w:left="720" w:hanging="360"/>
      </w:pPr>
    </w:lvl>
    <w:lvl w:ilvl="1" w:tplc="CD3E58CE">
      <w:start w:val="1"/>
      <w:numFmt w:val="lowerLetter"/>
      <w:lvlText w:val="%2."/>
      <w:lvlJc w:val="left"/>
      <w:pPr>
        <w:ind w:left="1440" w:hanging="360"/>
      </w:pPr>
    </w:lvl>
    <w:lvl w:ilvl="2" w:tplc="2BFCB488">
      <w:start w:val="1"/>
      <w:numFmt w:val="lowerRoman"/>
      <w:lvlText w:val="%3."/>
      <w:lvlJc w:val="right"/>
      <w:pPr>
        <w:ind w:left="2160" w:hanging="180"/>
      </w:pPr>
    </w:lvl>
    <w:lvl w:ilvl="3" w:tplc="35729E54">
      <w:start w:val="1"/>
      <w:numFmt w:val="decimal"/>
      <w:lvlText w:val="%4."/>
      <w:lvlJc w:val="left"/>
      <w:pPr>
        <w:ind w:left="2880" w:hanging="360"/>
      </w:pPr>
    </w:lvl>
    <w:lvl w:ilvl="4" w:tplc="744606D4">
      <w:start w:val="1"/>
      <w:numFmt w:val="lowerLetter"/>
      <w:lvlText w:val="%5."/>
      <w:lvlJc w:val="left"/>
      <w:pPr>
        <w:ind w:left="3600" w:hanging="360"/>
      </w:pPr>
    </w:lvl>
    <w:lvl w:ilvl="5" w:tplc="5BB0E260">
      <w:start w:val="1"/>
      <w:numFmt w:val="lowerRoman"/>
      <w:lvlText w:val="%6."/>
      <w:lvlJc w:val="right"/>
      <w:pPr>
        <w:ind w:left="4320" w:hanging="180"/>
      </w:pPr>
    </w:lvl>
    <w:lvl w:ilvl="6" w:tplc="FEF228B4">
      <w:start w:val="1"/>
      <w:numFmt w:val="decimal"/>
      <w:lvlText w:val="%7."/>
      <w:lvlJc w:val="left"/>
      <w:pPr>
        <w:ind w:left="5040" w:hanging="360"/>
      </w:pPr>
    </w:lvl>
    <w:lvl w:ilvl="7" w:tplc="E2044EC2">
      <w:start w:val="1"/>
      <w:numFmt w:val="lowerLetter"/>
      <w:lvlText w:val="%8."/>
      <w:lvlJc w:val="left"/>
      <w:pPr>
        <w:ind w:left="5760" w:hanging="360"/>
      </w:pPr>
    </w:lvl>
    <w:lvl w:ilvl="8" w:tplc="FDFC331C">
      <w:start w:val="1"/>
      <w:numFmt w:val="lowerRoman"/>
      <w:lvlText w:val="%9."/>
      <w:lvlJc w:val="right"/>
      <w:pPr>
        <w:ind w:left="6480" w:hanging="180"/>
      </w:pPr>
    </w:lvl>
  </w:abstractNum>
  <w:abstractNum w:abstractNumId="36" w15:restartNumberingAfterBreak="0">
    <w:nsid w:val="71A16B5B"/>
    <w:multiLevelType w:val="hybridMultilevel"/>
    <w:tmpl w:val="FFFFFFFF"/>
    <w:lvl w:ilvl="0" w:tplc="A3D813BE">
      <w:start w:val="1"/>
      <w:numFmt w:val="decimal"/>
      <w:lvlText w:val="%1."/>
      <w:lvlJc w:val="left"/>
      <w:pPr>
        <w:ind w:left="720" w:hanging="360"/>
      </w:pPr>
    </w:lvl>
    <w:lvl w:ilvl="1" w:tplc="BF00083A">
      <w:start w:val="1"/>
      <w:numFmt w:val="lowerLetter"/>
      <w:lvlText w:val="%2."/>
      <w:lvlJc w:val="left"/>
      <w:pPr>
        <w:ind w:left="1440" w:hanging="360"/>
      </w:pPr>
    </w:lvl>
    <w:lvl w:ilvl="2" w:tplc="0EE26D1E">
      <w:start w:val="1"/>
      <w:numFmt w:val="lowerRoman"/>
      <w:lvlText w:val="%3."/>
      <w:lvlJc w:val="right"/>
      <w:pPr>
        <w:ind w:left="2160" w:hanging="180"/>
      </w:pPr>
    </w:lvl>
    <w:lvl w:ilvl="3" w:tplc="73A60CAA">
      <w:start w:val="1"/>
      <w:numFmt w:val="decimal"/>
      <w:lvlText w:val="%4."/>
      <w:lvlJc w:val="left"/>
      <w:pPr>
        <w:ind w:left="2880" w:hanging="360"/>
      </w:pPr>
    </w:lvl>
    <w:lvl w:ilvl="4" w:tplc="3A24E8B4">
      <w:start w:val="1"/>
      <w:numFmt w:val="lowerLetter"/>
      <w:lvlText w:val="%5."/>
      <w:lvlJc w:val="left"/>
      <w:pPr>
        <w:ind w:left="3600" w:hanging="360"/>
      </w:pPr>
    </w:lvl>
    <w:lvl w:ilvl="5" w:tplc="059C928A">
      <w:start w:val="1"/>
      <w:numFmt w:val="lowerRoman"/>
      <w:lvlText w:val="%6."/>
      <w:lvlJc w:val="right"/>
      <w:pPr>
        <w:ind w:left="4320" w:hanging="180"/>
      </w:pPr>
    </w:lvl>
    <w:lvl w:ilvl="6" w:tplc="49F46E5A">
      <w:start w:val="1"/>
      <w:numFmt w:val="decimal"/>
      <w:lvlText w:val="%7."/>
      <w:lvlJc w:val="left"/>
      <w:pPr>
        <w:ind w:left="5040" w:hanging="360"/>
      </w:pPr>
    </w:lvl>
    <w:lvl w:ilvl="7" w:tplc="11729CE8">
      <w:start w:val="1"/>
      <w:numFmt w:val="lowerLetter"/>
      <w:lvlText w:val="%8."/>
      <w:lvlJc w:val="left"/>
      <w:pPr>
        <w:ind w:left="5760" w:hanging="360"/>
      </w:pPr>
    </w:lvl>
    <w:lvl w:ilvl="8" w:tplc="2020B9BC">
      <w:start w:val="1"/>
      <w:numFmt w:val="lowerRoman"/>
      <w:lvlText w:val="%9."/>
      <w:lvlJc w:val="right"/>
      <w:pPr>
        <w:ind w:left="6480" w:hanging="180"/>
      </w:pPr>
    </w:lvl>
  </w:abstractNum>
  <w:abstractNum w:abstractNumId="37" w15:restartNumberingAfterBreak="0">
    <w:nsid w:val="75494BEA"/>
    <w:multiLevelType w:val="hybridMultilevel"/>
    <w:tmpl w:val="03A421D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8" w15:restartNumberingAfterBreak="0">
    <w:nsid w:val="7650332B"/>
    <w:multiLevelType w:val="hybridMultilevel"/>
    <w:tmpl w:val="FFFFFFFF"/>
    <w:lvl w:ilvl="0" w:tplc="8CF04DFE">
      <w:start w:val="1"/>
      <w:numFmt w:val="decimal"/>
      <w:lvlText w:val="%1."/>
      <w:lvlJc w:val="left"/>
      <w:pPr>
        <w:ind w:left="720" w:hanging="360"/>
      </w:pPr>
    </w:lvl>
    <w:lvl w:ilvl="1" w:tplc="9D4A8D66">
      <w:start w:val="1"/>
      <w:numFmt w:val="lowerLetter"/>
      <w:lvlText w:val="%2."/>
      <w:lvlJc w:val="left"/>
      <w:pPr>
        <w:ind w:left="1440" w:hanging="360"/>
      </w:pPr>
    </w:lvl>
    <w:lvl w:ilvl="2" w:tplc="FF3A1C42">
      <w:start w:val="1"/>
      <w:numFmt w:val="lowerRoman"/>
      <w:lvlText w:val="%3."/>
      <w:lvlJc w:val="right"/>
      <w:pPr>
        <w:ind w:left="2160" w:hanging="180"/>
      </w:pPr>
    </w:lvl>
    <w:lvl w:ilvl="3" w:tplc="6862DA36">
      <w:start w:val="1"/>
      <w:numFmt w:val="decimal"/>
      <w:lvlText w:val="%4."/>
      <w:lvlJc w:val="left"/>
      <w:pPr>
        <w:ind w:left="2880" w:hanging="360"/>
      </w:pPr>
    </w:lvl>
    <w:lvl w:ilvl="4" w:tplc="0736E7A4">
      <w:start w:val="1"/>
      <w:numFmt w:val="lowerLetter"/>
      <w:lvlText w:val="%5."/>
      <w:lvlJc w:val="left"/>
      <w:pPr>
        <w:ind w:left="3600" w:hanging="360"/>
      </w:pPr>
    </w:lvl>
    <w:lvl w:ilvl="5" w:tplc="085AB412">
      <w:start w:val="1"/>
      <w:numFmt w:val="lowerRoman"/>
      <w:lvlText w:val="%6."/>
      <w:lvlJc w:val="right"/>
      <w:pPr>
        <w:ind w:left="4320" w:hanging="180"/>
      </w:pPr>
    </w:lvl>
    <w:lvl w:ilvl="6" w:tplc="C06EDE78">
      <w:start w:val="1"/>
      <w:numFmt w:val="decimal"/>
      <w:lvlText w:val="%7."/>
      <w:lvlJc w:val="left"/>
      <w:pPr>
        <w:ind w:left="5040" w:hanging="360"/>
      </w:pPr>
    </w:lvl>
    <w:lvl w:ilvl="7" w:tplc="63820C92">
      <w:start w:val="1"/>
      <w:numFmt w:val="lowerLetter"/>
      <w:lvlText w:val="%8."/>
      <w:lvlJc w:val="left"/>
      <w:pPr>
        <w:ind w:left="5760" w:hanging="360"/>
      </w:pPr>
    </w:lvl>
    <w:lvl w:ilvl="8" w:tplc="8BBC462C">
      <w:start w:val="1"/>
      <w:numFmt w:val="lowerRoman"/>
      <w:lvlText w:val="%9."/>
      <w:lvlJc w:val="right"/>
      <w:pPr>
        <w:ind w:left="6480" w:hanging="180"/>
      </w:pPr>
    </w:lvl>
  </w:abstractNum>
  <w:abstractNum w:abstractNumId="39" w15:restartNumberingAfterBreak="0">
    <w:nsid w:val="77665774"/>
    <w:multiLevelType w:val="hybridMultilevel"/>
    <w:tmpl w:val="FFFFFFFF"/>
    <w:lvl w:ilvl="0" w:tplc="9BDE26CA">
      <w:start w:val="1"/>
      <w:numFmt w:val="decimal"/>
      <w:lvlText w:val="%1."/>
      <w:lvlJc w:val="left"/>
      <w:pPr>
        <w:ind w:left="720" w:hanging="360"/>
      </w:pPr>
    </w:lvl>
    <w:lvl w:ilvl="1" w:tplc="5EAEB308">
      <w:start w:val="1"/>
      <w:numFmt w:val="lowerLetter"/>
      <w:lvlText w:val="%2."/>
      <w:lvlJc w:val="left"/>
      <w:pPr>
        <w:ind w:left="1440" w:hanging="360"/>
      </w:pPr>
    </w:lvl>
    <w:lvl w:ilvl="2" w:tplc="CD26AAF2">
      <w:start w:val="1"/>
      <w:numFmt w:val="lowerRoman"/>
      <w:lvlText w:val="%3."/>
      <w:lvlJc w:val="right"/>
      <w:pPr>
        <w:ind w:left="2160" w:hanging="180"/>
      </w:pPr>
    </w:lvl>
    <w:lvl w:ilvl="3" w:tplc="92C8AE00">
      <w:start w:val="1"/>
      <w:numFmt w:val="decimal"/>
      <w:lvlText w:val="%4."/>
      <w:lvlJc w:val="left"/>
      <w:pPr>
        <w:ind w:left="2880" w:hanging="360"/>
      </w:pPr>
    </w:lvl>
    <w:lvl w:ilvl="4" w:tplc="D1787A6E">
      <w:start w:val="1"/>
      <w:numFmt w:val="lowerLetter"/>
      <w:lvlText w:val="%5."/>
      <w:lvlJc w:val="left"/>
      <w:pPr>
        <w:ind w:left="3600" w:hanging="360"/>
      </w:pPr>
    </w:lvl>
    <w:lvl w:ilvl="5" w:tplc="3E5EE86E">
      <w:start w:val="1"/>
      <w:numFmt w:val="lowerRoman"/>
      <w:lvlText w:val="%6."/>
      <w:lvlJc w:val="right"/>
      <w:pPr>
        <w:ind w:left="4320" w:hanging="180"/>
      </w:pPr>
    </w:lvl>
    <w:lvl w:ilvl="6" w:tplc="8124B944">
      <w:start w:val="1"/>
      <w:numFmt w:val="decimal"/>
      <w:lvlText w:val="%7."/>
      <w:lvlJc w:val="left"/>
      <w:pPr>
        <w:ind w:left="5040" w:hanging="360"/>
      </w:pPr>
    </w:lvl>
    <w:lvl w:ilvl="7" w:tplc="F716A03C">
      <w:start w:val="1"/>
      <w:numFmt w:val="lowerLetter"/>
      <w:lvlText w:val="%8."/>
      <w:lvlJc w:val="left"/>
      <w:pPr>
        <w:ind w:left="5760" w:hanging="360"/>
      </w:pPr>
    </w:lvl>
    <w:lvl w:ilvl="8" w:tplc="C54EBEE2">
      <w:start w:val="1"/>
      <w:numFmt w:val="lowerRoman"/>
      <w:lvlText w:val="%9."/>
      <w:lvlJc w:val="right"/>
      <w:pPr>
        <w:ind w:left="6480" w:hanging="180"/>
      </w:pPr>
    </w:lvl>
  </w:abstractNum>
  <w:abstractNum w:abstractNumId="40" w15:restartNumberingAfterBreak="0">
    <w:nsid w:val="7CF45E43"/>
    <w:multiLevelType w:val="hybridMultilevel"/>
    <w:tmpl w:val="DC1EE9E6"/>
    <w:lvl w:ilvl="0" w:tplc="B3A8CD66">
      <w:start w:val="1"/>
      <w:numFmt w:val="bullet"/>
      <w:lvlText w:val=""/>
      <w:lvlJc w:val="left"/>
      <w:pPr>
        <w:ind w:left="720" w:hanging="360"/>
      </w:pPr>
      <w:rPr>
        <w:rFonts w:ascii="Symbol" w:hAnsi="Symbol" w:hint="default"/>
      </w:rPr>
    </w:lvl>
    <w:lvl w:ilvl="1" w:tplc="6542243A">
      <w:start w:val="1"/>
      <w:numFmt w:val="bullet"/>
      <w:lvlText w:val="o"/>
      <w:lvlJc w:val="left"/>
      <w:pPr>
        <w:ind w:left="1440" w:hanging="360"/>
      </w:pPr>
      <w:rPr>
        <w:rFonts w:ascii="Courier New" w:hAnsi="Courier New" w:hint="default"/>
      </w:rPr>
    </w:lvl>
    <w:lvl w:ilvl="2" w:tplc="0B1EC128">
      <w:start w:val="1"/>
      <w:numFmt w:val="bullet"/>
      <w:lvlText w:val=""/>
      <w:lvlJc w:val="left"/>
      <w:pPr>
        <w:ind w:left="2160" w:hanging="360"/>
      </w:pPr>
      <w:rPr>
        <w:rFonts w:ascii="Wingdings" w:hAnsi="Wingdings" w:hint="default"/>
      </w:rPr>
    </w:lvl>
    <w:lvl w:ilvl="3" w:tplc="BFBE89C6">
      <w:start w:val="1"/>
      <w:numFmt w:val="bullet"/>
      <w:lvlText w:val=""/>
      <w:lvlJc w:val="left"/>
      <w:pPr>
        <w:ind w:left="2880" w:hanging="360"/>
      </w:pPr>
      <w:rPr>
        <w:rFonts w:ascii="Symbol" w:hAnsi="Symbol" w:hint="default"/>
      </w:rPr>
    </w:lvl>
    <w:lvl w:ilvl="4" w:tplc="10002380">
      <w:start w:val="1"/>
      <w:numFmt w:val="bullet"/>
      <w:lvlText w:val="o"/>
      <w:lvlJc w:val="left"/>
      <w:pPr>
        <w:ind w:left="3600" w:hanging="360"/>
      </w:pPr>
      <w:rPr>
        <w:rFonts w:ascii="Courier New" w:hAnsi="Courier New" w:hint="default"/>
      </w:rPr>
    </w:lvl>
    <w:lvl w:ilvl="5" w:tplc="5D12E8D8">
      <w:start w:val="1"/>
      <w:numFmt w:val="bullet"/>
      <w:lvlText w:val=""/>
      <w:lvlJc w:val="left"/>
      <w:pPr>
        <w:ind w:left="4320" w:hanging="360"/>
      </w:pPr>
      <w:rPr>
        <w:rFonts w:ascii="Wingdings" w:hAnsi="Wingdings" w:hint="default"/>
      </w:rPr>
    </w:lvl>
    <w:lvl w:ilvl="6" w:tplc="5B8C9626">
      <w:start w:val="1"/>
      <w:numFmt w:val="bullet"/>
      <w:lvlText w:val=""/>
      <w:lvlJc w:val="left"/>
      <w:pPr>
        <w:ind w:left="5040" w:hanging="360"/>
      </w:pPr>
      <w:rPr>
        <w:rFonts w:ascii="Symbol" w:hAnsi="Symbol" w:hint="default"/>
      </w:rPr>
    </w:lvl>
    <w:lvl w:ilvl="7" w:tplc="AE903DA2">
      <w:start w:val="1"/>
      <w:numFmt w:val="bullet"/>
      <w:lvlText w:val="o"/>
      <w:lvlJc w:val="left"/>
      <w:pPr>
        <w:ind w:left="5760" w:hanging="360"/>
      </w:pPr>
      <w:rPr>
        <w:rFonts w:ascii="Courier New" w:hAnsi="Courier New" w:hint="default"/>
      </w:rPr>
    </w:lvl>
    <w:lvl w:ilvl="8" w:tplc="FAA8ACA8">
      <w:start w:val="1"/>
      <w:numFmt w:val="bullet"/>
      <w:lvlText w:val=""/>
      <w:lvlJc w:val="left"/>
      <w:pPr>
        <w:ind w:left="6480" w:hanging="360"/>
      </w:pPr>
      <w:rPr>
        <w:rFonts w:ascii="Wingdings" w:hAnsi="Wingdings" w:hint="default"/>
      </w:rPr>
    </w:lvl>
  </w:abstractNum>
  <w:abstractNum w:abstractNumId="41" w15:restartNumberingAfterBreak="0">
    <w:nsid w:val="7EAE2020"/>
    <w:multiLevelType w:val="hybridMultilevel"/>
    <w:tmpl w:val="FFFFFFFF"/>
    <w:lvl w:ilvl="0" w:tplc="5CC8F10C">
      <w:start w:val="1"/>
      <w:numFmt w:val="decimal"/>
      <w:lvlText w:val="%1."/>
      <w:lvlJc w:val="left"/>
      <w:pPr>
        <w:ind w:left="720" w:hanging="360"/>
      </w:pPr>
    </w:lvl>
    <w:lvl w:ilvl="1" w:tplc="00CCCD94">
      <w:start w:val="1"/>
      <w:numFmt w:val="lowerLetter"/>
      <w:lvlText w:val="%2."/>
      <w:lvlJc w:val="left"/>
      <w:pPr>
        <w:ind w:left="1440" w:hanging="360"/>
      </w:pPr>
    </w:lvl>
    <w:lvl w:ilvl="2" w:tplc="3B188956">
      <w:start w:val="1"/>
      <w:numFmt w:val="lowerRoman"/>
      <w:lvlText w:val="%3."/>
      <w:lvlJc w:val="right"/>
      <w:pPr>
        <w:ind w:left="2160" w:hanging="180"/>
      </w:pPr>
    </w:lvl>
    <w:lvl w:ilvl="3" w:tplc="0D966FAE">
      <w:start w:val="1"/>
      <w:numFmt w:val="decimal"/>
      <w:lvlText w:val="%4."/>
      <w:lvlJc w:val="left"/>
      <w:pPr>
        <w:ind w:left="2880" w:hanging="360"/>
      </w:pPr>
    </w:lvl>
    <w:lvl w:ilvl="4" w:tplc="E9945B48">
      <w:start w:val="1"/>
      <w:numFmt w:val="lowerLetter"/>
      <w:lvlText w:val="%5."/>
      <w:lvlJc w:val="left"/>
      <w:pPr>
        <w:ind w:left="3600" w:hanging="360"/>
      </w:pPr>
    </w:lvl>
    <w:lvl w:ilvl="5" w:tplc="5F0E0F0E">
      <w:start w:val="1"/>
      <w:numFmt w:val="lowerRoman"/>
      <w:lvlText w:val="%6."/>
      <w:lvlJc w:val="right"/>
      <w:pPr>
        <w:ind w:left="4320" w:hanging="180"/>
      </w:pPr>
    </w:lvl>
    <w:lvl w:ilvl="6" w:tplc="09567DA0">
      <w:start w:val="1"/>
      <w:numFmt w:val="decimal"/>
      <w:lvlText w:val="%7."/>
      <w:lvlJc w:val="left"/>
      <w:pPr>
        <w:ind w:left="5040" w:hanging="360"/>
      </w:pPr>
    </w:lvl>
    <w:lvl w:ilvl="7" w:tplc="E774EA40">
      <w:start w:val="1"/>
      <w:numFmt w:val="lowerLetter"/>
      <w:lvlText w:val="%8."/>
      <w:lvlJc w:val="left"/>
      <w:pPr>
        <w:ind w:left="5760" w:hanging="360"/>
      </w:pPr>
    </w:lvl>
    <w:lvl w:ilvl="8" w:tplc="3B188FA2">
      <w:start w:val="1"/>
      <w:numFmt w:val="lowerRoman"/>
      <w:lvlText w:val="%9."/>
      <w:lvlJc w:val="right"/>
      <w:pPr>
        <w:ind w:left="6480" w:hanging="180"/>
      </w:pPr>
    </w:lvl>
  </w:abstractNum>
  <w:num w:numId="1">
    <w:abstractNumId w:val="33"/>
  </w:num>
  <w:num w:numId="2">
    <w:abstractNumId w:val="40"/>
  </w:num>
  <w:num w:numId="3">
    <w:abstractNumId w:val="22"/>
  </w:num>
  <w:num w:numId="4">
    <w:abstractNumId w:val="28"/>
  </w:num>
  <w:num w:numId="5">
    <w:abstractNumId w:val="5"/>
  </w:num>
  <w:num w:numId="6">
    <w:abstractNumId w:val="17"/>
  </w:num>
  <w:num w:numId="7">
    <w:abstractNumId w:val="9"/>
  </w:num>
  <w:num w:numId="8">
    <w:abstractNumId w:val="30"/>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9"/>
  </w:num>
  <w:num w:numId="11">
    <w:abstractNumId w:val="4"/>
  </w:num>
  <w:num w:numId="12">
    <w:abstractNumId w:val="29"/>
  </w:num>
  <w:num w:numId="13">
    <w:abstractNumId w:val="29"/>
  </w:num>
  <w:num w:numId="14">
    <w:abstractNumId w:val="32"/>
  </w:num>
  <w:num w:numId="15">
    <w:abstractNumId w:val="31"/>
  </w:num>
  <w:num w:numId="16">
    <w:abstractNumId w:val="10"/>
  </w:num>
  <w:num w:numId="17">
    <w:abstractNumId w:val="6"/>
  </w:num>
  <w:num w:numId="18">
    <w:abstractNumId w:val="41"/>
  </w:num>
  <w:num w:numId="19">
    <w:abstractNumId w:val="19"/>
  </w:num>
  <w:num w:numId="20">
    <w:abstractNumId w:val="1"/>
  </w:num>
  <w:num w:numId="21">
    <w:abstractNumId w:val="11"/>
  </w:num>
  <w:num w:numId="22">
    <w:abstractNumId w:val="38"/>
  </w:num>
  <w:num w:numId="23">
    <w:abstractNumId w:val="35"/>
  </w:num>
  <w:num w:numId="24">
    <w:abstractNumId w:val="13"/>
  </w:num>
  <w:num w:numId="25">
    <w:abstractNumId w:val="18"/>
  </w:num>
  <w:num w:numId="26">
    <w:abstractNumId w:val="8"/>
  </w:num>
  <w:num w:numId="27">
    <w:abstractNumId w:val="24"/>
  </w:num>
  <w:num w:numId="28">
    <w:abstractNumId w:val="16"/>
  </w:num>
  <w:num w:numId="29">
    <w:abstractNumId w:val="14"/>
  </w:num>
  <w:num w:numId="30">
    <w:abstractNumId w:val="36"/>
  </w:num>
  <w:num w:numId="31">
    <w:abstractNumId w:val="3"/>
  </w:num>
  <w:num w:numId="32">
    <w:abstractNumId w:val="27"/>
  </w:num>
  <w:num w:numId="33">
    <w:abstractNumId w:val="12"/>
  </w:num>
  <w:num w:numId="34">
    <w:abstractNumId w:val="26"/>
  </w:num>
  <w:num w:numId="35">
    <w:abstractNumId w:val="20"/>
  </w:num>
  <w:num w:numId="36">
    <w:abstractNumId w:val="7"/>
  </w:num>
  <w:num w:numId="37">
    <w:abstractNumId w:val="0"/>
  </w:num>
  <w:num w:numId="38">
    <w:abstractNumId w:val="25"/>
  </w:num>
  <w:num w:numId="39">
    <w:abstractNumId w:val="34"/>
  </w:num>
  <w:num w:numId="40">
    <w:abstractNumId w:val="23"/>
  </w:num>
  <w:num w:numId="41">
    <w:abstractNumId w:val="2"/>
  </w:num>
  <w:num w:numId="42">
    <w:abstractNumId w:val="15"/>
  </w:num>
  <w:num w:numId="4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cob Thøgersen">
    <w15:presenceInfo w15:providerId="AD" w15:userId="S-1-5-21-1111707740-1469251426-2251862497-10122"/>
  </w15:person>
  <w15:person w15:author="Esben Kran Christensen">
    <w15:presenceInfo w15:providerId="AD" w15:userId="S::au650694@uni.au.dk::7c454296-911c-4ccf-b982-238d52753f3a"/>
  </w15:person>
  <w15:person w15:author="Esben Kran Christensen [2]">
    <w15:presenceInfo w15:providerId="None" w15:userId="Esben Kran Christensen"/>
  </w15:person>
  <w15:person w15:author="Søren Orm Hansen">
    <w15:presenceInfo w15:providerId="AD" w15:userId="S::au612817@uni.au.dk::b0318531-f6cf-4805-bc1e-e33a86963e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433"/>
    <w:rsid w:val="00001983"/>
    <w:rsid w:val="000037A5"/>
    <w:rsid w:val="00005FF7"/>
    <w:rsid w:val="00007BDB"/>
    <w:rsid w:val="0001374D"/>
    <w:rsid w:val="0001416A"/>
    <w:rsid w:val="00015AF5"/>
    <w:rsid w:val="0001DCF3"/>
    <w:rsid w:val="00021872"/>
    <w:rsid w:val="00022439"/>
    <w:rsid w:val="00022C55"/>
    <w:rsid w:val="000238D4"/>
    <w:rsid w:val="00024FA5"/>
    <w:rsid w:val="00026211"/>
    <w:rsid w:val="00027877"/>
    <w:rsid w:val="0003041C"/>
    <w:rsid w:val="00030C44"/>
    <w:rsid w:val="00032FB7"/>
    <w:rsid w:val="000330E0"/>
    <w:rsid w:val="000358BC"/>
    <w:rsid w:val="00041920"/>
    <w:rsid w:val="00041DA7"/>
    <w:rsid w:val="00043224"/>
    <w:rsid w:val="00043754"/>
    <w:rsid w:val="000439F4"/>
    <w:rsid w:val="00045C70"/>
    <w:rsid w:val="00046681"/>
    <w:rsid w:val="0004774A"/>
    <w:rsid w:val="00051005"/>
    <w:rsid w:val="00051250"/>
    <w:rsid w:val="00052528"/>
    <w:rsid w:val="0005365F"/>
    <w:rsid w:val="00054A89"/>
    <w:rsid w:val="000566D9"/>
    <w:rsid w:val="00057682"/>
    <w:rsid w:val="00057889"/>
    <w:rsid w:val="00060254"/>
    <w:rsid w:val="00060817"/>
    <w:rsid w:val="00060E25"/>
    <w:rsid w:val="00060FB4"/>
    <w:rsid w:val="000620D7"/>
    <w:rsid w:val="00062801"/>
    <w:rsid w:val="000646CF"/>
    <w:rsid w:val="00064907"/>
    <w:rsid w:val="000656E2"/>
    <w:rsid w:val="00066019"/>
    <w:rsid w:val="0006753A"/>
    <w:rsid w:val="00070101"/>
    <w:rsid w:val="00071C1E"/>
    <w:rsid w:val="00071EBF"/>
    <w:rsid w:val="000724E9"/>
    <w:rsid w:val="0007463B"/>
    <w:rsid w:val="0007762B"/>
    <w:rsid w:val="00077D07"/>
    <w:rsid w:val="000805E3"/>
    <w:rsid w:val="00080C12"/>
    <w:rsid w:val="00081A91"/>
    <w:rsid w:val="00083449"/>
    <w:rsid w:val="00084FFA"/>
    <w:rsid w:val="00086E90"/>
    <w:rsid w:val="0008705B"/>
    <w:rsid w:val="0008746D"/>
    <w:rsid w:val="00093316"/>
    <w:rsid w:val="0009439B"/>
    <w:rsid w:val="00095AD0"/>
    <w:rsid w:val="000963C4"/>
    <w:rsid w:val="000A00F8"/>
    <w:rsid w:val="000A398F"/>
    <w:rsid w:val="000A3B25"/>
    <w:rsid w:val="000A3D31"/>
    <w:rsid w:val="000A42B2"/>
    <w:rsid w:val="000A47A4"/>
    <w:rsid w:val="000A61D3"/>
    <w:rsid w:val="000A7168"/>
    <w:rsid w:val="000A789C"/>
    <w:rsid w:val="000A78FD"/>
    <w:rsid w:val="000A79A8"/>
    <w:rsid w:val="000B335B"/>
    <w:rsid w:val="000B55B5"/>
    <w:rsid w:val="000B5F24"/>
    <w:rsid w:val="000C009D"/>
    <w:rsid w:val="000C77BA"/>
    <w:rsid w:val="000D0AEB"/>
    <w:rsid w:val="000D0F0B"/>
    <w:rsid w:val="000D0F52"/>
    <w:rsid w:val="000D1881"/>
    <w:rsid w:val="000D2FA3"/>
    <w:rsid w:val="000D3E5E"/>
    <w:rsid w:val="000D4F83"/>
    <w:rsid w:val="000D7278"/>
    <w:rsid w:val="000E18C1"/>
    <w:rsid w:val="000E5155"/>
    <w:rsid w:val="000E5246"/>
    <w:rsid w:val="000E53B4"/>
    <w:rsid w:val="000E57ED"/>
    <w:rsid w:val="000E6C95"/>
    <w:rsid w:val="000E6D8A"/>
    <w:rsid w:val="000E7986"/>
    <w:rsid w:val="000F0C77"/>
    <w:rsid w:val="000F7837"/>
    <w:rsid w:val="00101143"/>
    <w:rsid w:val="0010393F"/>
    <w:rsid w:val="00104366"/>
    <w:rsid w:val="001107FC"/>
    <w:rsid w:val="00111027"/>
    <w:rsid w:val="00112076"/>
    <w:rsid w:val="00112DAC"/>
    <w:rsid w:val="00112E24"/>
    <w:rsid w:val="0011427C"/>
    <w:rsid w:val="00114ACA"/>
    <w:rsid w:val="00115A43"/>
    <w:rsid w:val="00117BCE"/>
    <w:rsid w:val="00121BB4"/>
    <w:rsid w:val="00122BEE"/>
    <w:rsid w:val="00124481"/>
    <w:rsid w:val="001244A0"/>
    <w:rsid w:val="001262B6"/>
    <w:rsid w:val="00130099"/>
    <w:rsid w:val="00130726"/>
    <w:rsid w:val="00131147"/>
    <w:rsid w:val="0013116A"/>
    <w:rsid w:val="00132D09"/>
    <w:rsid w:val="001350EB"/>
    <w:rsid w:val="00136D51"/>
    <w:rsid w:val="00137056"/>
    <w:rsid w:val="00140954"/>
    <w:rsid w:val="00142361"/>
    <w:rsid w:val="00143A8B"/>
    <w:rsid w:val="001444E2"/>
    <w:rsid w:val="00144686"/>
    <w:rsid w:val="00145532"/>
    <w:rsid w:val="00146D90"/>
    <w:rsid w:val="0015069A"/>
    <w:rsid w:val="00151FF9"/>
    <w:rsid w:val="001526D8"/>
    <w:rsid w:val="00153C5A"/>
    <w:rsid w:val="0016034F"/>
    <w:rsid w:val="0016217B"/>
    <w:rsid w:val="0016246C"/>
    <w:rsid w:val="00163C26"/>
    <w:rsid w:val="00164681"/>
    <w:rsid w:val="001649F2"/>
    <w:rsid w:val="00164D2F"/>
    <w:rsid w:val="00166519"/>
    <w:rsid w:val="00171355"/>
    <w:rsid w:val="001735AC"/>
    <w:rsid w:val="00173C6B"/>
    <w:rsid w:val="00174341"/>
    <w:rsid w:val="0017670F"/>
    <w:rsid w:val="001807F9"/>
    <w:rsid w:val="00181435"/>
    <w:rsid w:val="00184CC6"/>
    <w:rsid w:val="00185433"/>
    <w:rsid w:val="0018689B"/>
    <w:rsid w:val="00187786"/>
    <w:rsid w:val="00192912"/>
    <w:rsid w:val="00193B2F"/>
    <w:rsid w:val="00194505"/>
    <w:rsid w:val="00197F13"/>
    <w:rsid w:val="001A03A3"/>
    <w:rsid w:val="001A0999"/>
    <w:rsid w:val="001A16A2"/>
    <w:rsid w:val="001A291C"/>
    <w:rsid w:val="001A2FE4"/>
    <w:rsid w:val="001A3656"/>
    <w:rsid w:val="001A3685"/>
    <w:rsid w:val="001A3DF4"/>
    <w:rsid w:val="001A4DDE"/>
    <w:rsid w:val="001A6B58"/>
    <w:rsid w:val="001A6D74"/>
    <w:rsid w:val="001A758D"/>
    <w:rsid w:val="001B1044"/>
    <w:rsid w:val="001B50BF"/>
    <w:rsid w:val="001B6800"/>
    <w:rsid w:val="001C116F"/>
    <w:rsid w:val="001C227A"/>
    <w:rsid w:val="001C3DD9"/>
    <w:rsid w:val="001C5D87"/>
    <w:rsid w:val="001C659A"/>
    <w:rsid w:val="001C69F0"/>
    <w:rsid w:val="001D0033"/>
    <w:rsid w:val="001D14AB"/>
    <w:rsid w:val="001D1F17"/>
    <w:rsid w:val="001D223E"/>
    <w:rsid w:val="001D34A6"/>
    <w:rsid w:val="001D3A0E"/>
    <w:rsid w:val="001D3C36"/>
    <w:rsid w:val="001D47CE"/>
    <w:rsid w:val="001E002C"/>
    <w:rsid w:val="001E15BC"/>
    <w:rsid w:val="001E2060"/>
    <w:rsid w:val="001E2CD6"/>
    <w:rsid w:val="001E39E8"/>
    <w:rsid w:val="001E4DB5"/>
    <w:rsid w:val="001E4FC5"/>
    <w:rsid w:val="001E5119"/>
    <w:rsid w:val="001E5150"/>
    <w:rsid w:val="001E6202"/>
    <w:rsid w:val="001E6329"/>
    <w:rsid w:val="001E773D"/>
    <w:rsid w:val="001E7B7E"/>
    <w:rsid w:val="001F07A3"/>
    <w:rsid w:val="001F2851"/>
    <w:rsid w:val="001F332C"/>
    <w:rsid w:val="001F37AE"/>
    <w:rsid w:val="001F4013"/>
    <w:rsid w:val="001F4BB4"/>
    <w:rsid w:val="001F4C42"/>
    <w:rsid w:val="001F528E"/>
    <w:rsid w:val="001F586B"/>
    <w:rsid w:val="001F759B"/>
    <w:rsid w:val="0020052E"/>
    <w:rsid w:val="00200D96"/>
    <w:rsid w:val="0020326E"/>
    <w:rsid w:val="002043A8"/>
    <w:rsid w:val="00205656"/>
    <w:rsid w:val="00206820"/>
    <w:rsid w:val="00210DEA"/>
    <w:rsid w:val="002128AA"/>
    <w:rsid w:val="002142D0"/>
    <w:rsid w:val="002145C1"/>
    <w:rsid w:val="00214768"/>
    <w:rsid w:val="00217F6B"/>
    <w:rsid w:val="00217F8A"/>
    <w:rsid w:val="002213E3"/>
    <w:rsid w:val="0022293E"/>
    <w:rsid w:val="00222EDC"/>
    <w:rsid w:val="00223E7D"/>
    <w:rsid w:val="00225060"/>
    <w:rsid w:val="00225FC7"/>
    <w:rsid w:val="0022605B"/>
    <w:rsid w:val="002311A5"/>
    <w:rsid w:val="00232808"/>
    <w:rsid w:val="00234A90"/>
    <w:rsid w:val="00243FDC"/>
    <w:rsid w:val="00246001"/>
    <w:rsid w:val="00250ADC"/>
    <w:rsid w:val="00250B6E"/>
    <w:rsid w:val="00256FE2"/>
    <w:rsid w:val="002579CB"/>
    <w:rsid w:val="00260266"/>
    <w:rsid w:val="00260686"/>
    <w:rsid w:val="00261932"/>
    <w:rsid w:val="00264BF3"/>
    <w:rsid w:val="00265547"/>
    <w:rsid w:val="002663D5"/>
    <w:rsid w:val="002677CB"/>
    <w:rsid w:val="00275BED"/>
    <w:rsid w:val="002764A9"/>
    <w:rsid w:val="00276B87"/>
    <w:rsid w:val="00276ECC"/>
    <w:rsid w:val="00280407"/>
    <w:rsid w:val="00281C87"/>
    <w:rsid w:val="002846F7"/>
    <w:rsid w:val="00284987"/>
    <w:rsid w:val="002855E9"/>
    <w:rsid w:val="00286769"/>
    <w:rsid w:val="00287131"/>
    <w:rsid w:val="002953B3"/>
    <w:rsid w:val="00299C2D"/>
    <w:rsid w:val="002A2267"/>
    <w:rsid w:val="002A3F32"/>
    <w:rsid w:val="002A4E54"/>
    <w:rsid w:val="002A5A85"/>
    <w:rsid w:val="002B020A"/>
    <w:rsid w:val="002B0347"/>
    <w:rsid w:val="002B09B9"/>
    <w:rsid w:val="002B1643"/>
    <w:rsid w:val="002B307A"/>
    <w:rsid w:val="002B4972"/>
    <w:rsid w:val="002C0B1E"/>
    <w:rsid w:val="002C1024"/>
    <w:rsid w:val="002C3B49"/>
    <w:rsid w:val="002C4181"/>
    <w:rsid w:val="002C444E"/>
    <w:rsid w:val="002C541B"/>
    <w:rsid w:val="002C5EAD"/>
    <w:rsid w:val="002C7E00"/>
    <w:rsid w:val="002D193F"/>
    <w:rsid w:val="002D4889"/>
    <w:rsid w:val="002D5B8E"/>
    <w:rsid w:val="002D629A"/>
    <w:rsid w:val="002D69BC"/>
    <w:rsid w:val="002D746F"/>
    <w:rsid w:val="002E08D1"/>
    <w:rsid w:val="002E119F"/>
    <w:rsid w:val="002E47AB"/>
    <w:rsid w:val="002E588B"/>
    <w:rsid w:val="002E6F71"/>
    <w:rsid w:val="002E75AD"/>
    <w:rsid w:val="002F15D7"/>
    <w:rsid w:val="002F215C"/>
    <w:rsid w:val="0030151D"/>
    <w:rsid w:val="003030A5"/>
    <w:rsid w:val="00303DDE"/>
    <w:rsid w:val="00303E8B"/>
    <w:rsid w:val="00304175"/>
    <w:rsid w:val="00306CC2"/>
    <w:rsid w:val="00312D47"/>
    <w:rsid w:val="003131A9"/>
    <w:rsid w:val="00313A8D"/>
    <w:rsid w:val="00314F52"/>
    <w:rsid w:val="00317AAD"/>
    <w:rsid w:val="0032365A"/>
    <w:rsid w:val="00324248"/>
    <w:rsid w:val="0032604D"/>
    <w:rsid w:val="003266D7"/>
    <w:rsid w:val="00326A36"/>
    <w:rsid w:val="00327619"/>
    <w:rsid w:val="00327BFA"/>
    <w:rsid w:val="00327EAB"/>
    <w:rsid w:val="00330B98"/>
    <w:rsid w:val="00334326"/>
    <w:rsid w:val="0033451B"/>
    <w:rsid w:val="00334902"/>
    <w:rsid w:val="00336E39"/>
    <w:rsid w:val="00336E83"/>
    <w:rsid w:val="0033703F"/>
    <w:rsid w:val="003371B2"/>
    <w:rsid w:val="003410B4"/>
    <w:rsid w:val="00343DA3"/>
    <w:rsid w:val="00346570"/>
    <w:rsid w:val="00350B64"/>
    <w:rsid w:val="00352DEB"/>
    <w:rsid w:val="003554F5"/>
    <w:rsid w:val="00355578"/>
    <w:rsid w:val="00357CCB"/>
    <w:rsid w:val="00357FB5"/>
    <w:rsid w:val="00360687"/>
    <w:rsid w:val="00360FC3"/>
    <w:rsid w:val="00362269"/>
    <w:rsid w:val="0036317A"/>
    <w:rsid w:val="003636C2"/>
    <w:rsid w:val="00366B2B"/>
    <w:rsid w:val="0036A4F6"/>
    <w:rsid w:val="0037062A"/>
    <w:rsid w:val="003712D6"/>
    <w:rsid w:val="00373D6B"/>
    <w:rsid w:val="003753D5"/>
    <w:rsid w:val="00377977"/>
    <w:rsid w:val="00383A40"/>
    <w:rsid w:val="0038402D"/>
    <w:rsid w:val="0039069E"/>
    <w:rsid w:val="00390DAB"/>
    <w:rsid w:val="00390E1F"/>
    <w:rsid w:val="0039104D"/>
    <w:rsid w:val="00394126"/>
    <w:rsid w:val="003947AB"/>
    <w:rsid w:val="00394B87"/>
    <w:rsid w:val="00394E1B"/>
    <w:rsid w:val="00395978"/>
    <w:rsid w:val="00395CD4"/>
    <w:rsid w:val="00396069"/>
    <w:rsid w:val="003973B2"/>
    <w:rsid w:val="003A00DB"/>
    <w:rsid w:val="003A02E4"/>
    <w:rsid w:val="003A0998"/>
    <w:rsid w:val="003A1C40"/>
    <w:rsid w:val="003A2E4C"/>
    <w:rsid w:val="003A4274"/>
    <w:rsid w:val="003B0373"/>
    <w:rsid w:val="003B1AC1"/>
    <w:rsid w:val="003B37AA"/>
    <w:rsid w:val="003B611C"/>
    <w:rsid w:val="003B75DA"/>
    <w:rsid w:val="003C0D5D"/>
    <w:rsid w:val="003C0E5E"/>
    <w:rsid w:val="003C2F09"/>
    <w:rsid w:val="003C71FE"/>
    <w:rsid w:val="003D07CE"/>
    <w:rsid w:val="003D1B23"/>
    <w:rsid w:val="003D33CE"/>
    <w:rsid w:val="003D34E3"/>
    <w:rsid w:val="003D3784"/>
    <w:rsid w:val="003D380B"/>
    <w:rsid w:val="003D58EE"/>
    <w:rsid w:val="003E51F3"/>
    <w:rsid w:val="003E5E2A"/>
    <w:rsid w:val="003E63DF"/>
    <w:rsid w:val="003E666D"/>
    <w:rsid w:val="003E76C8"/>
    <w:rsid w:val="003F0DAE"/>
    <w:rsid w:val="003F1791"/>
    <w:rsid w:val="003F259D"/>
    <w:rsid w:val="003F3172"/>
    <w:rsid w:val="003F449E"/>
    <w:rsid w:val="003F467B"/>
    <w:rsid w:val="003F47ED"/>
    <w:rsid w:val="003F4928"/>
    <w:rsid w:val="003F5BDE"/>
    <w:rsid w:val="003F7C35"/>
    <w:rsid w:val="004005AE"/>
    <w:rsid w:val="00400D41"/>
    <w:rsid w:val="004015BD"/>
    <w:rsid w:val="00401E12"/>
    <w:rsid w:val="004021EF"/>
    <w:rsid w:val="004029D4"/>
    <w:rsid w:val="00402B2B"/>
    <w:rsid w:val="0040414E"/>
    <w:rsid w:val="00404B47"/>
    <w:rsid w:val="00407044"/>
    <w:rsid w:val="00411017"/>
    <w:rsid w:val="00412E70"/>
    <w:rsid w:val="00415BC0"/>
    <w:rsid w:val="00415D62"/>
    <w:rsid w:val="00415DF3"/>
    <w:rsid w:val="004200A7"/>
    <w:rsid w:val="00421188"/>
    <w:rsid w:val="00421974"/>
    <w:rsid w:val="004222A7"/>
    <w:rsid w:val="00422435"/>
    <w:rsid w:val="00424478"/>
    <w:rsid w:val="004245DB"/>
    <w:rsid w:val="00427433"/>
    <w:rsid w:val="00430D5A"/>
    <w:rsid w:val="00431829"/>
    <w:rsid w:val="00431AC5"/>
    <w:rsid w:val="004324EA"/>
    <w:rsid w:val="0043666E"/>
    <w:rsid w:val="00437C1E"/>
    <w:rsid w:val="004401AD"/>
    <w:rsid w:val="00440658"/>
    <w:rsid w:val="00440953"/>
    <w:rsid w:val="00441207"/>
    <w:rsid w:val="004412AC"/>
    <w:rsid w:val="0044364B"/>
    <w:rsid w:val="00444718"/>
    <w:rsid w:val="004469AD"/>
    <w:rsid w:val="0045520C"/>
    <w:rsid w:val="00456A91"/>
    <w:rsid w:val="00460C00"/>
    <w:rsid w:val="00464457"/>
    <w:rsid w:val="00465CF1"/>
    <w:rsid w:val="00470273"/>
    <w:rsid w:val="004710A9"/>
    <w:rsid w:val="004710C4"/>
    <w:rsid w:val="004712F8"/>
    <w:rsid w:val="00471F64"/>
    <w:rsid w:val="004749C2"/>
    <w:rsid w:val="004778D0"/>
    <w:rsid w:val="0048091D"/>
    <w:rsid w:val="00481730"/>
    <w:rsid w:val="00481F72"/>
    <w:rsid w:val="004878D2"/>
    <w:rsid w:val="004879E5"/>
    <w:rsid w:val="004905A4"/>
    <w:rsid w:val="0049304C"/>
    <w:rsid w:val="00495B84"/>
    <w:rsid w:val="004A0420"/>
    <w:rsid w:val="004A08C9"/>
    <w:rsid w:val="004A1C07"/>
    <w:rsid w:val="004A2BFF"/>
    <w:rsid w:val="004A2D55"/>
    <w:rsid w:val="004A52CC"/>
    <w:rsid w:val="004A65DD"/>
    <w:rsid w:val="004B007D"/>
    <w:rsid w:val="004B0118"/>
    <w:rsid w:val="004B02F7"/>
    <w:rsid w:val="004B06EF"/>
    <w:rsid w:val="004B0908"/>
    <w:rsid w:val="004B0F2D"/>
    <w:rsid w:val="004B22FB"/>
    <w:rsid w:val="004B3C7D"/>
    <w:rsid w:val="004B5FFA"/>
    <w:rsid w:val="004B6E20"/>
    <w:rsid w:val="004B733F"/>
    <w:rsid w:val="004C0BB8"/>
    <w:rsid w:val="004C0D51"/>
    <w:rsid w:val="004C1387"/>
    <w:rsid w:val="004C180F"/>
    <w:rsid w:val="004C2755"/>
    <w:rsid w:val="004C282D"/>
    <w:rsid w:val="004C38BC"/>
    <w:rsid w:val="004C4052"/>
    <w:rsid w:val="004C47C5"/>
    <w:rsid w:val="004C4EE8"/>
    <w:rsid w:val="004C52DD"/>
    <w:rsid w:val="004C7A69"/>
    <w:rsid w:val="004D0F35"/>
    <w:rsid w:val="004D209E"/>
    <w:rsid w:val="004D227D"/>
    <w:rsid w:val="004D3090"/>
    <w:rsid w:val="004D40BA"/>
    <w:rsid w:val="004D4483"/>
    <w:rsid w:val="004D727D"/>
    <w:rsid w:val="004D764E"/>
    <w:rsid w:val="004E1E0A"/>
    <w:rsid w:val="004E1F13"/>
    <w:rsid w:val="004E3749"/>
    <w:rsid w:val="004E3922"/>
    <w:rsid w:val="004E4965"/>
    <w:rsid w:val="004E4A14"/>
    <w:rsid w:val="004E6652"/>
    <w:rsid w:val="004F0C34"/>
    <w:rsid w:val="004F112B"/>
    <w:rsid w:val="004F1703"/>
    <w:rsid w:val="004F7215"/>
    <w:rsid w:val="004F7975"/>
    <w:rsid w:val="005049AA"/>
    <w:rsid w:val="00505A5D"/>
    <w:rsid w:val="00506091"/>
    <w:rsid w:val="00506813"/>
    <w:rsid w:val="00506D3E"/>
    <w:rsid w:val="005070AB"/>
    <w:rsid w:val="0050795D"/>
    <w:rsid w:val="00507E83"/>
    <w:rsid w:val="00511820"/>
    <w:rsid w:val="00511CCC"/>
    <w:rsid w:val="0051418C"/>
    <w:rsid w:val="005163C5"/>
    <w:rsid w:val="00516E33"/>
    <w:rsid w:val="0051757C"/>
    <w:rsid w:val="00521465"/>
    <w:rsid w:val="0052296F"/>
    <w:rsid w:val="00522DF2"/>
    <w:rsid w:val="00524603"/>
    <w:rsid w:val="00524C23"/>
    <w:rsid w:val="00525B3B"/>
    <w:rsid w:val="00525B45"/>
    <w:rsid w:val="00527323"/>
    <w:rsid w:val="00527858"/>
    <w:rsid w:val="0053227C"/>
    <w:rsid w:val="0053284F"/>
    <w:rsid w:val="00532886"/>
    <w:rsid w:val="0053395B"/>
    <w:rsid w:val="00546BCB"/>
    <w:rsid w:val="00546C10"/>
    <w:rsid w:val="005537C9"/>
    <w:rsid w:val="00554EF9"/>
    <w:rsid w:val="005552DD"/>
    <w:rsid w:val="00555D35"/>
    <w:rsid w:val="00561FC8"/>
    <w:rsid w:val="005620AA"/>
    <w:rsid w:val="005635B1"/>
    <w:rsid w:val="005641CB"/>
    <w:rsid w:val="00565BCD"/>
    <w:rsid w:val="00565E54"/>
    <w:rsid w:val="00566474"/>
    <w:rsid w:val="005664E9"/>
    <w:rsid w:val="00567C18"/>
    <w:rsid w:val="005708D5"/>
    <w:rsid w:val="00570DE6"/>
    <w:rsid w:val="005718B4"/>
    <w:rsid w:val="00571B36"/>
    <w:rsid w:val="005723A2"/>
    <w:rsid w:val="00572FEE"/>
    <w:rsid w:val="00573339"/>
    <w:rsid w:val="0057386C"/>
    <w:rsid w:val="005747AE"/>
    <w:rsid w:val="00575197"/>
    <w:rsid w:val="005753A4"/>
    <w:rsid w:val="00575A3F"/>
    <w:rsid w:val="00576834"/>
    <w:rsid w:val="00576BAB"/>
    <w:rsid w:val="00577913"/>
    <w:rsid w:val="00583CAC"/>
    <w:rsid w:val="0058463B"/>
    <w:rsid w:val="00584C8D"/>
    <w:rsid w:val="00585103"/>
    <w:rsid w:val="00586091"/>
    <w:rsid w:val="005935FE"/>
    <w:rsid w:val="00594D64"/>
    <w:rsid w:val="00595B58"/>
    <w:rsid w:val="005968CB"/>
    <w:rsid w:val="005A0665"/>
    <w:rsid w:val="005A0ED8"/>
    <w:rsid w:val="005A2495"/>
    <w:rsid w:val="005A2A66"/>
    <w:rsid w:val="005A2F20"/>
    <w:rsid w:val="005A3429"/>
    <w:rsid w:val="005A3ACA"/>
    <w:rsid w:val="005A4E93"/>
    <w:rsid w:val="005A5F06"/>
    <w:rsid w:val="005A6D5F"/>
    <w:rsid w:val="005A6F3E"/>
    <w:rsid w:val="005A7ABA"/>
    <w:rsid w:val="005B03F8"/>
    <w:rsid w:val="005B097E"/>
    <w:rsid w:val="005B104A"/>
    <w:rsid w:val="005B208B"/>
    <w:rsid w:val="005B306F"/>
    <w:rsid w:val="005C07BD"/>
    <w:rsid w:val="005C1E63"/>
    <w:rsid w:val="005C3A25"/>
    <w:rsid w:val="005C6318"/>
    <w:rsid w:val="005C69D4"/>
    <w:rsid w:val="005C7759"/>
    <w:rsid w:val="005D18B3"/>
    <w:rsid w:val="005D2C23"/>
    <w:rsid w:val="005D380B"/>
    <w:rsid w:val="005D4249"/>
    <w:rsid w:val="005D5B95"/>
    <w:rsid w:val="005D5F3D"/>
    <w:rsid w:val="005D7D5C"/>
    <w:rsid w:val="005E0194"/>
    <w:rsid w:val="005E0C14"/>
    <w:rsid w:val="005E1BD5"/>
    <w:rsid w:val="005E255B"/>
    <w:rsid w:val="005E2B77"/>
    <w:rsid w:val="005E3B3B"/>
    <w:rsid w:val="005E3FB2"/>
    <w:rsid w:val="005E4C8E"/>
    <w:rsid w:val="005E6242"/>
    <w:rsid w:val="005E6828"/>
    <w:rsid w:val="005E74B5"/>
    <w:rsid w:val="005F0456"/>
    <w:rsid w:val="005F1F3C"/>
    <w:rsid w:val="005F1FF1"/>
    <w:rsid w:val="006015B6"/>
    <w:rsid w:val="00602483"/>
    <w:rsid w:val="00603786"/>
    <w:rsid w:val="00603C50"/>
    <w:rsid w:val="006046C6"/>
    <w:rsid w:val="006052C4"/>
    <w:rsid w:val="00607353"/>
    <w:rsid w:val="00607623"/>
    <w:rsid w:val="00610411"/>
    <w:rsid w:val="0061042E"/>
    <w:rsid w:val="00610659"/>
    <w:rsid w:val="00612A34"/>
    <w:rsid w:val="006133E3"/>
    <w:rsid w:val="00613CEC"/>
    <w:rsid w:val="00614BE7"/>
    <w:rsid w:val="00614C5D"/>
    <w:rsid w:val="00617569"/>
    <w:rsid w:val="00617A0F"/>
    <w:rsid w:val="0062422B"/>
    <w:rsid w:val="00625BB3"/>
    <w:rsid w:val="00630BEA"/>
    <w:rsid w:val="006315DA"/>
    <w:rsid w:val="00634802"/>
    <w:rsid w:val="00635950"/>
    <w:rsid w:val="0063611A"/>
    <w:rsid w:val="00636B69"/>
    <w:rsid w:val="0063780D"/>
    <w:rsid w:val="00637C72"/>
    <w:rsid w:val="0064330B"/>
    <w:rsid w:val="0064377B"/>
    <w:rsid w:val="00644827"/>
    <w:rsid w:val="00644D17"/>
    <w:rsid w:val="00645467"/>
    <w:rsid w:val="006478F1"/>
    <w:rsid w:val="00651B98"/>
    <w:rsid w:val="00654A6A"/>
    <w:rsid w:val="00655070"/>
    <w:rsid w:val="00656399"/>
    <w:rsid w:val="00657853"/>
    <w:rsid w:val="00660DC6"/>
    <w:rsid w:val="0066224C"/>
    <w:rsid w:val="00663FD1"/>
    <w:rsid w:val="00666600"/>
    <w:rsid w:val="0066712D"/>
    <w:rsid w:val="0066792A"/>
    <w:rsid w:val="00670F18"/>
    <w:rsid w:val="00671D0F"/>
    <w:rsid w:val="00671D62"/>
    <w:rsid w:val="006729D3"/>
    <w:rsid w:val="006730A6"/>
    <w:rsid w:val="00673392"/>
    <w:rsid w:val="00673D8E"/>
    <w:rsid w:val="00673E3F"/>
    <w:rsid w:val="00675A7E"/>
    <w:rsid w:val="006761E3"/>
    <w:rsid w:val="00676567"/>
    <w:rsid w:val="006800E1"/>
    <w:rsid w:val="00681464"/>
    <w:rsid w:val="00683816"/>
    <w:rsid w:val="00687E07"/>
    <w:rsid w:val="00690FDE"/>
    <w:rsid w:val="00691E0C"/>
    <w:rsid w:val="006945F5"/>
    <w:rsid w:val="00694F7A"/>
    <w:rsid w:val="0069588B"/>
    <w:rsid w:val="006962C0"/>
    <w:rsid w:val="00696D97"/>
    <w:rsid w:val="00697E28"/>
    <w:rsid w:val="006A0338"/>
    <w:rsid w:val="006A08C1"/>
    <w:rsid w:val="006A2162"/>
    <w:rsid w:val="006A28EC"/>
    <w:rsid w:val="006A380D"/>
    <w:rsid w:val="006A57AE"/>
    <w:rsid w:val="006A687E"/>
    <w:rsid w:val="006B055D"/>
    <w:rsid w:val="006B0BAF"/>
    <w:rsid w:val="006B268C"/>
    <w:rsid w:val="006B27B4"/>
    <w:rsid w:val="006B4D90"/>
    <w:rsid w:val="006B68AA"/>
    <w:rsid w:val="006C10CE"/>
    <w:rsid w:val="006C165E"/>
    <w:rsid w:val="006C1A11"/>
    <w:rsid w:val="006C21BF"/>
    <w:rsid w:val="006C2626"/>
    <w:rsid w:val="006C3AB4"/>
    <w:rsid w:val="006C48ED"/>
    <w:rsid w:val="006C4FC2"/>
    <w:rsid w:val="006C521F"/>
    <w:rsid w:val="006C6BDF"/>
    <w:rsid w:val="006D4A62"/>
    <w:rsid w:val="006D5710"/>
    <w:rsid w:val="006D7B81"/>
    <w:rsid w:val="006E1B6D"/>
    <w:rsid w:val="006E1E43"/>
    <w:rsid w:val="006E3746"/>
    <w:rsid w:val="006E4019"/>
    <w:rsid w:val="006E7327"/>
    <w:rsid w:val="006E7F44"/>
    <w:rsid w:val="006F0C49"/>
    <w:rsid w:val="006F1E48"/>
    <w:rsid w:val="006F3E34"/>
    <w:rsid w:val="006F7A8C"/>
    <w:rsid w:val="0070387B"/>
    <w:rsid w:val="007046B0"/>
    <w:rsid w:val="00704740"/>
    <w:rsid w:val="00704C77"/>
    <w:rsid w:val="00706209"/>
    <w:rsid w:val="007073E9"/>
    <w:rsid w:val="00710B01"/>
    <w:rsid w:val="007116B3"/>
    <w:rsid w:val="007133C5"/>
    <w:rsid w:val="00713D15"/>
    <w:rsid w:val="00717934"/>
    <w:rsid w:val="007209F6"/>
    <w:rsid w:val="00721104"/>
    <w:rsid w:val="007220E3"/>
    <w:rsid w:val="00723E20"/>
    <w:rsid w:val="0072417F"/>
    <w:rsid w:val="007245AE"/>
    <w:rsid w:val="00724C0A"/>
    <w:rsid w:val="00726B1F"/>
    <w:rsid w:val="00727DDE"/>
    <w:rsid w:val="00730457"/>
    <w:rsid w:val="007334B1"/>
    <w:rsid w:val="007338E5"/>
    <w:rsid w:val="00733F0C"/>
    <w:rsid w:val="00733FED"/>
    <w:rsid w:val="00734174"/>
    <w:rsid w:val="0073671C"/>
    <w:rsid w:val="0073705B"/>
    <w:rsid w:val="00737D20"/>
    <w:rsid w:val="007409CD"/>
    <w:rsid w:val="00740FCA"/>
    <w:rsid w:val="0074219E"/>
    <w:rsid w:val="0074219F"/>
    <w:rsid w:val="007468A2"/>
    <w:rsid w:val="00747CB0"/>
    <w:rsid w:val="007528D2"/>
    <w:rsid w:val="00752DAA"/>
    <w:rsid w:val="00753396"/>
    <w:rsid w:val="007536A0"/>
    <w:rsid w:val="007548FC"/>
    <w:rsid w:val="00754F5E"/>
    <w:rsid w:val="00757A09"/>
    <w:rsid w:val="00760AF8"/>
    <w:rsid w:val="00760EBA"/>
    <w:rsid w:val="00763EF1"/>
    <w:rsid w:val="00764B0D"/>
    <w:rsid w:val="00764C2C"/>
    <w:rsid w:val="00765100"/>
    <w:rsid w:val="0076515C"/>
    <w:rsid w:val="007660BD"/>
    <w:rsid w:val="00766528"/>
    <w:rsid w:val="00767973"/>
    <w:rsid w:val="00770246"/>
    <w:rsid w:val="007706C0"/>
    <w:rsid w:val="00771F87"/>
    <w:rsid w:val="007752FA"/>
    <w:rsid w:val="00776D6B"/>
    <w:rsid w:val="00777F9A"/>
    <w:rsid w:val="007825C6"/>
    <w:rsid w:val="00782937"/>
    <w:rsid w:val="00784340"/>
    <w:rsid w:val="00785154"/>
    <w:rsid w:val="00787C74"/>
    <w:rsid w:val="0079148C"/>
    <w:rsid w:val="00791C0E"/>
    <w:rsid w:val="0079239F"/>
    <w:rsid w:val="00793290"/>
    <w:rsid w:val="007936E4"/>
    <w:rsid w:val="00793DF9"/>
    <w:rsid w:val="00793E48"/>
    <w:rsid w:val="00794CC8"/>
    <w:rsid w:val="00795843"/>
    <w:rsid w:val="00795FFC"/>
    <w:rsid w:val="00797471"/>
    <w:rsid w:val="007A0FB4"/>
    <w:rsid w:val="007A2F49"/>
    <w:rsid w:val="007A4A91"/>
    <w:rsid w:val="007A7E5B"/>
    <w:rsid w:val="007B17FA"/>
    <w:rsid w:val="007B2CCC"/>
    <w:rsid w:val="007B3255"/>
    <w:rsid w:val="007B395C"/>
    <w:rsid w:val="007B45A2"/>
    <w:rsid w:val="007B597D"/>
    <w:rsid w:val="007B79DC"/>
    <w:rsid w:val="007B7CA8"/>
    <w:rsid w:val="007C071C"/>
    <w:rsid w:val="007C5FA2"/>
    <w:rsid w:val="007C7803"/>
    <w:rsid w:val="007D1F1A"/>
    <w:rsid w:val="007D31ED"/>
    <w:rsid w:val="007D3937"/>
    <w:rsid w:val="007E04FE"/>
    <w:rsid w:val="007E2667"/>
    <w:rsid w:val="007E31A8"/>
    <w:rsid w:val="007E4328"/>
    <w:rsid w:val="007E6C8F"/>
    <w:rsid w:val="007E75EB"/>
    <w:rsid w:val="007F19AC"/>
    <w:rsid w:val="007F2577"/>
    <w:rsid w:val="007F2590"/>
    <w:rsid w:val="007F403C"/>
    <w:rsid w:val="007F707A"/>
    <w:rsid w:val="007F7C93"/>
    <w:rsid w:val="008007BD"/>
    <w:rsid w:val="0080220A"/>
    <w:rsid w:val="008032EA"/>
    <w:rsid w:val="00803A4A"/>
    <w:rsid w:val="00805165"/>
    <w:rsid w:val="008052FE"/>
    <w:rsid w:val="008055AA"/>
    <w:rsid w:val="0080633C"/>
    <w:rsid w:val="008063CA"/>
    <w:rsid w:val="00806460"/>
    <w:rsid w:val="008123EE"/>
    <w:rsid w:val="008133B3"/>
    <w:rsid w:val="00817FEB"/>
    <w:rsid w:val="00820582"/>
    <w:rsid w:val="0082090F"/>
    <w:rsid w:val="0082245F"/>
    <w:rsid w:val="008253E8"/>
    <w:rsid w:val="00825BAF"/>
    <w:rsid w:val="00825C4F"/>
    <w:rsid w:val="00826663"/>
    <w:rsid w:val="00827726"/>
    <w:rsid w:val="00830CD6"/>
    <w:rsid w:val="00832863"/>
    <w:rsid w:val="00835B03"/>
    <w:rsid w:val="0083B30F"/>
    <w:rsid w:val="00841458"/>
    <w:rsid w:val="00841AB8"/>
    <w:rsid w:val="00842B48"/>
    <w:rsid w:val="00842EFE"/>
    <w:rsid w:val="008430D0"/>
    <w:rsid w:val="008501ED"/>
    <w:rsid w:val="00852334"/>
    <w:rsid w:val="00852F57"/>
    <w:rsid w:val="00853A65"/>
    <w:rsid w:val="0085732D"/>
    <w:rsid w:val="00857787"/>
    <w:rsid w:val="00863D9D"/>
    <w:rsid w:val="00864245"/>
    <w:rsid w:val="00864700"/>
    <w:rsid w:val="008647E5"/>
    <w:rsid w:val="0086507E"/>
    <w:rsid w:val="0086E1D3"/>
    <w:rsid w:val="00870B06"/>
    <w:rsid w:val="008718C7"/>
    <w:rsid w:val="008718D9"/>
    <w:rsid w:val="00874837"/>
    <w:rsid w:val="00876B2E"/>
    <w:rsid w:val="0087782A"/>
    <w:rsid w:val="00883A20"/>
    <w:rsid w:val="008840B2"/>
    <w:rsid w:val="008857BF"/>
    <w:rsid w:val="0088705C"/>
    <w:rsid w:val="0088751C"/>
    <w:rsid w:val="00887916"/>
    <w:rsid w:val="00891F00"/>
    <w:rsid w:val="0089209D"/>
    <w:rsid w:val="00892190"/>
    <w:rsid w:val="008937B4"/>
    <w:rsid w:val="008960A4"/>
    <w:rsid w:val="00896D23"/>
    <w:rsid w:val="0089782A"/>
    <w:rsid w:val="008A22ED"/>
    <w:rsid w:val="008A3E8F"/>
    <w:rsid w:val="008A488F"/>
    <w:rsid w:val="008A4D73"/>
    <w:rsid w:val="008A5FFD"/>
    <w:rsid w:val="008A6496"/>
    <w:rsid w:val="008A677F"/>
    <w:rsid w:val="008A6865"/>
    <w:rsid w:val="008A6B8C"/>
    <w:rsid w:val="008A7179"/>
    <w:rsid w:val="008B05CF"/>
    <w:rsid w:val="008B20AB"/>
    <w:rsid w:val="008B5DDD"/>
    <w:rsid w:val="008B626C"/>
    <w:rsid w:val="008B6A5C"/>
    <w:rsid w:val="008C0595"/>
    <w:rsid w:val="008C2AED"/>
    <w:rsid w:val="008C3D56"/>
    <w:rsid w:val="008C5A79"/>
    <w:rsid w:val="008C5DF2"/>
    <w:rsid w:val="008C5E2F"/>
    <w:rsid w:val="008C71FB"/>
    <w:rsid w:val="008D0876"/>
    <w:rsid w:val="008D1DED"/>
    <w:rsid w:val="008D1F51"/>
    <w:rsid w:val="008D294D"/>
    <w:rsid w:val="008D323F"/>
    <w:rsid w:val="008D358B"/>
    <w:rsid w:val="008D593C"/>
    <w:rsid w:val="008D7511"/>
    <w:rsid w:val="008D787E"/>
    <w:rsid w:val="008E0106"/>
    <w:rsid w:val="008E22F0"/>
    <w:rsid w:val="008E355C"/>
    <w:rsid w:val="008E5275"/>
    <w:rsid w:val="008E5875"/>
    <w:rsid w:val="008F0DEC"/>
    <w:rsid w:val="008F219C"/>
    <w:rsid w:val="008F279B"/>
    <w:rsid w:val="008F298A"/>
    <w:rsid w:val="008F30CC"/>
    <w:rsid w:val="008F56CB"/>
    <w:rsid w:val="008F5F2A"/>
    <w:rsid w:val="008F7644"/>
    <w:rsid w:val="00905EB3"/>
    <w:rsid w:val="00906756"/>
    <w:rsid w:val="0091055F"/>
    <w:rsid w:val="00915B1C"/>
    <w:rsid w:val="00916ED5"/>
    <w:rsid w:val="00917204"/>
    <w:rsid w:val="00920B19"/>
    <w:rsid w:val="00922383"/>
    <w:rsid w:val="00923421"/>
    <w:rsid w:val="0092399F"/>
    <w:rsid w:val="00925058"/>
    <w:rsid w:val="009254C3"/>
    <w:rsid w:val="00926362"/>
    <w:rsid w:val="00926BBD"/>
    <w:rsid w:val="0092732F"/>
    <w:rsid w:val="009277BB"/>
    <w:rsid w:val="00930C41"/>
    <w:rsid w:val="00932CD0"/>
    <w:rsid w:val="0093324B"/>
    <w:rsid w:val="00933A2F"/>
    <w:rsid w:val="00934C9C"/>
    <w:rsid w:val="00934F5A"/>
    <w:rsid w:val="00935E72"/>
    <w:rsid w:val="009365C9"/>
    <w:rsid w:val="00936635"/>
    <w:rsid w:val="009371ED"/>
    <w:rsid w:val="009415F3"/>
    <w:rsid w:val="00942210"/>
    <w:rsid w:val="00942376"/>
    <w:rsid w:val="0094432F"/>
    <w:rsid w:val="00945A0E"/>
    <w:rsid w:val="00946350"/>
    <w:rsid w:val="00950761"/>
    <w:rsid w:val="0095224E"/>
    <w:rsid w:val="00952786"/>
    <w:rsid w:val="00954EAE"/>
    <w:rsid w:val="00955F30"/>
    <w:rsid w:val="00956636"/>
    <w:rsid w:val="00962F5F"/>
    <w:rsid w:val="0096435D"/>
    <w:rsid w:val="00965108"/>
    <w:rsid w:val="00966157"/>
    <w:rsid w:val="009674FD"/>
    <w:rsid w:val="00967A6D"/>
    <w:rsid w:val="0096C56D"/>
    <w:rsid w:val="009722F0"/>
    <w:rsid w:val="00975360"/>
    <w:rsid w:val="00975DC7"/>
    <w:rsid w:val="00975E98"/>
    <w:rsid w:val="00976F88"/>
    <w:rsid w:val="009818F0"/>
    <w:rsid w:val="00984C1B"/>
    <w:rsid w:val="00984FF7"/>
    <w:rsid w:val="0098584C"/>
    <w:rsid w:val="009871FB"/>
    <w:rsid w:val="009902B6"/>
    <w:rsid w:val="00992D89"/>
    <w:rsid w:val="00994B8A"/>
    <w:rsid w:val="0099730D"/>
    <w:rsid w:val="009A05F7"/>
    <w:rsid w:val="009A099C"/>
    <w:rsid w:val="009A382B"/>
    <w:rsid w:val="009A3E55"/>
    <w:rsid w:val="009A4244"/>
    <w:rsid w:val="009B0D8B"/>
    <w:rsid w:val="009B1545"/>
    <w:rsid w:val="009B5AF6"/>
    <w:rsid w:val="009B73F3"/>
    <w:rsid w:val="009C1E17"/>
    <w:rsid w:val="009C297C"/>
    <w:rsid w:val="009C37E0"/>
    <w:rsid w:val="009C47C5"/>
    <w:rsid w:val="009C53CF"/>
    <w:rsid w:val="009D37CB"/>
    <w:rsid w:val="009D57A8"/>
    <w:rsid w:val="009D6863"/>
    <w:rsid w:val="009E0F30"/>
    <w:rsid w:val="009E2127"/>
    <w:rsid w:val="009E2412"/>
    <w:rsid w:val="009E2E6F"/>
    <w:rsid w:val="009E379A"/>
    <w:rsid w:val="009E486D"/>
    <w:rsid w:val="009E6EBA"/>
    <w:rsid w:val="009E78C4"/>
    <w:rsid w:val="009E7FC3"/>
    <w:rsid w:val="009F01E9"/>
    <w:rsid w:val="009F2E00"/>
    <w:rsid w:val="009F2E97"/>
    <w:rsid w:val="009F4C84"/>
    <w:rsid w:val="009F6A42"/>
    <w:rsid w:val="009F7231"/>
    <w:rsid w:val="009F72AC"/>
    <w:rsid w:val="00A012D8"/>
    <w:rsid w:val="00A020CA"/>
    <w:rsid w:val="00A0231C"/>
    <w:rsid w:val="00A02823"/>
    <w:rsid w:val="00A02AA6"/>
    <w:rsid w:val="00A040A7"/>
    <w:rsid w:val="00A0636C"/>
    <w:rsid w:val="00A06516"/>
    <w:rsid w:val="00A0654B"/>
    <w:rsid w:val="00A06D22"/>
    <w:rsid w:val="00A11652"/>
    <w:rsid w:val="00A12D7B"/>
    <w:rsid w:val="00A17DF9"/>
    <w:rsid w:val="00A2007D"/>
    <w:rsid w:val="00A201BD"/>
    <w:rsid w:val="00A22039"/>
    <w:rsid w:val="00A22E57"/>
    <w:rsid w:val="00A26BEF"/>
    <w:rsid w:val="00A2718A"/>
    <w:rsid w:val="00A30AF1"/>
    <w:rsid w:val="00A331A6"/>
    <w:rsid w:val="00A33589"/>
    <w:rsid w:val="00A33D2E"/>
    <w:rsid w:val="00A3560E"/>
    <w:rsid w:val="00A379C1"/>
    <w:rsid w:val="00A41E02"/>
    <w:rsid w:val="00A4440E"/>
    <w:rsid w:val="00A46EC4"/>
    <w:rsid w:val="00A511B3"/>
    <w:rsid w:val="00A51413"/>
    <w:rsid w:val="00A51E51"/>
    <w:rsid w:val="00A53886"/>
    <w:rsid w:val="00A53ACA"/>
    <w:rsid w:val="00A54C69"/>
    <w:rsid w:val="00A5504C"/>
    <w:rsid w:val="00A57EA1"/>
    <w:rsid w:val="00A600AB"/>
    <w:rsid w:val="00A623EE"/>
    <w:rsid w:val="00A62CE3"/>
    <w:rsid w:val="00A63A9E"/>
    <w:rsid w:val="00A64529"/>
    <w:rsid w:val="00A64873"/>
    <w:rsid w:val="00A64E7D"/>
    <w:rsid w:val="00A7171A"/>
    <w:rsid w:val="00A74989"/>
    <w:rsid w:val="00A75A52"/>
    <w:rsid w:val="00A76A9D"/>
    <w:rsid w:val="00A778F4"/>
    <w:rsid w:val="00A77901"/>
    <w:rsid w:val="00A83098"/>
    <w:rsid w:val="00A833C6"/>
    <w:rsid w:val="00A841AA"/>
    <w:rsid w:val="00A86F07"/>
    <w:rsid w:val="00A876A7"/>
    <w:rsid w:val="00A90533"/>
    <w:rsid w:val="00A92F3B"/>
    <w:rsid w:val="00A955BD"/>
    <w:rsid w:val="00A96095"/>
    <w:rsid w:val="00A968DF"/>
    <w:rsid w:val="00AA0CFD"/>
    <w:rsid w:val="00AA283B"/>
    <w:rsid w:val="00AA52F0"/>
    <w:rsid w:val="00AA6288"/>
    <w:rsid w:val="00AA76AB"/>
    <w:rsid w:val="00AA7A70"/>
    <w:rsid w:val="00AB0690"/>
    <w:rsid w:val="00AB1D28"/>
    <w:rsid w:val="00AB255D"/>
    <w:rsid w:val="00AB326D"/>
    <w:rsid w:val="00AB345D"/>
    <w:rsid w:val="00AB4E50"/>
    <w:rsid w:val="00AB55CE"/>
    <w:rsid w:val="00AB6040"/>
    <w:rsid w:val="00AB76BF"/>
    <w:rsid w:val="00AC010F"/>
    <w:rsid w:val="00AC0B33"/>
    <w:rsid w:val="00AC1651"/>
    <w:rsid w:val="00AC3017"/>
    <w:rsid w:val="00AC4F55"/>
    <w:rsid w:val="00AC55A7"/>
    <w:rsid w:val="00AC59F9"/>
    <w:rsid w:val="00AC673B"/>
    <w:rsid w:val="00AC7601"/>
    <w:rsid w:val="00AD2BFA"/>
    <w:rsid w:val="00AD4D37"/>
    <w:rsid w:val="00AD5DFB"/>
    <w:rsid w:val="00AD604C"/>
    <w:rsid w:val="00AD6573"/>
    <w:rsid w:val="00AD67C0"/>
    <w:rsid w:val="00AD7855"/>
    <w:rsid w:val="00AE3471"/>
    <w:rsid w:val="00AE4E44"/>
    <w:rsid w:val="00AE5D04"/>
    <w:rsid w:val="00AE6E32"/>
    <w:rsid w:val="00AF46CB"/>
    <w:rsid w:val="00AF774D"/>
    <w:rsid w:val="00B005B5"/>
    <w:rsid w:val="00B00609"/>
    <w:rsid w:val="00B00EDD"/>
    <w:rsid w:val="00B011B3"/>
    <w:rsid w:val="00B033FB"/>
    <w:rsid w:val="00B0502A"/>
    <w:rsid w:val="00B06C72"/>
    <w:rsid w:val="00B079EF"/>
    <w:rsid w:val="00B11490"/>
    <w:rsid w:val="00B11616"/>
    <w:rsid w:val="00B123A5"/>
    <w:rsid w:val="00B125DD"/>
    <w:rsid w:val="00B13A8C"/>
    <w:rsid w:val="00B143A8"/>
    <w:rsid w:val="00B156B8"/>
    <w:rsid w:val="00B160E2"/>
    <w:rsid w:val="00B168CB"/>
    <w:rsid w:val="00B21226"/>
    <w:rsid w:val="00B21376"/>
    <w:rsid w:val="00B2269F"/>
    <w:rsid w:val="00B23542"/>
    <w:rsid w:val="00B273CC"/>
    <w:rsid w:val="00B27A7B"/>
    <w:rsid w:val="00B27AEC"/>
    <w:rsid w:val="00B27B35"/>
    <w:rsid w:val="00B3212C"/>
    <w:rsid w:val="00B32329"/>
    <w:rsid w:val="00B3395C"/>
    <w:rsid w:val="00B3428D"/>
    <w:rsid w:val="00B34A62"/>
    <w:rsid w:val="00B36075"/>
    <w:rsid w:val="00B3627C"/>
    <w:rsid w:val="00B36AE3"/>
    <w:rsid w:val="00B4016C"/>
    <w:rsid w:val="00B44984"/>
    <w:rsid w:val="00B45B85"/>
    <w:rsid w:val="00B46D75"/>
    <w:rsid w:val="00B476D8"/>
    <w:rsid w:val="00B47840"/>
    <w:rsid w:val="00B47A07"/>
    <w:rsid w:val="00B5083D"/>
    <w:rsid w:val="00B50B97"/>
    <w:rsid w:val="00B526AC"/>
    <w:rsid w:val="00B528B7"/>
    <w:rsid w:val="00B560D3"/>
    <w:rsid w:val="00B571BD"/>
    <w:rsid w:val="00B57F10"/>
    <w:rsid w:val="00B61473"/>
    <w:rsid w:val="00B6379F"/>
    <w:rsid w:val="00B64A44"/>
    <w:rsid w:val="00B65932"/>
    <w:rsid w:val="00B65F5C"/>
    <w:rsid w:val="00B67DD2"/>
    <w:rsid w:val="00B700FB"/>
    <w:rsid w:val="00B7286F"/>
    <w:rsid w:val="00B733A1"/>
    <w:rsid w:val="00B759B0"/>
    <w:rsid w:val="00B76C32"/>
    <w:rsid w:val="00B7754B"/>
    <w:rsid w:val="00B804B5"/>
    <w:rsid w:val="00B80A82"/>
    <w:rsid w:val="00B80D0A"/>
    <w:rsid w:val="00B830A5"/>
    <w:rsid w:val="00B8342E"/>
    <w:rsid w:val="00B84485"/>
    <w:rsid w:val="00B8453A"/>
    <w:rsid w:val="00B85C85"/>
    <w:rsid w:val="00B8684A"/>
    <w:rsid w:val="00B87B45"/>
    <w:rsid w:val="00B87DB3"/>
    <w:rsid w:val="00B903BC"/>
    <w:rsid w:val="00B910BC"/>
    <w:rsid w:val="00B91BAB"/>
    <w:rsid w:val="00B937D0"/>
    <w:rsid w:val="00B93BE2"/>
    <w:rsid w:val="00B94CCA"/>
    <w:rsid w:val="00B95F0A"/>
    <w:rsid w:val="00BA22E1"/>
    <w:rsid w:val="00BA3667"/>
    <w:rsid w:val="00BA4944"/>
    <w:rsid w:val="00BA4D62"/>
    <w:rsid w:val="00BA58BC"/>
    <w:rsid w:val="00BA6075"/>
    <w:rsid w:val="00BA66F9"/>
    <w:rsid w:val="00BA6D94"/>
    <w:rsid w:val="00BB091B"/>
    <w:rsid w:val="00BB1A39"/>
    <w:rsid w:val="00BB2B98"/>
    <w:rsid w:val="00BB387C"/>
    <w:rsid w:val="00BB4093"/>
    <w:rsid w:val="00BB5D04"/>
    <w:rsid w:val="00BB6C98"/>
    <w:rsid w:val="00BB7026"/>
    <w:rsid w:val="00BB7C0A"/>
    <w:rsid w:val="00BC0825"/>
    <w:rsid w:val="00BC13D2"/>
    <w:rsid w:val="00BC14C7"/>
    <w:rsid w:val="00BC2C56"/>
    <w:rsid w:val="00BC47C8"/>
    <w:rsid w:val="00BC4800"/>
    <w:rsid w:val="00BC7B69"/>
    <w:rsid w:val="00BD0545"/>
    <w:rsid w:val="00BD20AC"/>
    <w:rsid w:val="00BD3245"/>
    <w:rsid w:val="00BD342F"/>
    <w:rsid w:val="00BD3E25"/>
    <w:rsid w:val="00BD69ED"/>
    <w:rsid w:val="00BD6DA5"/>
    <w:rsid w:val="00BD7E40"/>
    <w:rsid w:val="00BE09B0"/>
    <w:rsid w:val="00BE156D"/>
    <w:rsid w:val="00BE3467"/>
    <w:rsid w:val="00BE405C"/>
    <w:rsid w:val="00BE5068"/>
    <w:rsid w:val="00BE6B51"/>
    <w:rsid w:val="00BE77D2"/>
    <w:rsid w:val="00BF2697"/>
    <w:rsid w:val="00BF30AD"/>
    <w:rsid w:val="00BF3479"/>
    <w:rsid w:val="00BF3EE5"/>
    <w:rsid w:val="00BF4647"/>
    <w:rsid w:val="00BF488B"/>
    <w:rsid w:val="00BF5017"/>
    <w:rsid w:val="00BF5B56"/>
    <w:rsid w:val="00BF6336"/>
    <w:rsid w:val="00C00A06"/>
    <w:rsid w:val="00C01B53"/>
    <w:rsid w:val="00C0297D"/>
    <w:rsid w:val="00C042D9"/>
    <w:rsid w:val="00C04896"/>
    <w:rsid w:val="00C049EA"/>
    <w:rsid w:val="00C07663"/>
    <w:rsid w:val="00C136B8"/>
    <w:rsid w:val="00C150B3"/>
    <w:rsid w:val="00C1630B"/>
    <w:rsid w:val="00C1703B"/>
    <w:rsid w:val="00C17D21"/>
    <w:rsid w:val="00C20AB9"/>
    <w:rsid w:val="00C20FC5"/>
    <w:rsid w:val="00C23E09"/>
    <w:rsid w:val="00C23E75"/>
    <w:rsid w:val="00C2410D"/>
    <w:rsid w:val="00C24786"/>
    <w:rsid w:val="00C24C75"/>
    <w:rsid w:val="00C252E2"/>
    <w:rsid w:val="00C2724E"/>
    <w:rsid w:val="00C27AD0"/>
    <w:rsid w:val="00C315D1"/>
    <w:rsid w:val="00C3371A"/>
    <w:rsid w:val="00C33E98"/>
    <w:rsid w:val="00C35183"/>
    <w:rsid w:val="00C3748B"/>
    <w:rsid w:val="00C41D5D"/>
    <w:rsid w:val="00C4356D"/>
    <w:rsid w:val="00C444C4"/>
    <w:rsid w:val="00C4466B"/>
    <w:rsid w:val="00C50C92"/>
    <w:rsid w:val="00C5140C"/>
    <w:rsid w:val="00C51646"/>
    <w:rsid w:val="00C516F4"/>
    <w:rsid w:val="00C55DEF"/>
    <w:rsid w:val="00C56991"/>
    <w:rsid w:val="00C65F2E"/>
    <w:rsid w:val="00C702D1"/>
    <w:rsid w:val="00C72E51"/>
    <w:rsid w:val="00C733A3"/>
    <w:rsid w:val="00C73AE7"/>
    <w:rsid w:val="00C75828"/>
    <w:rsid w:val="00C77253"/>
    <w:rsid w:val="00C83109"/>
    <w:rsid w:val="00C84AF8"/>
    <w:rsid w:val="00C85555"/>
    <w:rsid w:val="00C87E1F"/>
    <w:rsid w:val="00C9026A"/>
    <w:rsid w:val="00C90463"/>
    <w:rsid w:val="00C91B19"/>
    <w:rsid w:val="00C92944"/>
    <w:rsid w:val="00C92FA3"/>
    <w:rsid w:val="00C92FB9"/>
    <w:rsid w:val="00C938A9"/>
    <w:rsid w:val="00C93D58"/>
    <w:rsid w:val="00C96E3A"/>
    <w:rsid w:val="00CA233B"/>
    <w:rsid w:val="00CA346B"/>
    <w:rsid w:val="00CA47DE"/>
    <w:rsid w:val="00CA5093"/>
    <w:rsid w:val="00CA6760"/>
    <w:rsid w:val="00CB2751"/>
    <w:rsid w:val="00CB412A"/>
    <w:rsid w:val="00CB5704"/>
    <w:rsid w:val="00CB6D45"/>
    <w:rsid w:val="00CC16B7"/>
    <w:rsid w:val="00CC2811"/>
    <w:rsid w:val="00CC30D7"/>
    <w:rsid w:val="00CC5124"/>
    <w:rsid w:val="00CC59C9"/>
    <w:rsid w:val="00CC63B4"/>
    <w:rsid w:val="00CC668D"/>
    <w:rsid w:val="00CC795D"/>
    <w:rsid w:val="00CD05E7"/>
    <w:rsid w:val="00CD0D38"/>
    <w:rsid w:val="00CD2215"/>
    <w:rsid w:val="00CD46D7"/>
    <w:rsid w:val="00CD619A"/>
    <w:rsid w:val="00CD74F9"/>
    <w:rsid w:val="00CD7F39"/>
    <w:rsid w:val="00CE2974"/>
    <w:rsid w:val="00CE3071"/>
    <w:rsid w:val="00CE4FD5"/>
    <w:rsid w:val="00CE59A2"/>
    <w:rsid w:val="00CE6332"/>
    <w:rsid w:val="00CE709E"/>
    <w:rsid w:val="00CE7B3F"/>
    <w:rsid w:val="00CF0580"/>
    <w:rsid w:val="00CF0C55"/>
    <w:rsid w:val="00CF10A6"/>
    <w:rsid w:val="00CF18DC"/>
    <w:rsid w:val="00CF41C0"/>
    <w:rsid w:val="00CF5CB5"/>
    <w:rsid w:val="00CF751F"/>
    <w:rsid w:val="00CF76FC"/>
    <w:rsid w:val="00D00142"/>
    <w:rsid w:val="00D0211A"/>
    <w:rsid w:val="00D02190"/>
    <w:rsid w:val="00D051D0"/>
    <w:rsid w:val="00D05686"/>
    <w:rsid w:val="00D0573A"/>
    <w:rsid w:val="00D05BF3"/>
    <w:rsid w:val="00D05FEF"/>
    <w:rsid w:val="00D062E4"/>
    <w:rsid w:val="00D11532"/>
    <w:rsid w:val="00D11FE0"/>
    <w:rsid w:val="00D12EA2"/>
    <w:rsid w:val="00D13CA1"/>
    <w:rsid w:val="00D141B1"/>
    <w:rsid w:val="00D1478C"/>
    <w:rsid w:val="00D16C40"/>
    <w:rsid w:val="00D17BF5"/>
    <w:rsid w:val="00D208F5"/>
    <w:rsid w:val="00D21748"/>
    <w:rsid w:val="00D23707"/>
    <w:rsid w:val="00D26F63"/>
    <w:rsid w:val="00D31B42"/>
    <w:rsid w:val="00D31D1A"/>
    <w:rsid w:val="00D33893"/>
    <w:rsid w:val="00D33BBF"/>
    <w:rsid w:val="00D3447E"/>
    <w:rsid w:val="00D36433"/>
    <w:rsid w:val="00D4064C"/>
    <w:rsid w:val="00D40DB9"/>
    <w:rsid w:val="00D42547"/>
    <w:rsid w:val="00D45489"/>
    <w:rsid w:val="00D47060"/>
    <w:rsid w:val="00D479CB"/>
    <w:rsid w:val="00D47EC4"/>
    <w:rsid w:val="00D50D96"/>
    <w:rsid w:val="00D5126B"/>
    <w:rsid w:val="00D5134F"/>
    <w:rsid w:val="00D52FD4"/>
    <w:rsid w:val="00D53B7D"/>
    <w:rsid w:val="00D53FBC"/>
    <w:rsid w:val="00D552BF"/>
    <w:rsid w:val="00D56756"/>
    <w:rsid w:val="00D61865"/>
    <w:rsid w:val="00D619CF"/>
    <w:rsid w:val="00D62CB8"/>
    <w:rsid w:val="00D65FB9"/>
    <w:rsid w:val="00D6717F"/>
    <w:rsid w:val="00D70543"/>
    <w:rsid w:val="00D70782"/>
    <w:rsid w:val="00D72594"/>
    <w:rsid w:val="00D74867"/>
    <w:rsid w:val="00D77BA7"/>
    <w:rsid w:val="00D77DED"/>
    <w:rsid w:val="00D80A86"/>
    <w:rsid w:val="00D82073"/>
    <w:rsid w:val="00D85734"/>
    <w:rsid w:val="00D85AE5"/>
    <w:rsid w:val="00D85D34"/>
    <w:rsid w:val="00D86D7A"/>
    <w:rsid w:val="00D91150"/>
    <w:rsid w:val="00D91669"/>
    <w:rsid w:val="00D91872"/>
    <w:rsid w:val="00D91A13"/>
    <w:rsid w:val="00D921B8"/>
    <w:rsid w:val="00D92D12"/>
    <w:rsid w:val="00D93233"/>
    <w:rsid w:val="00D94855"/>
    <w:rsid w:val="00D95A54"/>
    <w:rsid w:val="00D96732"/>
    <w:rsid w:val="00D97677"/>
    <w:rsid w:val="00D97E69"/>
    <w:rsid w:val="00DA1D44"/>
    <w:rsid w:val="00DA2C4D"/>
    <w:rsid w:val="00DA374F"/>
    <w:rsid w:val="00DA4B3B"/>
    <w:rsid w:val="00DA7823"/>
    <w:rsid w:val="00DB222C"/>
    <w:rsid w:val="00DB2EDD"/>
    <w:rsid w:val="00DB4839"/>
    <w:rsid w:val="00DB5170"/>
    <w:rsid w:val="00DB6722"/>
    <w:rsid w:val="00DC0A00"/>
    <w:rsid w:val="00DC2151"/>
    <w:rsid w:val="00DC269B"/>
    <w:rsid w:val="00DC36A5"/>
    <w:rsid w:val="00DC70C8"/>
    <w:rsid w:val="00DC7C29"/>
    <w:rsid w:val="00DD1DED"/>
    <w:rsid w:val="00DD1E8A"/>
    <w:rsid w:val="00DD2322"/>
    <w:rsid w:val="00DD2DBA"/>
    <w:rsid w:val="00DE016D"/>
    <w:rsid w:val="00DE6A58"/>
    <w:rsid w:val="00DE759E"/>
    <w:rsid w:val="00DF0891"/>
    <w:rsid w:val="00DF1597"/>
    <w:rsid w:val="00DF1859"/>
    <w:rsid w:val="00DF2422"/>
    <w:rsid w:val="00DF2CCB"/>
    <w:rsid w:val="00DF4160"/>
    <w:rsid w:val="00DF44DD"/>
    <w:rsid w:val="00DF4743"/>
    <w:rsid w:val="00DF51C6"/>
    <w:rsid w:val="00DF7340"/>
    <w:rsid w:val="00E0024D"/>
    <w:rsid w:val="00E007F2"/>
    <w:rsid w:val="00E01681"/>
    <w:rsid w:val="00E02AD8"/>
    <w:rsid w:val="00E0357C"/>
    <w:rsid w:val="00E07F9B"/>
    <w:rsid w:val="00E11766"/>
    <w:rsid w:val="00E11ABA"/>
    <w:rsid w:val="00E16792"/>
    <w:rsid w:val="00E16962"/>
    <w:rsid w:val="00E201E7"/>
    <w:rsid w:val="00E21E19"/>
    <w:rsid w:val="00E2394A"/>
    <w:rsid w:val="00E23BB3"/>
    <w:rsid w:val="00E24297"/>
    <w:rsid w:val="00E2519F"/>
    <w:rsid w:val="00E274F5"/>
    <w:rsid w:val="00E3006F"/>
    <w:rsid w:val="00E325E6"/>
    <w:rsid w:val="00E345F2"/>
    <w:rsid w:val="00E34DF8"/>
    <w:rsid w:val="00E360A1"/>
    <w:rsid w:val="00E37FBE"/>
    <w:rsid w:val="00E40665"/>
    <w:rsid w:val="00E41F59"/>
    <w:rsid w:val="00E42C7E"/>
    <w:rsid w:val="00E43943"/>
    <w:rsid w:val="00E442C8"/>
    <w:rsid w:val="00E44AE0"/>
    <w:rsid w:val="00E45433"/>
    <w:rsid w:val="00E47CC2"/>
    <w:rsid w:val="00E481D1"/>
    <w:rsid w:val="00E51E2E"/>
    <w:rsid w:val="00E5251C"/>
    <w:rsid w:val="00E54323"/>
    <w:rsid w:val="00E54F67"/>
    <w:rsid w:val="00E558B2"/>
    <w:rsid w:val="00E55BD4"/>
    <w:rsid w:val="00E55FF4"/>
    <w:rsid w:val="00E567F1"/>
    <w:rsid w:val="00E56B8E"/>
    <w:rsid w:val="00E57ABE"/>
    <w:rsid w:val="00E60096"/>
    <w:rsid w:val="00E6019D"/>
    <w:rsid w:val="00E604AA"/>
    <w:rsid w:val="00E6634B"/>
    <w:rsid w:val="00E66F8E"/>
    <w:rsid w:val="00E67EBA"/>
    <w:rsid w:val="00E70A56"/>
    <w:rsid w:val="00E72291"/>
    <w:rsid w:val="00E73144"/>
    <w:rsid w:val="00E73B21"/>
    <w:rsid w:val="00E74FE0"/>
    <w:rsid w:val="00E76CDB"/>
    <w:rsid w:val="00E77D93"/>
    <w:rsid w:val="00E803D9"/>
    <w:rsid w:val="00E80F02"/>
    <w:rsid w:val="00E81351"/>
    <w:rsid w:val="00E82139"/>
    <w:rsid w:val="00E8577E"/>
    <w:rsid w:val="00E86F42"/>
    <w:rsid w:val="00E9122E"/>
    <w:rsid w:val="00E91816"/>
    <w:rsid w:val="00E9340A"/>
    <w:rsid w:val="00E959B6"/>
    <w:rsid w:val="00E97559"/>
    <w:rsid w:val="00EA00CF"/>
    <w:rsid w:val="00EA02C5"/>
    <w:rsid w:val="00EA0497"/>
    <w:rsid w:val="00EA0581"/>
    <w:rsid w:val="00EA0CB9"/>
    <w:rsid w:val="00EA1918"/>
    <w:rsid w:val="00EA1A58"/>
    <w:rsid w:val="00EA33EE"/>
    <w:rsid w:val="00EA3811"/>
    <w:rsid w:val="00EA7385"/>
    <w:rsid w:val="00EB0B1A"/>
    <w:rsid w:val="00EB3E96"/>
    <w:rsid w:val="00EB45BF"/>
    <w:rsid w:val="00EB6528"/>
    <w:rsid w:val="00EB7CA9"/>
    <w:rsid w:val="00EC0309"/>
    <w:rsid w:val="00EC03F7"/>
    <w:rsid w:val="00EC14CB"/>
    <w:rsid w:val="00EC1A66"/>
    <w:rsid w:val="00EC5629"/>
    <w:rsid w:val="00EC5A10"/>
    <w:rsid w:val="00EC66C6"/>
    <w:rsid w:val="00EC7484"/>
    <w:rsid w:val="00EC7BD6"/>
    <w:rsid w:val="00ED1638"/>
    <w:rsid w:val="00ED211B"/>
    <w:rsid w:val="00ED480D"/>
    <w:rsid w:val="00ED537C"/>
    <w:rsid w:val="00ED5E3D"/>
    <w:rsid w:val="00ED5FE4"/>
    <w:rsid w:val="00ED77C1"/>
    <w:rsid w:val="00EE05D7"/>
    <w:rsid w:val="00EE0D35"/>
    <w:rsid w:val="00EE1930"/>
    <w:rsid w:val="00EE1B9D"/>
    <w:rsid w:val="00EE253A"/>
    <w:rsid w:val="00EE4D0A"/>
    <w:rsid w:val="00EE5CE3"/>
    <w:rsid w:val="00EE7DB4"/>
    <w:rsid w:val="00EF0FEF"/>
    <w:rsid w:val="00EF4DAF"/>
    <w:rsid w:val="00EF670D"/>
    <w:rsid w:val="00EF7135"/>
    <w:rsid w:val="00F00186"/>
    <w:rsid w:val="00F0145C"/>
    <w:rsid w:val="00F02757"/>
    <w:rsid w:val="00F0367F"/>
    <w:rsid w:val="00F05712"/>
    <w:rsid w:val="00F12641"/>
    <w:rsid w:val="00F126E7"/>
    <w:rsid w:val="00F13027"/>
    <w:rsid w:val="00F1764B"/>
    <w:rsid w:val="00F1778A"/>
    <w:rsid w:val="00F20290"/>
    <w:rsid w:val="00F2082C"/>
    <w:rsid w:val="00F209C3"/>
    <w:rsid w:val="00F2119B"/>
    <w:rsid w:val="00F222D9"/>
    <w:rsid w:val="00F24823"/>
    <w:rsid w:val="00F24BAD"/>
    <w:rsid w:val="00F26C23"/>
    <w:rsid w:val="00F3007A"/>
    <w:rsid w:val="00F317AE"/>
    <w:rsid w:val="00F3192C"/>
    <w:rsid w:val="00F31B0F"/>
    <w:rsid w:val="00F34FA1"/>
    <w:rsid w:val="00F3616E"/>
    <w:rsid w:val="00F37DD3"/>
    <w:rsid w:val="00F40F00"/>
    <w:rsid w:val="00F417C0"/>
    <w:rsid w:val="00F41C71"/>
    <w:rsid w:val="00F420F5"/>
    <w:rsid w:val="00F425AE"/>
    <w:rsid w:val="00F43818"/>
    <w:rsid w:val="00F43CAF"/>
    <w:rsid w:val="00F50595"/>
    <w:rsid w:val="00F50E1F"/>
    <w:rsid w:val="00F5136A"/>
    <w:rsid w:val="00F5230C"/>
    <w:rsid w:val="00F5388D"/>
    <w:rsid w:val="00F53E1C"/>
    <w:rsid w:val="00F54B6E"/>
    <w:rsid w:val="00F61AD1"/>
    <w:rsid w:val="00F64924"/>
    <w:rsid w:val="00F66893"/>
    <w:rsid w:val="00F700A6"/>
    <w:rsid w:val="00F70DAC"/>
    <w:rsid w:val="00F726F2"/>
    <w:rsid w:val="00F73610"/>
    <w:rsid w:val="00F76717"/>
    <w:rsid w:val="00F776FA"/>
    <w:rsid w:val="00F77E26"/>
    <w:rsid w:val="00F818B9"/>
    <w:rsid w:val="00F821F6"/>
    <w:rsid w:val="00F82A82"/>
    <w:rsid w:val="00F834A0"/>
    <w:rsid w:val="00F85062"/>
    <w:rsid w:val="00F859B7"/>
    <w:rsid w:val="00F8639D"/>
    <w:rsid w:val="00F867B7"/>
    <w:rsid w:val="00F877DF"/>
    <w:rsid w:val="00F91AA8"/>
    <w:rsid w:val="00F91CAE"/>
    <w:rsid w:val="00F9343C"/>
    <w:rsid w:val="00F93824"/>
    <w:rsid w:val="00F94719"/>
    <w:rsid w:val="00F94E8F"/>
    <w:rsid w:val="00F95462"/>
    <w:rsid w:val="00F957A6"/>
    <w:rsid w:val="00FA06B1"/>
    <w:rsid w:val="00FA0DCB"/>
    <w:rsid w:val="00FA132C"/>
    <w:rsid w:val="00FA13E5"/>
    <w:rsid w:val="00FA4FD7"/>
    <w:rsid w:val="00FA67EE"/>
    <w:rsid w:val="00FA699D"/>
    <w:rsid w:val="00FA783A"/>
    <w:rsid w:val="00FA79DD"/>
    <w:rsid w:val="00FA7A00"/>
    <w:rsid w:val="00FA7AE1"/>
    <w:rsid w:val="00FB120B"/>
    <w:rsid w:val="00FB3BC4"/>
    <w:rsid w:val="00FB40D5"/>
    <w:rsid w:val="00FB4FE6"/>
    <w:rsid w:val="00FB5AA6"/>
    <w:rsid w:val="00FC044D"/>
    <w:rsid w:val="00FC0A6D"/>
    <w:rsid w:val="00FC10D6"/>
    <w:rsid w:val="00FC234D"/>
    <w:rsid w:val="00FC295C"/>
    <w:rsid w:val="00FC2D27"/>
    <w:rsid w:val="00FC4ABC"/>
    <w:rsid w:val="00FC5C6C"/>
    <w:rsid w:val="00FC6F9D"/>
    <w:rsid w:val="00FD14BD"/>
    <w:rsid w:val="00FD1D9F"/>
    <w:rsid w:val="00FD2280"/>
    <w:rsid w:val="00FD2D83"/>
    <w:rsid w:val="00FD3B2C"/>
    <w:rsid w:val="00FE057B"/>
    <w:rsid w:val="00FE14C7"/>
    <w:rsid w:val="00FE4693"/>
    <w:rsid w:val="00FE5311"/>
    <w:rsid w:val="00FE6D3C"/>
    <w:rsid w:val="00FF27A2"/>
    <w:rsid w:val="00FF2DCE"/>
    <w:rsid w:val="00FF7EB3"/>
    <w:rsid w:val="0123061E"/>
    <w:rsid w:val="0129E79A"/>
    <w:rsid w:val="0139620F"/>
    <w:rsid w:val="013AE791"/>
    <w:rsid w:val="0141B6BE"/>
    <w:rsid w:val="016794A0"/>
    <w:rsid w:val="017EE146"/>
    <w:rsid w:val="01A2E040"/>
    <w:rsid w:val="01BA06A1"/>
    <w:rsid w:val="01BBC363"/>
    <w:rsid w:val="01D24702"/>
    <w:rsid w:val="01DE90E5"/>
    <w:rsid w:val="02025B13"/>
    <w:rsid w:val="0225780C"/>
    <w:rsid w:val="023B14B0"/>
    <w:rsid w:val="023B8F37"/>
    <w:rsid w:val="023FBAEB"/>
    <w:rsid w:val="0240AB97"/>
    <w:rsid w:val="0251DAC2"/>
    <w:rsid w:val="0262928D"/>
    <w:rsid w:val="02861D99"/>
    <w:rsid w:val="028E21F7"/>
    <w:rsid w:val="028E8AFA"/>
    <w:rsid w:val="02A4A251"/>
    <w:rsid w:val="02CE4BE8"/>
    <w:rsid w:val="02CF3A3F"/>
    <w:rsid w:val="02DF2C6E"/>
    <w:rsid w:val="02E2461D"/>
    <w:rsid w:val="030FCCFC"/>
    <w:rsid w:val="0318EE42"/>
    <w:rsid w:val="0319D60E"/>
    <w:rsid w:val="031BD0FC"/>
    <w:rsid w:val="031BD648"/>
    <w:rsid w:val="031D2DD9"/>
    <w:rsid w:val="031D9CD8"/>
    <w:rsid w:val="0322CE81"/>
    <w:rsid w:val="034A9C2D"/>
    <w:rsid w:val="03540BDD"/>
    <w:rsid w:val="0357ECD8"/>
    <w:rsid w:val="0358EBE0"/>
    <w:rsid w:val="03593C1E"/>
    <w:rsid w:val="03609CA9"/>
    <w:rsid w:val="0363A13E"/>
    <w:rsid w:val="0364DB9E"/>
    <w:rsid w:val="037FC2E1"/>
    <w:rsid w:val="03862173"/>
    <w:rsid w:val="03CF31C7"/>
    <w:rsid w:val="03D6EC41"/>
    <w:rsid w:val="03EC4A3E"/>
    <w:rsid w:val="042B5053"/>
    <w:rsid w:val="042D4DED"/>
    <w:rsid w:val="042E2EB4"/>
    <w:rsid w:val="044594FB"/>
    <w:rsid w:val="044E1183"/>
    <w:rsid w:val="045887CF"/>
    <w:rsid w:val="0468404D"/>
    <w:rsid w:val="04911D6F"/>
    <w:rsid w:val="04968D05"/>
    <w:rsid w:val="04A92CAB"/>
    <w:rsid w:val="04B47B47"/>
    <w:rsid w:val="04BC65D7"/>
    <w:rsid w:val="04C47219"/>
    <w:rsid w:val="04CE6D1A"/>
    <w:rsid w:val="04D8896D"/>
    <w:rsid w:val="05648008"/>
    <w:rsid w:val="0566D297"/>
    <w:rsid w:val="0567B64F"/>
    <w:rsid w:val="056DE85A"/>
    <w:rsid w:val="0571AC2C"/>
    <w:rsid w:val="0576DB01"/>
    <w:rsid w:val="05820722"/>
    <w:rsid w:val="05AF5AE4"/>
    <w:rsid w:val="05B1F466"/>
    <w:rsid w:val="05BEADC4"/>
    <w:rsid w:val="05C950DD"/>
    <w:rsid w:val="05DE8425"/>
    <w:rsid w:val="05EA7040"/>
    <w:rsid w:val="062CF9C6"/>
    <w:rsid w:val="06440472"/>
    <w:rsid w:val="064B92B5"/>
    <w:rsid w:val="064C8FF0"/>
    <w:rsid w:val="0666BAB8"/>
    <w:rsid w:val="067374D3"/>
    <w:rsid w:val="067AAD77"/>
    <w:rsid w:val="0687053A"/>
    <w:rsid w:val="06885093"/>
    <w:rsid w:val="06988610"/>
    <w:rsid w:val="06ABCEC7"/>
    <w:rsid w:val="06BDA0EA"/>
    <w:rsid w:val="06C2BB69"/>
    <w:rsid w:val="06F1FEFB"/>
    <w:rsid w:val="06FF39E9"/>
    <w:rsid w:val="06FFC085"/>
    <w:rsid w:val="070BA2DA"/>
    <w:rsid w:val="071259D5"/>
    <w:rsid w:val="071E4FBC"/>
    <w:rsid w:val="075A05B1"/>
    <w:rsid w:val="075B6031"/>
    <w:rsid w:val="07781D84"/>
    <w:rsid w:val="077D49C5"/>
    <w:rsid w:val="079DC423"/>
    <w:rsid w:val="07CC1687"/>
    <w:rsid w:val="07CD3263"/>
    <w:rsid w:val="07D0A9EF"/>
    <w:rsid w:val="07DF457A"/>
    <w:rsid w:val="07EB7C7C"/>
    <w:rsid w:val="0821BA5F"/>
    <w:rsid w:val="083B8BFA"/>
    <w:rsid w:val="0842ACB2"/>
    <w:rsid w:val="0853CC9A"/>
    <w:rsid w:val="0879FEFD"/>
    <w:rsid w:val="087B31CE"/>
    <w:rsid w:val="087B4977"/>
    <w:rsid w:val="088194D0"/>
    <w:rsid w:val="0892CA87"/>
    <w:rsid w:val="089EE6A5"/>
    <w:rsid w:val="08A86A06"/>
    <w:rsid w:val="08B1A8D2"/>
    <w:rsid w:val="08B282F7"/>
    <w:rsid w:val="08CA6F0E"/>
    <w:rsid w:val="08CDB161"/>
    <w:rsid w:val="08DF2C01"/>
    <w:rsid w:val="08EF8855"/>
    <w:rsid w:val="08FE71D9"/>
    <w:rsid w:val="09063DCF"/>
    <w:rsid w:val="0906BBA5"/>
    <w:rsid w:val="090E19C8"/>
    <w:rsid w:val="09285601"/>
    <w:rsid w:val="09353065"/>
    <w:rsid w:val="09494BD6"/>
    <w:rsid w:val="095B857C"/>
    <w:rsid w:val="0971E735"/>
    <w:rsid w:val="0980915B"/>
    <w:rsid w:val="0980D41F"/>
    <w:rsid w:val="098A7CE3"/>
    <w:rsid w:val="09917CEA"/>
    <w:rsid w:val="0998034E"/>
    <w:rsid w:val="0999F5B1"/>
    <w:rsid w:val="099C1C29"/>
    <w:rsid w:val="09A7EE24"/>
    <w:rsid w:val="09B201E4"/>
    <w:rsid w:val="09B84282"/>
    <w:rsid w:val="09B96753"/>
    <w:rsid w:val="09BB1807"/>
    <w:rsid w:val="09BE3EFA"/>
    <w:rsid w:val="09C7E9E2"/>
    <w:rsid w:val="09EF71BA"/>
    <w:rsid w:val="09F1AB28"/>
    <w:rsid w:val="09F84426"/>
    <w:rsid w:val="0A0BFFE2"/>
    <w:rsid w:val="0A124031"/>
    <w:rsid w:val="0A1A2AF2"/>
    <w:rsid w:val="0A35E0C2"/>
    <w:rsid w:val="0A46FF20"/>
    <w:rsid w:val="0A49548F"/>
    <w:rsid w:val="0A6DCA26"/>
    <w:rsid w:val="0A7D6C4C"/>
    <w:rsid w:val="0A86D592"/>
    <w:rsid w:val="0A8713EB"/>
    <w:rsid w:val="0AA1DDE4"/>
    <w:rsid w:val="0AA22145"/>
    <w:rsid w:val="0AA3930A"/>
    <w:rsid w:val="0AA98E04"/>
    <w:rsid w:val="0AAB3857"/>
    <w:rsid w:val="0AACCDF1"/>
    <w:rsid w:val="0ABA6F95"/>
    <w:rsid w:val="0AD94A87"/>
    <w:rsid w:val="0ADA59C1"/>
    <w:rsid w:val="0AFE40DA"/>
    <w:rsid w:val="0B44A51E"/>
    <w:rsid w:val="0B464952"/>
    <w:rsid w:val="0B531E4D"/>
    <w:rsid w:val="0B77F861"/>
    <w:rsid w:val="0B92AB95"/>
    <w:rsid w:val="0BCAEEC5"/>
    <w:rsid w:val="0BCDCFB1"/>
    <w:rsid w:val="0BDC50AD"/>
    <w:rsid w:val="0BDFDEBA"/>
    <w:rsid w:val="0BE02710"/>
    <w:rsid w:val="0C031941"/>
    <w:rsid w:val="0C0610EF"/>
    <w:rsid w:val="0C0744EB"/>
    <w:rsid w:val="0C0D2EC0"/>
    <w:rsid w:val="0C28C531"/>
    <w:rsid w:val="0C3561FC"/>
    <w:rsid w:val="0C40F32A"/>
    <w:rsid w:val="0C50EB3E"/>
    <w:rsid w:val="0C56A3FE"/>
    <w:rsid w:val="0C68E0A7"/>
    <w:rsid w:val="0C76960C"/>
    <w:rsid w:val="0C818E5B"/>
    <w:rsid w:val="0CA17C39"/>
    <w:rsid w:val="0CA57576"/>
    <w:rsid w:val="0CC4B884"/>
    <w:rsid w:val="0CC5A13A"/>
    <w:rsid w:val="0CC87A51"/>
    <w:rsid w:val="0CD8DC10"/>
    <w:rsid w:val="0CDBC0BF"/>
    <w:rsid w:val="0CDCF9A9"/>
    <w:rsid w:val="0CE12237"/>
    <w:rsid w:val="0CE642E4"/>
    <w:rsid w:val="0D11D6D8"/>
    <w:rsid w:val="0D152ED8"/>
    <w:rsid w:val="0D178D7E"/>
    <w:rsid w:val="0D540875"/>
    <w:rsid w:val="0D6D3865"/>
    <w:rsid w:val="0D840DDD"/>
    <w:rsid w:val="0DA94B1D"/>
    <w:rsid w:val="0DC7A556"/>
    <w:rsid w:val="0DE1527E"/>
    <w:rsid w:val="0DEAC8A7"/>
    <w:rsid w:val="0DEE835D"/>
    <w:rsid w:val="0E1C1623"/>
    <w:rsid w:val="0E32FDB5"/>
    <w:rsid w:val="0E485FE0"/>
    <w:rsid w:val="0E5D1A62"/>
    <w:rsid w:val="0E5E6E35"/>
    <w:rsid w:val="0E64B3E4"/>
    <w:rsid w:val="0E7538E1"/>
    <w:rsid w:val="0E76773E"/>
    <w:rsid w:val="0E7792FB"/>
    <w:rsid w:val="0E7DAB2F"/>
    <w:rsid w:val="0E8493D7"/>
    <w:rsid w:val="0E8D210C"/>
    <w:rsid w:val="0E8ECA45"/>
    <w:rsid w:val="0E8FF7D4"/>
    <w:rsid w:val="0E977837"/>
    <w:rsid w:val="0EBA5C2B"/>
    <w:rsid w:val="0EC3EF30"/>
    <w:rsid w:val="0F01F194"/>
    <w:rsid w:val="0F07CAFA"/>
    <w:rsid w:val="0F114A98"/>
    <w:rsid w:val="0F146DA9"/>
    <w:rsid w:val="0F1C8526"/>
    <w:rsid w:val="0F1D71C0"/>
    <w:rsid w:val="0F3740FC"/>
    <w:rsid w:val="0F3D245B"/>
    <w:rsid w:val="0F4AFC84"/>
    <w:rsid w:val="0F5880AE"/>
    <w:rsid w:val="0F58EF62"/>
    <w:rsid w:val="0F6FF589"/>
    <w:rsid w:val="0F771D2D"/>
    <w:rsid w:val="0F892C60"/>
    <w:rsid w:val="0F929B7D"/>
    <w:rsid w:val="0F941D06"/>
    <w:rsid w:val="0F997B43"/>
    <w:rsid w:val="0F9AEACE"/>
    <w:rsid w:val="0FC8DC2F"/>
    <w:rsid w:val="0FE115DD"/>
    <w:rsid w:val="0FE72A7E"/>
    <w:rsid w:val="0FF5502E"/>
    <w:rsid w:val="0FFC1FC9"/>
    <w:rsid w:val="1003CF31"/>
    <w:rsid w:val="10076F7F"/>
    <w:rsid w:val="1008AE39"/>
    <w:rsid w:val="102A7B24"/>
    <w:rsid w:val="104342C5"/>
    <w:rsid w:val="104621E7"/>
    <w:rsid w:val="10574653"/>
    <w:rsid w:val="1077C419"/>
    <w:rsid w:val="10BB63D4"/>
    <w:rsid w:val="10C0860B"/>
    <w:rsid w:val="10C8CE03"/>
    <w:rsid w:val="10D537F5"/>
    <w:rsid w:val="10DDA968"/>
    <w:rsid w:val="10DE0C79"/>
    <w:rsid w:val="10E0C1F5"/>
    <w:rsid w:val="10E1C307"/>
    <w:rsid w:val="1102F645"/>
    <w:rsid w:val="1132A51E"/>
    <w:rsid w:val="1138B1CF"/>
    <w:rsid w:val="114B95CA"/>
    <w:rsid w:val="115B614E"/>
    <w:rsid w:val="115D09AE"/>
    <w:rsid w:val="1167396C"/>
    <w:rsid w:val="116D0B36"/>
    <w:rsid w:val="118055F8"/>
    <w:rsid w:val="119D9CBF"/>
    <w:rsid w:val="11A76C0F"/>
    <w:rsid w:val="11BE7812"/>
    <w:rsid w:val="11DA983D"/>
    <w:rsid w:val="11E55B75"/>
    <w:rsid w:val="11FB80F8"/>
    <w:rsid w:val="122A865F"/>
    <w:rsid w:val="12554641"/>
    <w:rsid w:val="125DA459"/>
    <w:rsid w:val="125F98FE"/>
    <w:rsid w:val="12626DBE"/>
    <w:rsid w:val="1267724B"/>
    <w:rsid w:val="126CF201"/>
    <w:rsid w:val="128793BD"/>
    <w:rsid w:val="128BA15B"/>
    <w:rsid w:val="129A0B49"/>
    <w:rsid w:val="12B92478"/>
    <w:rsid w:val="12C033E3"/>
    <w:rsid w:val="12CECA0D"/>
    <w:rsid w:val="12F286F0"/>
    <w:rsid w:val="12FC8603"/>
    <w:rsid w:val="1304E859"/>
    <w:rsid w:val="13054031"/>
    <w:rsid w:val="132FE41F"/>
    <w:rsid w:val="13537A1C"/>
    <w:rsid w:val="1364ADD9"/>
    <w:rsid w:val="137C692A"/>
    <w:rsid w:val="13882BD8"/>
    <w:rsid w:val="13AFAAE0"/>
    <w:rsid w:val="13B7ED44"/>
    <w:rsid w:val="13D8AB57"/>
    <w:rsid w:val="13F981FA"/>
    <w:rsid w:val="13FEF0D9"/>
    <w:rsid w:val="140398E6"/>
    <w:rsid w:val="140466C4"/>
    <w:rsid w:val="141ACE7F"/>
    <w:rsid w:val="141ECE40"/>
    <w:rsid w:val="142942E5"/>
    <w:rsid w:val="1450680B"/>
    <w:rsid w:val="14509A99"/>
    <w:rsid w:val="1454FCCF"/>
    <w:rsid w:val="14AD94C1"/>
    <w:rsid w:val="14B8A608"/>
    <w:rsid w:val="14B97345"/>
    <w:rsid w:val="14C0C6C7"/>
    <w:rsid w:val="14DEFFEF"/>
    <w:rsid w:val="14E826B2"/>
    <w:rsid w:val="14F169F4"/>
    <w:rsid w:val="14F545CE"/>
    <w:rsid w:val="14F6E36C"/>
    <w:rsid w:val="150F62D7"/>
    <w:rsid w:val="150FC4FD"/>
    <w:rsid w:val="151A2D6C"/>
    <w:rsid w:val="151B2B4A"/>
    <w:rsid w:val="153771AF"/>
    <w:rsid w:val="153A91DF"/>
    <w:rsid w:val="1540FC95"/>
    <w:rsid w:val="15478DBB"/>
    <w:rsid w:val="15588437"/>
    <w:rsid w:val="1574EF33"/>
    <w:rsid w:val="1580D67A"/>
    <w:rsid w:val="1585373C"/>
    <w:rsid w:val="158BD01E"/>
    <w:rsid w:val="159A02F5"/>
    <w:rsid w:val="15A11BC4"/>
    <w:rsid w:val="15B84DA2"/>
    <w:rsid w:val="15C4DBD2"/>
    <w:rsid w:val="15CEC528"/>
    <w:rsid w:val="15D0F8FC"/>
    <w:rsid w:val="15D2B367"/>
    <w:rsid w:val="15F8C761"/>
    <w:rsid w:val="15FB3B10"/>
    <w:rsid w:val="160882CB"/>
    <w:rsid w:val="160EA164"/>
    <w:rsid w:val="16249917"/>
    <w:rsid w:val="1626CDE7"/>
    <w:rsid w:val="1629F3FA"/>
    <w:rsid w:val="162A5002"/>
    <w:rsid w:val="16423D71"/>
    <w:rsid w:val="164A6F03"/>
    <w:rsid w:val="16565964"/>
    <w:rsid w:val="1658285B"/>
    <w:rsid w:val="166154B0"/>
    <w:rsid w:val="16645A37"/>
    <w:rsid w:val="1679426D"/>
    <w:rsid w:val="169305E1"/>
    <w:rsid w:val="16B0E661"/>
    <w:rsid w:val="16B6CA18"/>
    <w:rsid w:val="16BF005C"/>
    <w:rsid w:val="16C39D4B"/>
    <w:rsid w:val="16EE8445"/>
    <w:rsid w:val="16EF44F9"/>
    <w:rsid w:val="1703F15F"/>
    <w:rsid w:val="1704512E"/>
    <w:rsid w:val="170FBB25"/>
    <w:rsid w:val="1713168F"/>
    <w:rsid w:val="1720CFF4"/>
    <w:rsid w:val="1744AE61"/>
    <w:rsid w:val="17479E4B"/>
    <w:rsid w:val="17508C71"/>
    <w:rsid w:val="175183CB"/>
    <w:rsid w:val="17623220"/>
    <w:rsid w:val="1776EDC3"/>
    <w:rsid w:val="177F62A8"/>
    <w:rsid w:val="17802585"/>
    <w:rsid w:val="1790F404"/>
    <w:rsid w:val="1791AACD"/>
    <w:rsid w:val="17ADF811"/>
    <w:rsid w:val="17C20E15"/>
    <w:rsid w:val="17C51183"/>
    <w:rsid w:val="17DAE114"/>
    <w:rsid w:val="17E33F50"/>
    <w:rsid w:val="17FBBC6A"/>
    <w:rsid w:val="1818015E"/>
    <w:rsid w:val="182FE625"/>
    <w:rsid w:val="18395813"/>
    <w:rsid w:val="183EA2DB"/>
    <w:rsid w:val="18483422"/>
    <w:rsid w:val="184A6E3E"/>
    <w:rsid w:val="186866EC"/>
    <w:rsid w:val="18697864"/>
    <w:rsid w:val="1882B453"/>
    <w:rsid w:val="18AAF920"/>
    <w:rsid w:val="18C9433D"/>
    <w:rsid w:val="18D46C37"/>
    <w:rsid w:val="18E91ECD"/>
    <w:rsid w:val="18F9194C"/>
    <w:rsid w:val="18FB0682"/>
    <w:rsid w:val="1919F02C"/>
    <w:rsid w:val="191B1A60"/>
    <w:rsid w:val="192FA403"/>
    <w:rsid w:val="19332B09"/>
    <w:rsid w:val="19343162"/>
    <w:rsid w:val="1938A034"/>
    <w:rsid w:val="195D182B"/>
    <w:rsid w:val="196A7688"/>
    <w:rsid w:val="197E736C"/>
    <w:rsid w:val="199EBFBE"/>
    <w:rsid w:val="19B94722"/>
    <w:rsid w:val="19BCC895"/>
    <w:rsid w:val="19C7BDB6"/>
    <w:rsid w:val="19CF4508"/>
    <w:rsid w:val="19E1443A"/>
    <w:rsid w:val="19E2EE50"/>
    <w:rsid w:val="1A0F0A2A"/>
    <w:rsid w:val="1A44BE56"/>
    <w:rsid w:val="1A4BDE09"/>
    <w:rsid w:val="1A751CF0"/>
    <w:rsid w:val="1A8518A2"/>
    <w:rsid w:val="1A9BAE02"/>
    <w:rsid w:val="1AA234CB"/>
    <w:rsid w:val="1AA2D532"/>
    <w:rsid w:val="1AAB3096"/>
    <w:rsid w:val="1AC45E9F"/>
    <w:rsid w:val="1ACB8473"/>
    <w:rsid w:val="1B20C44F"/>
    <w:rsid w:val="1B2F5E1F"/>
    <w:rsid w:val="1B634AFC"/>
    <w:rsid w:val="1B65823C"/>
    <w:rsid w:val="1B66CFF7"/>
    <w:rsid w:val="1B7F5EC4"/>
    <w:rsid w:val="1B7FAF7F"/>
    <w:rsid w:val="1B826B90"/>
    <w:rsid w:val="1B86BAF1"/>
    <w:rsid w:val="1B9B581A"/>
    <w:rsid w:val="1B9DF9C0"/>
    <w:rsid w:val="1B9EC13A"/>
    <w:rsid w:val="1BA7C87C"/>
    <w:rsid w:val="1BC19C05"/>
    <w:rsid w:val="1BC21156"/>
    <w:rsid w:val="1BD4A67F"/>
    <w:rsid w:val="1BDFA006"/>
    <w:rsid w:val="1BE56699"/>
    <w:rsid w:val="1BE88692"/>
    <w:rsid w:val="1BF3AD1B"/>
    <w:rsid w:val="1BF4DD90"/>
    <w:rsid w:val="1C016511"/>
    <w:rsid w:val="1C0604F1"/>
    <w:rsid w:val="1C0E2001"/>
    <w:rsid w:val="1C190EB8"/>
    <w:rsid w:val="1C1F1F1D"/>
    <w:rsid w:val="1C293CC5"/>
    <w:rsid w:val="1C327CFD"/>
    <w:rsid w:val="1C3B9E4D"/>
    <w:rsid w:val="1C40543A"/>
    <w:rsid w:val="1C4C43A9"/>
    <w:rsid w:val="1C4DD644"/>
    <w:rsid w:val="1C542AAA"/>
    <w:rsid w:val="1C56A4E6"/>
    <w:rsid w:val="1C5BC0CE"/>
    <w:rsid w:val="1C5DEE92"/>
    <w:rsid w:val="1C63D497"/>
    <w:rsid w:val="1C6459F0"/>
    <w:rsid w:val="1C9E249D"/>
    <w:rsid w:val="1CB9F43E"/>
    <w:rsid w:val="1CF69900"/>
    <w:rsid w:val="1CF9F2A3"/>
    <w:rsid w:val="1CFC2945"/>
    <w:rsid w:val="1D0A3373"/>
    <w:rsid w:val="1D167946"/>
    <w:rsid w:val="1D28FBAA"/>
    <w:rsid w:val="1D297B3B"/>
    <w:rsid w:val="1D29B2AC"/>
    <w:rsid w:val="1D348DCD"/>
    <w:rsid w:val="1D497D66"/>
    <w:rsid w:val="1D53B22C"/>
    <w:rsid w:val="1D61D829"/>
    <w:rsid w:val="1D6F7762"/>
    <w:rsid w:val="1D855DED"/>
    <w:rsid w:val="1D986832"/>
    <w:rsid w:val="1D9B0D02"/>
    <w:rsid w:val="1DB9AA36"/>
    <w:rsid w:val="1DBD8119"/>
    <w:rsid w:val="1DC557E8"/>
    <w:rsid w:val="1DCFFCB2"/>
    <w:rsid w:val="1DE9432E"/>
    <w:rsid w:val="1DEF3579"/>
    <w:rsid w:val="1DF6926C"/>
    <w:rsid w:val="1DFCA4BC"/>
    <w:rsid w:val="1DFE6F20"/>
    <w:rsid w:val="1DFF16B5"/>
    <w:rsid w:val="1E1FEBD4"/>
    <w:rsid w:val="1E43A9F3"/>
    <w:rsid w:val="1E4ACBFD"/>
    <w:rsid w:val="1E5192AE"/>
    <w:rsid w:val="1E672712"/>
    <w:rsid w:val="1E98C6CE"/>
    <w:rsid w:val="1EA87601"/>
    <w:rsid w:val="1EB2D81B"/>
    <w:rsid w:val="1EBAE803"/>
    <w:rsid w:val="1ECAC9C2"/>
    <w:rsid w:val="1ECBB75D"/>
    <w:rsid w:val="1ED0F1E4"/>
    <w:rsid w:val="1F1B6F9D"/>
    <w:rsid w:val="1F2C5D72"/>
    <w:rsid w:val="1F2E2E9A"/>
    <w:rsid w:val="1F413CC2"/>
    <w:rsid w:val="1F87A40E"/>
    <w:rsid w:val="1F9B2888"/>
    <w:rsid w:val="1FA4CDB7"/>
    <w:rsid w:val="1FDEB590"/>
    <w:rsid w:val="200335DB"/>
    <w:rsid w:val="200A3758"/>
    <w:rsid w:val="204BE694"/>
    <w:rsid w:val="205C32BC"/>
    <w:rsid w:val="206AC8F8"/>
    <w:rsid w:val="20875B4F"/>
    <w:rsid w:val="208DEAF7"/>
    <w:rsid w:val="209983DC"/>
    <w:rsid w:val="209CA935"/>
    <w:rsid w:val="209D0D53"/>
    <w:rsid w:val="20A17877"/>
    <w:rsid w:val="20A7D44F"/>
    <w:rsid w:val="20BEE599"/>
    <w:rsid w:val="20C5834C"/>
    <w:rsid w:val="20CE2F2A"/>
    <w:rsid w:val="20D307D5"/>
    <w:rsid w:val="20D537EB"/>
    <w:rsid w:val="2113F464"/>
    <w:rsid w:val="211BCD7C"/>
    <w:rsid w:val="211D652C"/>
    <w:rsid w:val="212E5CB5"/>
    <w:rsid w:val="213513E9"/>
    <w:rsid w:val="21383709"/>
    <w:rsid w:val="21558BC4"/>
    <w:rsid w:val="2156C48C"/>
    <w:rsid w:val="216B632D"/>
    <w:rsid w:val="21ACA40F"/>
    <w:rsid w:val="21C5B4E7"/>
    <w:rsid w:val="21CC264E"/>
    <w:rsid w:val="21D6C587"/>
    <w:rsid w:val="21FC41A3"/>
    <w:rsid w:val="2209D3B6"/>
    <w:rsid w:val="220E37B4"/>
    <w:rsid w:val="2210967C"/>
    <w:rsid w:val="22334C39"/>
    <w:rsid w:val="2239EABC"/>
    <w:rsid w:val="223EDC6F"/>
    <w:rsid w:val="22643A2D"/>
    <w:rsid w:val="2268A97D"/>
    <w:rsid w:val="227F6715"/>
    <w:rsid w:val="22932BC6"/>
    <w:rsid w:val="22AD3BDF"/>
    <w:rsid w:val="22AD482C"/>
    <w:rsid w:val="22B4224D"/>
    <w:rsid w:val="22C3BDC1"/>
    <w:rsid w:val="22F065B8"/>
    <w:rsid w:val="22FA6B30"/>
    <w:rsid w:val="23126619"/>
    <w:rsid w:val="232822C5"/>
    <w:rsid w:val="2330DEC5"/>
    <w:rsid w:val="23313FBF"/>
    <w:rsid w:val="2356F362"/>
    <w:rsid w:val="235A3F2D"/>
    <w:rsid w:val="2367CFCD"/>
    <w:rsid w:val="236EF25A"/>
    <w:rsid w:val="237F7B44"/>
    <w:rsid w:val="2389ABE8"/>
    <w:rsid w:val="23961F84"/>
    <w:rsid w:val="239B28C0"/>
    <w:rsid w:val="23AEF97C"/>
    <w:rsid w:val="23B54269"/>
    <w:rsid w:val="23BFDC00"/>
    <w:rsid w:val="23D0AEB5"/>
    <w:rsid w:val="23DD542A"/>
    <w:rsid w:val="23E23F43"/>
    <w:rsid w:val="23E594FC"/>
    <w:rsid w:val="23F231E6"/>
    <w:rsid w:val="23FA5C39"/>
    <w:rsid w:val="240DBF5B"/>
    <w:rsid w:val="240EBDFB"/>
    <w:rsid w:val="241FEB53"/>
    <w:rsid w:val="2425A1F4"/>
    <w:rsid w:val="2442F985"/>
    <w:rsid w:val="24556260"/>
    <w:rsid w:val="245982FA"/>
    <w:rsid w:val="2472D68B"/>
    <w:rsid w:val="24770C31"/>
    <w:rsid w:val="2479D1C9"/>
    <w:rsid w:val="24863464"/>
    <w:rsid w:val="248DE551"/>
    <w:rsid w:val="24AB6329"/>
    <w:rsid w:val="24B89F3F"/>
    <w:rsid w:val="24C08127"/>
    <w:rsid w:val="24D91AE2"/>
    <w:rsid w:val="24E0F0AB"/>
    <w:rsid w:val="24E20CDB"/>
    <w:rsid w:val="24FDA704"/>
    <w:rsid w:val="25099075"/>
    <w:rsid w:val="25242D12"/>
    <w:rsid w:val="25285AF5"/>
    <w:rsid w:val="254B1859"/>
    <w:rsid w:val="255500B9"/>
    <w:rsid w:val="258001A2"/>
    <w:rsid w:val="2589019E"/>
    <w:rsid w:val="258A1B57"/>
    <w:rsid w:val="25A1E89B"/>
    <w:rsid w:val="25A70DDD"/>
    <w:rsid w:val="25D2C79E"/>
    <w:rsid w:val="25D33014"/>
    <w:rsid w:val="25F50DFE"/>
    <w:rsid w:val="25FD3431"/>
    <w:rsid w:val="26041797"/>
    <w:rsid w:val="2623F307"/>
    <w:rsid w:val="2627C4B1"/>
    <w:rsid w:val="264448DD"/>
    <w:rsid w:val="2648CCB4"/>
    <w:rsid w:val="264E6119"/>
    <w:rsid w:val="265B3ECE"/>
    <w:rsid w:val="26617FF0"/>
    <w:rsid w:val="26623EEC"/>
    <w:rsid w:val="266454C4"/>
    <w:rsid w:val="26772059"/>
    <w:rsid w:val="267C82D7"/>
    <w:rsid w:val="2685234A"/>
    <w:rsid w:val="268746C5"/>
    <w:rsid w:val="26988F19"/>
    <w:rsid w:val="269A94EB"/>
    <w:rsid w:val="269EC001"/>
    <w:rsid w:val="26F4C93B"/>
    <w:rsid w:val="270D199E"/>
    <w:rsid w:val="27204CA2"/>
    <w:rsid w:val="273528B2"/>
    <w:rsid w:val="2752D5DA"/>
    <w:rsid w:val="2755DD97"/>
    <w:rsid w:val="275DA9BB"/>
    <w:rsid w:val="277241D4"/>
    <w:rsid w:val="2798A45D"/>
    <w:rsid w:val="27B31C4D"/>
    <w:rsid w:val="27B3CD7C"/>
    <w:rsid w:val="27B4C367"/>
    <w:rsid w:val="27D7C0DC"/>
    <w:rsid w:val="27DC887D"/>
    <w:rsid w:val="27F65658"/>
    <w:rsid w:val="27FF3E22"/>
    <w:rsid w:val="28004171"/>
    <w:rsid w:val="28021F6D"/>
    <w:rsid w:val="280D9D7C"/>
    <w:rsid w:val="281C198B"/>
    <w:rsid w:val="281E562E"/>
    <w:rsid w:val="282D9ED7"/>
    <w:rsid w:val="28489C52"/>
    <w:rsid w:val="28563B83"/>
    <w:rsid w:val="285A150B"/>
    <w:rsid w:val="2871B614"/>
    <w:rsid w:val="288A7EC4"/>
    <w:rsid w:val="28930286"/>
    <w:rsid w:val="28A0093E"/>
    <w:rsid w:val="28A4942F"/>
    <w:rsid w:val="28A7A9B0"/>
    <w:rsid w:val="28C29DF9"/>
    <w:rsid w:val="28C76101"/>
    <w:rsid w:val="28E366E4"/>
    <w:rsid w:val="28E896DD"/>
    <w:rsid w:val="290EBD45"/>
    <w:rsid w:val="291A9212"/>
    <w:rsid w:val="291E3DCD"/>
    <w:rsid w:val="2921D941"/>
    <w:rsid w:val="2927C6A9"/>
    <w:rsid w:val="29288EAA"/>
    <w:rsid w:val="293AE7A2"/>
    <w:rsid w:val="293D6FF7"/>
    <w:rsid w:val="293FF069"/>
    <w:rsid w:val="29410F62"/>
    <w:rsid w:val="29436B93"/>
    <w:rsid w:val="2970DDB3"/>
    <w:rsid w:val="297561F7"/>
    <w:rsid w:val="2990C259"/>
    <w:rsid w:val="299C4976"/>
    <w:rsid w:val="29A7B536"/>
    <w:rsid w:val="29AF6ADD"/>
    <w:rsid w:val="29B24B58"/>
    <w:rsid w:val="29E735A5"/>
    <w:rsid w:val="29E85B5C"/>
    <w:rsid w:val="29FC1CA7"/>
    <w:rsid w:val="2A0450DE"/>
    <w:rsid w:val="2A185ED1"/>
    <w:rsid w:val="2A2D163C"/>
    <w:rsid w:val="2A32DA6E"/>
    <w:rsid w:val="2A5B2025"/>
    <w:rsid w:val="2A5DCFD8"/>
    <w:rsid w:val="2A6E8836"/>
    <w:rsid w:val="2A81E699"/>
    <w:rsid w:val="2A84A551"/>
    <w:rsid w:val="2A8A7DC6"/>
    <w:rsid w:val="2A916F31"/>
    <w:rsid w:val="2A989624"/>
    <w:rsid w:val="2ABB0D86"/>
    <w:rsid w:val="2AF25A00"/>
    <w:rsid w:val="2AFBE725"/>
    <w:rsid w:val="2B00CA04"/>
    <w:rsid w:val="2B0CDBFA"/>
    <w:rsid w:val="2B1BE576"/>
    <w:rsid w:val="2B240C43"/>
    <w:rsid w:val="2B2CCA43"/>
    <w:rsid w:val="2B39AB37"/>
    <w:rsid w:val="2B43BA11"/>
    <w:rsid w:val="2B6EF3D8"/>
    <w:rsid w:val="2B76039B"/>
    <w:rsid w:val="2B7D86CC"/>
    <w:rsid w:val="2B8A675F"/>
    <w:rsid w:val="2BA24373"/>
    <w:rsid w:val="2BAA9B43"/>
    <w:rsid w:val="2BDE2281"/>
    <w:rsid w:val="2BE0FC6D"/>
    <w:rsid w:val="2BF94643"/>
    <w:rsid w:val="2C09E596"/>
    <w:rsid w:val="2C16AD12"/>
    <w:rsid w:val="2C1973B6"/>
    <w:rsid w:val="2C1A53E2"/>
    <w:rsid w:val="2C1ED0CB"/>
    <w:rsid w:val="2C284C83"/>
    <w:rsid w:val="2C361B59"/>
    <w:rsid w:val="2C3E5C74"/>
    <w:rsid w:val="2C4082BB"/>
    <w:rsid w:val="2C54994F"/>
    <w:rsid w:val="2C6432F8"/>
    <w:rsid w:val="2C679346"/>
    <w:rsid w:val="2C6956DD"/>
    <w:rsid w:val="2C6A9A1D"/>
    <w:rsid w:val="2C70A085"/>
    <w:rsid w:val="2C7707E1"/>
    <w:rsid w:val="2C883FC0"/>
    <w:rsid w:val="2C8E4754"/>
    <w:rsid w:val="2CAAE25B"/>
    <w:rsid w:val="2CB293B1"/>
    <w:rsid w:val="2CD62065"/>
    <w:rsid w:val="2CD7C60E"/>
    <w:rsid w:val="2CDD3EBC"/>
    <w:rsid w:val="2CE536A8"/>
    <w:rsid w:val="2CF5CB20"/>
    <w:rsid w:val="2CFB7EE2"/>
    <w:rsid w:val="2D225546"/>
    <w:rsid w:val="2D3E1487"/>
    <w:rsid w:val="2D3EB851"/>
    <w:rsid w:val="2D89A0AD"/>
    <w:rsid w:val="2D95502A"/>
    <w:rsid w:val="2D9E733C"/>
    <w:rsid w:val="2DC7776E"/>
    <w:rsid w:val="2DC7BA98"/>
    <w:rsid w:val="2DCBAE4A"/>
    <w:rsid w:val="2DDABA3B"/>
    <w:rsid w:val="2DDD41E1"/>
    <w:rsid w:val="2DEFFCDF"/>
    <w:rsid w:val="2DF9DC0E"/>
    <w:rsid w:val="2E018C3C"/>
    <w:rsid w:val="2E31B702"/>
    <w:rsid w:val="2E3BDF7D"/>
    <w:rsid w:val="2E42B0EB"/>
    <w:rsid w:val="2E4AABBF"/>
    <w:rsid w:val="2E530667"/>
    <w:rsid w:val="2E557A58"/>
    <w:rsid w:val="2E5CD768"/>
    <w:rsid w:val="2E62EC1F"/>
    <w:rsid w:val="2E807909"/>
    <w:rsid w:val="2F2932CB"/>
    <w:rsid w:val="2F3A56F4"/>
    <w:rsid w:val="2F50D725"/>
    <w:rsid w:val="2F57F82E"/>
    <w:rsid w:val="2F5E48C8"/>
    <w:rsid w:val="2F64EF94"/>
    <w:rsid w:val="2F970175"/>
    <w:rsid w:val="2FAFB8D2"/>
    <w:rsid w:val="2FF65054"/>
    <w:rsid w:val="30078A44"/>
    <w:rsid w:val="300A9FC4"/>
    <w:rsid w:val="300AB9C6"/>
    <w:rsid w:val="30346B4E"/>
    <w:rsid w:val="30438FFB"/>
    <w:rsid w:val="304FE4BA"/>
    <w:rsid w:val="305222CC"/>
    <w:rsid w:val="30584389"/>
    <w:rsid w:val="3073BA8C"/>
    <w:rsid w:val="307C6451"/>
    <w:rsid w:val="309C79A7"/>
    <w:rsid w:val="30A1B1DC"/>
    <w:rsid w:val="30A479A3"/>
    <w:rsid w:val="30A78AD5"/>
    <w:rsid w:val="30BB9B61"/>
    <w:rsid w:val="30DE39F8"/>
    <w:rsid w:val="30E504E5"/>
    <w:rsid w:val="30EFE0A6"/>
    <w:rsid w:val="30F2CBB6"/>
    <w:rsid w:val="310D91F6"/>
    <w:rsid w:val="31143ECA"/>
    <w:rsid w:val="3123032E"/>
    <w:rsid w:val="312B3E7D"/>
    <w:rsid w:val="315E28F6"/>
    <w:rsid w:val="3168FE2F"/>
    <w:rsid w:val="31878F67"/>
    <w:rsid w:val="31926AB1"/>
    <w:rsid w:val="31BD1C18"/>
    <w:rsid w:val="31C17E2C"/>
    <w:rsid w:val="31F69CED"/>
    <w:rsid w:val="3206D6F4"/>
    <w:rsid w:val="320F7AC7"/>
    <w:rsid w:val="322B2C8A"/>
    <w:rsid w:val="322B4FB7"/>
    <w:rsid w:val="322FB02A"/>
    <w:rsid w:val="32477735"/>
    <w:rsid w:val="32666C58"/>
    <w:rsid w:val="327C0FE9"/>
    <w:rsid w:val="3280C3F3"/>
    <w:rsid w:val="32871AE0"/>
    <w:rsid w:val="32A5E114"/>
    <w:rsid w:val="32A7D7E3"/>
    <w:rsid w:val="32AD0106"/>
    <w:rsid w:val="32AE82C9"/>
    <w:rsid w:val="32BD30BC"/>
    <w:rsid w:val="32CA35DE"/>
    <w:rsid w:val="32EF9234"/>
    <w:rsid w:val="32F7AEF5"/>
    <w:rsid w:val="32FD7C19"/>
    <w:rsid w:val="3308738B"/>
    <w:rsid w:val="33369BE1"/>
    <w:rsid w:val="3346209F"/>
    <w:rsid w:val="336B3545"/>
    <w:rsid w:val="3385662F"/>
    <w:rsid w:val="339210B1"/>
    <w:rsid w:val="33BA715D"/>
    <w:rsid w:val="33BDC996"/>
    <w:rsid w:val="33C032DA"/>
    <w:rsid w:val="33DF90F2"/>
    <w:rsid w:val="33E6BB5E"/>
    <w:rsid w:val="33F035D3"/>
    <w:rsid w:val="34194CAA"/>
    <w:rsid w:val="341C7781"/>
    <w:rsid w:val="34401319"/>
    <w:rsid w:val="345322DE"/>
    <w:rsid w:val="34928049"/>
    <w:rsid w:val="349C8693"/>
    <w:rsid w:val="34B2E7BB"/>
    <w:rsid w:val="34C73186"/>
    <w:rsid w:val="35058134"/>
    <w:rsid w:val="351B8C03"/>
    <w:rsid w:val="35356716"/>
    <w:rsid w:val="35590589"/>
    <w:rsid w:val="355F1481"/>
    <w:rsid w:val="3567E872"/>
    <w:rsid w:val="357F0F20"/>
    <w:rsid w:val="35B1E8CA"/>
    <w:rsid w:val="35C48004"/>
    <w:rsid w:val="35D99D2B"/>
    <w:rsid w:val="35E42730"/>
    <w:rsid w:val="35EF36CC"/>
    <w:rsid w:val="36041292"/>
    <w:rsid w:val="3606C839"/>
    <w:rsid w:val="36172CC7"/>
    <w:rsid w:val="36283FA3"/>
    <w:rsid w:val="362C0897"/>
    <w:rsid w:val="362EB345"/>
    <w:rsid w:val="363863C9"/>
    <w:rsid w:val="365CEB4A"/>
    <w:rsid w:val="3665BEB8"/>
    <w:rsid w:val="3690B50B"/>
    <w:rsid w:val="369360DD"/>
    <w:rsid w:val="369CED89"/>
    <w:rsid w:val="36A60141"/>
    <w:rsid w:val="36B69574"/>
    <w:rsid w:val="36C7FCF3"/>
    <w:rsid w:val="36DCF473"/>
    <w:rsid w:val="3706B93F"/>
    <w:rsid w:val="37276ACF"/>
    <w:rsid w:val="373A69A2"/>
    <w:rsid w:val="3750CF00"/>
    <w:rsid w:val="37605BF8"/>
    <w:rsid w:val="3770159D"/>
    <w:rsid w:val="3771A49B"/>
    <w:rsid w:val="3773EDAF"/>
    <w:rsid w:val="3777599D"/>
    <w:rsid w:val="37AD2640"/>
    <w:rsid w:val="37B5205B"/>
    <w:rsid w:val="37B699A8"/>
    <w:rsid w:val="37B9B033"/>
    <w:rsid w:val="37D8E93F"/>
    <w:rsid w:val="37E9A069"/>
    <w:rsid w:val="37EDDE87"/>
    <w:rsid w:val="37F7F6D1"/>
    <w:rsid w:val="381AEF04"/>
    <w:rsid w:val="3831535F"/>
    <w:rsid w:val="3845C3C5"/>
    <w:rsid w:val="38465833"/>
    <w:rsid w:val="388411BD"/>
    <w:rsid w:val="389B9D97"/>
    <w:rsid w:val="38ABEE84"/>
    <w:rsid w:val="38BD3A33"/>
    <w:rsid w:val="38D0157E"/>
    <w:rsid w:val="38D70C76"/>
    <w:rsid w:val="38F07ECA"/>
    <w:rsid w:val="38F1C707"/>
    <w:rsid w:val="38FF90F0"/>
    <w:rsid w:val="390A428D"/>
    <w:rsid w:val="391873A6"/>
    <w:rsid w:val="3925A58E"/>
    <w:rsid w:val="394B41C3"/>
    <w:rsid w:val="39553ECB"/>
    <w:rsid w:val="395C23A4"/>
    <w:rsid w:val="395CEBA5"/>
    <w:rsid w:val="395DAA3C"/>
    <w:rsid w:val="3975665F"/>
    <w:rsid w:val="3990BE21"/>
    <w:rsid w:val="399AB9A5"/>
    <w:rsid w:val="39ADF728"/>
    <w:rsid w:val="39AF8CA6"/>
    <w:rsid w:val="39B189BB"/>
    <w:rsid w:val="39CFCA27"/>
    <w:rsid w:val="39F1CCE5"/>
    <w:rsid w:val="3A0A8268"/>
    <w:rsid w:val="3A20E308"/>
    <w:rsid w:val="3A27B496"/>
    <w:rsid w:val="3A3128EB"/>
    <w:rsid w:val="3A346EAE"/>
    <w:rsid w:val="3A816476"/>
    <w:rsid w:val="3A8F6669"/>
    <w:rsid w:val="3A93443A"/>
    <w:rsid w:val="3AAC1A2C"/>
    <w:rsid w:val="3AAFAE8F"/>
    <w:rsid w:val="3AB413E5"/>
    <w:rsid w:val="3AB608AD"/>
    <w:rsid w:val="3AB60A9F"/>
    <w:rsid w:val="3ACA9E37"/>
    <w:rsid w:val="3AEA054D"/>
    <w:rsid w:val="3AEC631C"/>
    <w:rsid w:val="3AFAD55F"/>
    <w:rsid w:val="3B02DDF5"/>
    <w:rsid w:val="3B273DC0"/>
    <w:rsid w:val="3B30C683"/>
    <w:rsid w:val="3B4DC13A"/>
    <w:rsid w:val="3B61E7AE"/>
    <w:rsid w:val="3B6483FE"/>
    <w:rsid w:val="3B782415"/>
    <w:rsid w:val="3B7AF1E9"/>
    <w:rsid w:val="3BD2BA25"/>
    <w:rsid w:val="3BE59B6F"/>
    <w:rsid w:val="3BE8F0CD"/>
    <w:rsid w:val="3BEA4AF9"/>
    <w:rsid w:val="3BF72500"/>
    <w:rsid w:val="3BFB605D"/>
    <w:rsid w:val="3C078F94"/>
    <w:rsid w:val="3C08ED13"/>
    <w:rsid w:val="3C0D268B"/>
    <w:rsid w:val="3C295984"/>
    <w:rsid w:val="3C2F0DB4"/>
    <w:rsid w:val="3C394C98"/>
    <w:rsid w:val="3C416246"/>
    <w:rsid w:val="3C439112"/>
    <w:rsid w:val="3C4DEF90"/>
    <w:rsid w:val="3C4EE74C"/>
    <w:rsid w:val="3C9A9D5A"/>
    <w:rsid w:val="3CA63279"/>
    <w:rsid w:val="3CB708A9"/>
    <w:rsid w:val="3CCD03B3"/>
    <w:rsid w:val="3CE6BF98"/>
    <w:rsid w:val="3CEDBF3D"/>
    <w:rsid w:val="3CFD09A2"/>
    <w:rsid w:val="3D00C237"/>
    <w:rsid w:val="3D1176ED"/>
    <w:rsid w:val="3D15549E"/>
    <w:rsid w:val="3D18FC23"/>
    <w:rsid w:val="3D46460A"/>
    <w:rsid w:val="3D7D816E"/>
    <w:rsid w:val="3D80A006"/>
    <w:rsid w:val="3D91023B"/>
    <w:rsid w:val="3D953C49"/>
    <w:rsid w:val="3DA13910"/>
    <w:rsid w:val="3DAF99B4"/>
    <w:rsid w:val="3DB166C6"/>
    <w:rsid w:val="3DD04232"/>
    <w:rsid w:val="3DE58DAD"/>
    <w:rsid w:val="3DEF4F83"/>
    <w:rsid w:val="3DF458BC"/>
    <w:rsid w:val="3DF5D14D"/>
    <w:rsid w:val="3E0BF902"/>
    <w:rsid w:val="3E1D6A9C"/>
    <w:rsid w:val="3E353DB5"/>
    <w:rsid w:val="3E374CE9"/>
    <w:rsid w:val="3E40BAD8"/>
    <w:rsid w:val="3E6A168C"/>
    <w:rsid w:val="3E7B97EF"/>
    <w:rsid w:val="3E867196"/>
    <w:rsid w:val="3E9EF6B4"/>
    <w:rsid w:val="3EA27AFF"/>
    <w:rsid w:val="3EAFCB25"/>
    <w:rsid w:val="3EC124A4"/>
    <w:rsid w:val="3ECE2718"/>
    <w:rsid w:val="3ED20C83"/>
    <w:rsid w:val="3EE6D781"/>
    <w:rsid w:val="3EEB51E7"/>
    <w:rsid w:val="3EF1A9F1"/>
    <w:rsid w:val="3EF7EB44"/>
    <w:rsid w:val="3F1F2922"/>
    <w:rsid w:val="3F25C776"/>
    <w:rsid w:val="3F2C20F9"/>
    <w:rsid w:val="3F2EF853"/>
    <w:rsid w:val="3F330ACD"/>
    <w:rsid w:val="3F4BF9DC"/>
    <w:rsid w:val="3F5829B0"/>
    <w:rsid w:val="3F5B7F01"/>
    <w:rsid w:val="3F7A2D65"/>
    <w:rsid w:val="3F9C4BAE"/>
    <w:rsid w:val="3F9C7E4C"/>
    <w:rsid w:val="3F9C8748"/>
    <w:rsid w:val="3F9EA47C"/>
    <w:rsid w:val="3FA133CC"/>
    <w:rsid w:val="3FA209FF"/>
    <w:rsid w:val="3FAB6B63"/>
    <w:rsid w:val="3FB433D2"/>
    <w:rsid w:val="3FBB65C6"/>
    <w:rsid w:val="3FBF9B16"/>
    <w:rsid w:val="3FC25BFC"/>
    <w:rsid w:val="3FC60A8D"/>
    <w:rsid w:val="3FC8B490"/>
    <w:rsid w:val="3FD11A0A"/>
    <w:rsid w:val="3FE26FAC"/>
    <w:rsid w:val="401BDA9B"/>
    <w:rsid w:val="40283D97"/>
    <w:rsid w:val="4046D19E"/>
    <w:rsid w:val="404B5D94"/>
    <w:rsid w:val="4064D29F"/>
    <w:rsid w:val="406B5DB2"/>
    <w:rsid w:val="406D3C80"/>
    <w:rsid w:val="406F7519"/>
    <w:rsid w:val="407CED6A"/>
    <w:rsid w:val="408918A9"/>
    <w:rsid w:val="4096C266"/>
    <w:rsid w:val="40977FA1"/>
    <w:rsid w:val="409A0D89"/>
    <w:rsid w:val="40A35316"/>
    <w:rsid w:val="40B4D08D"/>
    <w:rsid w:val="40B52D30"/>
    <w:rsid w:val="40DA1185"/>
    <w:rsid w:val="40FCDD68"/>
    <w:rsid w:val="411422F7"/>
    <w:rsid w:val="4122FBEA"/>
    <w:rsid w:val="4123A4C8"/>
    <w:rsid w:val="4129C779"/>
    <w:rsid w:val="41382FA3"/>
    <w:rsid w:val="414307EA"/>
    <w:rsid w:val="4163A92C"/>
    <w:rsid w:val="41836672"/>
    <w:rsid w:val="4186B8C8"/>
    <w:rsid w:val="418982DB"/>
    <w:rsid w:val="41A16EE7"/>
    <w:rsid w:val="41B4A23F"/>
    <w:rsid w:val="41BAB58D"/>
    <w:rsid w:val="41C99875"/>
    <w:rsid w:val="41E79AB8"/>
    <w:rsid w:val="41F830A2"/>
    <w:rsid w:val="41FA0750"/>
    <w:rsid w:val="420D1C56"/>
    <w:rsid w:val="42158FD4"/>
    <w:rsid w:val="421E4559"/>
    <w:rsid w:val="42299FBD"/>
    <w:rsid w:val="423462D3"/>
    <w:rsid w:val="42464058"/>
    <w:rsid w:val="427AFB76"/>
    <w:rsid w:val="4288ED90"/>
    <w:rsid w:val="4298072D"/>
    <w:rsid w:val="4298CA46"/>
    <w:rsid w:val="4298DACF"/>
    <w:rsid w:val="429E4F1E"/>
    <w:rsid w:val="42A5051D"/>
    <w:rsid w:val="42F3C2B4"/>
    <w:rsid w:val="42F5D229"/>
    <w:rsid w:val="4308EFDF"/>
    <w:rsid w:val="43132FF5"/>
    <w:rsid w:val="431E31B9"/>
    <w:rsid w:val="4320713C"/>
    <w:rsid w:val="4325198F"/>
    <w:rsid w:val="43474914"/>
    <w:rsid w:val="435A52D3"/>
    <w:rsid w:val="435D8B4B"/>
    <w:rsid w:val="436B67BF"/>
    <w:rsid w:val="437292E1"/>
    <w:rsid w:val="437D3136"/>
    <w:rsid w:val="43832D48"/>
    <w:rsid w:val="4399B791"/>
    <w:rsid w:val="43A24602"/>
    <w:rsid w:val="43A2846B"/>
    <w:rsid w:val="43B13847"/>
    <w:rsid w:val="43C3C87E"/>
    <w:rsid w:val="43D0C11F"/>
    <w:rsid w:val="43D57E42"/>
    <w:rsid w:val="43E172C6"/>
    <w:rsid w:val="43E43301"/>
    <w:rsid w:val="43EBB875"/>
    <w:rsid w:val="440EA7F2"/>
    <w:rsid w:val="4412FC02"/>
    <w:rsid w:val="442DD4B0"/>
    <w:rsid w:val="4443531A"/>
    <w:rsid w:val="444FD7F4"/>
    <w:rsid w:val="4452E6DA"/>
    <w:rsid w:val="4454C20B"/>
    <w:rsid w:val="445E382D"/>
    <w:rsid w:val="44730A6E"/>
    <w:rsid w:val="447D8835"/>
    <w:rsid w:val="4488A223"/>
    <w:rsid w:val="448ECE57"/>
    <w:rsid w:val="4493C158"/>
    <w:rsid w:val="4498EE48"/>
    <w:rsid w:val="44A0DBDB"/>
    <w:rsid w:val="44BEAC39"/>
    <w:rsid w:val="44CE97BC"/>
    <w:rsid w:val="44CED2B2"/>
    <w:rsid w:val="44DE782F"/>
    <w:rsid w:val="44DECCF6"/>
    <w:rsid w:val="4503BC0C"/>
    <w:rsid w:val="450A3A92"/>
    <w:rsid w:val="451ADFFA"/>
    <w:rsid w:val="452262C6"/>
    <w:rsid w:val="452286D7"/>
    <w:rsid w:val="452BE251"/>
    <w:rsid w:val="4541D7ED"/>
    <w:rsid w:val="455579EC"/>
    <w:rsid w:val="457B0702"/>
    <w:rsid w:val="457C1B7E"/>
    <w:rsid w:val="4581F41D"/>
    <w:rsid w:val="459006E9"/>
    <w:rsid w:val="459686BE"/>
    <w:rsid w:val="45AA3261"/>
    <w:rsid w:val="45AAE517"/>
    <w:rsid w:val="45AAFF5F"/>
    <w:rsid w:val="45CCD8C5"/>
    <w:rsid w:val="460BDA21"/>
    <w:rsid w:val="4624B223"/>
    <w:rsid w:val="4629FFA4"/>
    <w:rsid w:val="46336D46"/>
    <w:rsid w:val="464172D7"/>
    <w:rsid w:val="46445DE8"/>
    <w:rsid w:val="46601FB1"/>
    <w:rsid w:val="466CE77F"/>
    <w:rsid w:val="4675D4B3"/>
    <w:rsid w:val="468313EA"/>
    <w:rsid w:val="4685474A"/>
    <w:rsid w:val="46C3FCE5"/>
    <w:rsid w:val="46D62C4C"/>
    <w:rsid w:val="46DE190B"/>
    <w:rsid w:val="46E29A70"/>
    <w:rsid w:val="46E6F0B0"/>
    <w:rsid w:val="46FFCF08"/>
    <w:rsid w:val="46FFFE41"/>
    <w:rsid w:val="4704A32D"/>
    <w:rsid w:val="4707CA70"/>
    <w:rsid w:val="471EE267"/>
    <w:rsid w:val="47299B0A"/>
    <w:rsid w:val="4731B11D"/>
    <w:rsid w:val="4735DCD9"/>
    <w:rsid w:val="473BAEB5"/>
    <w:rsid w:val="4750D888"/>
    <w:rsid w:val="4754253C"/>
    <w:rsid w:val="4755A803"/>
    <w:rsid w:val="47579B99"/>
    <w:rsid w:val="476B1E37"/>
    <w:rsid w:val="47703C80"/>
    <w:rsid w:val="47741F84"/>
    <w:rsid w:val="4785243C"/>
    <w:rsid w:val="47899631"/>
    <w:rsid w:val="478B3864"/>
    <w:rsid w:val="47B55791"/>
    <w:rsid w:val="47B809B1"/>
    <w:rsid w:val="47BDF8B9"/>
    <w:rsid w:val="47CBAD0E"/>
    <w:rsid w:val="47E7042F"/>
    <w:rsid w:val="47EBA031"/>
    <w:rsid w:val="48010E6D"/>
    <w:rsid w:val="4801B72F"/>
    <w:rsid w:val="480E78C4"/>
    <w:rsid w:val="4817B4D8"/>
    <w:rsid w:val="483A01F9"/>
    <w:rsid w:val="485072F0"/>
    <w:rsid w:val="4854D8BE"/>
    <w:rsid w:val="48595092"/>
    <w:rsid w:val="487C253E"/>
    <w:rsid w:val="487C264A"/>
    <w:rsid w:val="4883A18B"/>
    <w:rsid w:val="4891ADE1"/>
    <w:rsid w:val="4898F8EE"/>
    <w:rsid w:val="48BA0979"/>
    <w:rsid w:val="48C4E5BB"/>
    <w:rsid w:val="48CDA9D2"/>
    <w:rsid w:val="48D2E2B6"/>
    <w:rsid w:val="48DB9838"/>
    <w:rsid w:val="48DCC946"/>
    <w:rsid w:val="48E05531"/>
    <w:rsid w:val="48E422A5"/>
    <w:rsid w:val="48E45438"/>
    <w:rsid w:val="48FD2F49"/>
    <w:rsid w:val="4908DA16"/>
    <w:rsid w:val="4915E584"/>
    <w:rsid w:val="49408128"/>
    <w:rsid w:val="4946F822"/>
    <w:rsid w:val="495D2627"/>
    <w:rsid w:val="49606651"/>
    <w:rsid w:val="497BF56B"/>
    <w:rsid w:val="4984FB3A"/>
    <w:rsid w:val="498E7258"/>
    <w:rsid w:val="49A17E30"/>
    <w:rsid w:val="49ADF16F"/>
    <w:rsid w:val="49B099E2"/>
    <w:rsid w:val="49C053AB"/>
    <w:rsid w:val="49E9B6BF"/>
    <w:rsid w:val="4A08B296"/>
    <w:rsid w:val="4A595143"/>
    <w:rsid w:val="4A62AE55"/>
    <w:rsid w:val="4A64C0E6"/>
    <w:rsid w:val="4A667CF9"/>
    <w:rsid w:val="4A69674F"/>
    <w:rsid w:val="4A766B61"/>
    <w:rsid w:val="4A77ADFE"/>
    <w:rsid w:val="4A7FD34F"/>
    <w:rsid w:val="4AA80835"/>
    <w:rsid w:val="4AC1DFD1"/>
    <w:rsid w:val="4ACCA478"/>
    <w:rsid w:val="4ACD39BA"/>
    <w:rsid w:val="4AD04BC8"/>
    <w:rsid w:val="4ADF0883"/>
    <w:rsid w:val="4AE32BD6"/>
    <w:rsid w:val="4AEBF2E7"/>
    <w:rsid w:val="4AF28A87"/>
    <w:rsid w:val="4B068D60"/>
    <w:rsid w:val="4B0DAF08"/>
    <w:rsid w:val="4B159A73"/>
    <w:rsid w:val="4B1CBC5E"/>
    <w:rsid w:val="4B213835"/>
    <w:rsid w:val="4B275B5A"/>
    <w:rsid w:val="4B4CAAA9"/>
    <w:rsid w:val="4B4ED731"/>
    <w:rsid w:val="4B63B233"/>
    <w:rsid w:val="4B7FA0B0"/>
    <w:rsid w:val="4B85B251"/>
    <w:rsid w:val="4B989A52"/>
    <w:rsid w:val="4B9CDFCD"/>
    <w:rsid w:val="4BAA4F4D"/>
    <w:rsid w:val="4BBF3395"/>
    <w:rsid w:val="4BCEF7A5"/>
    <w:rsid w:val="4BDBB718"/>
    <w:rsid w:val="4BDC7CDB"/>
    <w:rsid w:val="4BE448A9"/>
    <w:rsid w:val="4BE8A42F"/>
    <w:rsid w:val="4BEAB365"/>
    <w:rsid w:val="4BF68B5D"/>
    <w:rsid w:val="4BF98277"/>
    <w:rsid w:val="4BFAC263"/>
    <w:rsid w:val="4C0033FA"/>
    <w:rsid w:val="4C057124"/>
    <w:rsid w:val="4C05DA71"/>
    <w:rsid w:val="4C16A58D"/>
    <w:rsid w:val="4C1E163D"/>
    <w:rsid w:val="4C228FE6"/>
    <w:rsid w:val="4C479980"/>
    <w:rsid w:val="4C6142EA"/>
    <w:rsid w:val="4C646FC7"/>
    <w:rsid w:val="4C766007"/>
    <w:rsid w:val="4C85CB23"/>
    <w:rsid w:val="4C8D2939"/>
    <w:rsid w:val="4C91C95A"/>
    <w:rsid w:val="4CB565CD"/>
    <w:rsid w:val="4CB6CB59"/>
    <w:rsid w:val="4CCC2048"/>
    <w:rsid w:val="4CD0CD98"/>
    <w:rsid w:val="4CDA11F8"/>
    <w:rsid w:val="4D1C3842"/>
    <w:rsid w:val="4D1D1D16"/>
    <w:rsid w:val="4D36F195"/>
    <w:rsid w:val="4D5F6B95"/>
    <w:rsid w:val="4D6DF9F7"/>
    <w:rsid w:val="4D6E53B8"/>
    <w:rsid w:val="4D76134C"/>
    <w:rsid w:val="4D7A8547"/>
    <w:rsid w:val="4D7CBAAB"/>
    <w:rsid w:val="4D7FB582"/>
    <w:rsid w:val="4D86E522"/>
    <w:rsid w:val="4D9A46E8"/>
    <w:rsid w:val="4DADC5EE"/>
    <w:rsid w:val="4DBE1999"/>
    <w:rsid w:val="4DC69046"/>
    <w:rsid w:val="4DCC30D8"/>
    <w:rsid w:val="4DCF33DC"/>
    <w:rsid w:val="4DE41327"/>
    <w:rsid w:val="4DEAC5CE"/>
    <w:rsid w:val="4E01BB49"/>
    <w:rsid w:val="4E0909A8"/>
    <w:rsid w:val="4E1AC4F8"/>
    <w:rsid w:val="4E26C152"/>
    <w:rsid w:val="4E2D7B13"/>
    <w:rsid w:val="4E2DEBF4"/>
    <w:rsid w:val="4E385617"/>
    <w:rsid w:val="4E3AAF6B"/>
    <w:rsid w:val="4E447009"/>
    <w:rsid w:val="4E4BA745"/>
    <w:rsid w:val="4E624C00"/>
    <w:rsid w:val="4E7C7A00"/>
    <w:rsid w:val="4E7FBF3E"/>
    <w:rsid w:val="4E85E0DA"/>
    <w:rsid w:val="4E94DBC6"/>
    <w:rsid w:val="4E94E057"/>
    <w:rsid w:val="4EB8CE8C"/>
    <w:rsid w:val="4EC17A6C"/>
    <w:rsid w:val="4EC9F744"/>
    <w:rsid w:val="4ECBD395"/>
    <w:rsid w:val="4EE2D92F"/>
    <w:rsid w:val="4EE75058"/>
    <w:rsid w:val="4EE9BE5F"/>
    <w:rsid w:val="4EF948A7"/>
    <w:rsid w:val="4EFABC29"/>
    <w:rsid w:val="4F10E8E6"/>
    <w:rsid w:val="4F195A09"/>
    <w:rsid w:val="4F2078D5"/>
    <w:rsid w:val="4F252357"/>
    <w:rsid w:val="4F38E9C3"/>
    <w:rsid w:val="4F4AB0EC"/>
    <w:rsid w:val="4F61C691"/>
    <w:rsid w:val="4F61F0CA"/>
    <w:rsid w:val="4F6BA081"/>
    <w:rsid w:val="4F87A9FF"/>
    <w:rsid w:val="4F89AE04"/>
    <w:rsid w:val="4F8BA82B"/>
    <w:rsid w:val="4FA29414"/>
    <w:rsid w:val="4FB3A05A"/>
    <w:rsid w:val="4FB72499"/>
    <w:rsid w:val="4FBED614"/>
    <w:rsid w:val="4FC382B4"/>
    <w:rsid w:val="4FCE0769"/>
    <w:rsid w:val="4FD6596E"/>
    <w:rsid w:val="4FE4AA14"/>
    <w:rsid w:val="4FEF1A55"/>
    <w:rsid w:val="4FF3C5E3"/>
    <w:rsid w:val="5012DEAE"/>
    <w:rsid w:val="50196B9E"/>
    <w:rsid w:val="501A9274"/>
    <w:rsid w:val="501C6F02"/>
    <w:rsid w:val="50245F6C"/>
    <w:rsid w:val="5026B510"/>
    <w:rsid w:val="506370D3"/>
    <w:rsid w:val="5069A82E"/>
    <w:rsid w:val="507A1E14"/>
    <w:rsid w:val="508FE1C8"/>
    <w:rsid w:val="50BC54CB"/>
    <w:rsid w:val="50E7DBF1"/>
    <w:rsid w:val="50EBED41"/>
    <w:rsid w:val="50F0D1ED"/>
    <w:rsid w:val="50F74E8A"/>
    <w:rsid w:val="50FC7C6E"/>
    <w:rsid w:val="510D4806"/>
    <w:rsid w:val="51100221"/>
    <w:rsid w:val="51111D47"/>
    <w:rsid w:val="51201A3A"/>
    <w:rsid w:val="51366FDE"/>
    <w:rsid w:val="515CD806"/>
    <w:rsid w:val="5160ABE7"/>
    <w:rsid w:val="516260C4"/>
    <w:rsid w:val="517C8CAE"/>
    <w:rsid w:val="518428EC"/>
    <w:rsid w:val="51862342"/>
    <w:rsid w:val="5186B20A"/>
    <w:rsid w:val="5192381C"/>
    <w:rsid w:val="51A638CA"/>
    <w:rsid w:val="51C70201"/>
    <w:rsid w:val="523A30DC"/>
    <w:rsid w:val="523D51FF"/>
    <w:rsid w:val="524AB670"/>
    <w:rsid w:val="524D43F7"/>
    <w:rsid w:val="528A2A18"/>
    <w:rsid w:val="52A67270"/>
    <w:rsid w:val="52B61007"/>
    <w:rsid w:val="52C38F39"/>
    <w:rsid w:val="52C703ED"/>
    <w:rsid w:val="52E51E94"/>
    <w:rsid w:val="52E8385F"/>
    <w:rsid w:val="52FB4F6D"/>
    <w:rsid w:val="52FC72B4"/>
    <w:rsid w:val="53178ED6"/>
    <w:rsid w:val="53273A8F"/>
    <w:rsid w:val="5336081E"/>
    <w:rsid w:val="533786FF"/>
    <w:rsid w:val="535844D6"/>
    <w:rsid w:val="535990B5"/>
    <w:rsid w:val="5375F9A6"/>
    <w:rsid w:val="53A07343"/>
    <w:rsid w:val="53A70802"/>
    <w:rsid w:val="53B6F5BF"/>
    <w:rsid w:val="53BB0E98"/>
    <w:rsid w:val="53BF07F0"/>
    <w:rsid w:val="53C4BDDC"/>
    <w:rsid w:val="53E2F454"/>
    <w:rsid w:val="53E704AA"/>
    <w:rsid w:val="53F60EAF"/>
    <w:rsid w:val="53FD88DC"/>
    <w:rsid w:val="54146119"/>
    <w:rsid w:val="5440BC76"/>
    <w:rsid w:val="5441D625"/>
    <w:rsid w:val="54582320"/>
    <w:rsid w:val="54589830"/>
    <w:rsid w:val="547D8281"/>
    <w:rsid w:val="5488F5F0"/>
    <w:rsid w:val="548AE3CD"/>
    <w:rsid w:val="54995ED0"/>
    <w:rsid w:val="5499F210"/>
    <w:rsid w:val="54B18709"/>
    <w:rsid w:val="550BD951"/>
    <w:rsid w:val="550E8C11"/>
    <w:rsid w:val="553CB0EB"/>
    <w:rsid w:val="557F88AA"/>
    <w:rsid w:val="558184C8"/>
    <w:rsid w:val="5589DB55"/>
    <w:rsid w:val="5591B44B"/>
    <w:rsid w:val="559A327D"/>
    <w:rsid w:val="55B2C6AD"/>
    <w:rsid w:val="55B8C664"/>
    <w:rsid w:val="55BAEB29"/>
    <w:rsid w:val="55DB40FA"/>
    <w:rsid w:val="55DEF5C5"/>
    <w:rsid w:val="55DFDAA2"/>
    <w:rsid w:val="55E5A64C"/>
    <w:rsid w:val="55F54BB3"/>
    <w:rsid w:val="55FA572A"/>
    <w:rsid w:val="55FB991B"/>
    <w:rsid w:val="561A6040"/>
    <w:rsid w:val="5637588F"/>
    <w:rsid w:val="5648C90F"/>
    <w:rsid w:val="56689DF4"/>
    <w:rsid w:val="5674FEB9"/>
    <w:rsid w:val="5687F406"/>
    <w:rsid w:val="56B9C81F"/>
    <w:rsid w:val="56F16A1B"/>
    <w:rsid w:val="56F5066C"/>
    <w:rsid w:val="56FCC27D"/>
    <w:rsid w:val="5705FE1A"/>
    <w:rsid w:val="571316D8"/>
    <w:rsid w:val="57224ACC"/>
    <w:rsid w:val="572FE9CA"/>
    <w:rsid w:val="57353E9E"/>
    <w:rsid w:val="5742C210"/>
    <w:rsid w:val="57487B17"/>
    <w:rsid w:val="575E088B"/>
    <w:rsid w:val="577206B5"/>
    <w:rsid w:val="57A305C9"/>
    <w:rsid w:val="57AF8E44"/>
    <w:rsid w:val="57B163F8"/>
    <w:rsid w:val="57B412B8"/>
    <w:rsid w:val="57B84913"/>
    <w:rsid w:val="57D27738"/>
    <w:rsid w:val="57DF803E"/>
    <w:rsid w:val="57E962AC"/>
    <w:rsid w:val="57F0786A"/>
    <w:rsid w:val="57F8043F"/>
    <w:rsid w:val="583FFFBE"/>
    <w:rsid w:val="5845704F"/>
    <w:rsid w:val="5848CE7D"/>
    <w:rsid w:val="58650320"/>
    <w:rsid w:val="589DCA91"/>
    <w:rsid w:val="58AC4F21"/>
    <w:rsid w:val="58B464B0"/>
    <w:rsid w:val="58BA4391"/>
    <w:rsid w:val="58CF4763"/>
    <w:rsid w:val="58DE99C0"/>
    <w:rsid w:val="58E0BAE7"/>
    <w:rsid w:val="5933346D"/>
    <w:rsid w:val="5941D878"/>
    <w:rsid w:val="5952E9B3"/>
    <w:rsid w:val="597854D0"/>
    <w:rsid w:val="59891002"/>
    <w:rsid w:val="598E2C1E"/>
    <w:rsid w:val="59904573"/>
    <w:rsid w:val="599F9721"/>
    <w:rsid w:val="59CB055A"/>
    <w:rsid w:val="59E89821"/>
    <w:rsid w:val="59F8320F"/>
    <w:rsid w:val="59FF3DCD"/>
    <w:rsid w:val="5A0C05A1"/>
    <w:rsid w:val="5A1162AE"/>
    <w:rsid w:val="5A27C97A"/>
    <w:rsid w:val="5A314FDB"/>
    <w:rsid w:val="5A546633"/>
    <w:rsid w:val="5A66CDE9"/>
    <w:rsid w:val="5A7D606C"/>
    <w:rsid w:val="5A94014D"/>
    <w:rsid w:val="5A9467DB"/>
    <w:rsid w:val="5AA384B9"/>
    <w:rsid w:val="5AA53A13"/>
    <w:rsid w:val="5AA6D9C3"/>
    <w:rsid w:val="5ABF2AEE"/>
    <w:rsid w:val="5AC38B07"/>
    <w:rsid w:val="5AC92493"/>
    <w:rsid w:val="5ACDC0DC"/>
    <w:rsid w:val="5ACDD54D"/>
    <w:rsid w:val="5ADD8EF0"/>
    <w:rsid w:val="5AE518E9"/>
    <w:rsid w:val="5AEB96E6"/>
    <w:rsid w:val="5AF71898"/>
    <w:rsid w:val="5B132654"/>
    <w:rsid w:val="5B4D1ED6"/>
    <w:rsid w:val="5B572ADD"/>
    <w:rsid w:val="5B57E06D"/>
    <w:rsid w:val="5B6020E8"/>
    <w:rsid w:val="5B75E79C"/>
    <w:rsid w:val="5B77B00A"/>
    <w:rsid w:val="5B865D6C"/>
    <w:rsid w:val="5B89B04D"/>
    <w:rsid w:val="5B9DC19A"/>
    <w:rsid w:val="5BB4B988"/>
    <w:rsid w:val="5BCFFF59"/>
    <w:rsid w:val="5BFC9365"/>
    <w:rsid w:val="5BFD41D4"/>
    <w:rsid w:val="5C43DA9A"/>
    <w:rsid w:val="5C502890"/>
    <w:rsid w:val="5C56FC45"/>
    <w:rsid w:val="5C6D4B7A"/>
    <w:rsid w:val="5C7FD89F"/>
    <w:rsid w:val="5C9C6CEA"/>
    <w:rsid w:val="5C9F517F"/>
    <w:rsid w:val="5C9F6CB5"/>
    <w:rsid w:val="5CA6F320"/>
    <w:rsid w:val="5CA7E881"/>
    <w:rsid w:val="5CB7DAFF"/>
    <w:rsid w:val="5CD48480"/>
    <w:rsid w:val="5CEDEDE0"/>
    <w:rsid w:val="5CEE3152"/>
    <w:rsid w:val="5D0A5916"/>
    <w:rsid w:val="5D0CBF0D"/>
    <w:rsid w:val="5D150C31"/>
    <w:rsid w:val="5D2BA439"/>
    <w:rsid w:val="5D3FF351"/>
    <w:rsid w:val="5D535D83"/>
    <w:rsid w:val="5D5B7608"/>
    <w:rsid w:val="5D5F8FCA"/>
    <w:rsid w:val="5D5FDA2B"/>
    <w:rsid w:val="5D6E5013"/>
    <w:rsid w:val="5D9501F8"/>
    <w:rsid w:val="5DA370D6"/>
    <w:rsid w:val="5DA75384"/>
    <w:rsid w:val="5DBDA10F"/>
    <w:rsid w:val="5DC75986"/>
    <w:rsid w:val="5DE3012E"/>
    <w:rsid w:val="5DF5B24E"/>
    <w:rsid w:val="5DFE7C37"/>
    <w:rsid w:val="5E0BD589"/>
    <w:rsid w:val="5E106CCD"/>
    <w:rsid w:val="5E21A5C0"/>
    <w:rsid w:val="5E26778D"/>
    <w:rsid w:val="5E2B316E"/>
    <w:rsid w:val="5E32B53C"/>
    <w:rsid w:val="5E3BB5C5"/>
    <w:rsid w:val="5E43E2A8"/>
    <w:rsid w:val="5E77F5BE"/>
    <w:rsid w:val="5E81C1FF"/>
    <w:rsid w:val="5E95E8FA"/>
    <w:rsid w:val="5E9B1C39"/>
    <w:rsid w:val="5E9E7ACA"/>
    <w:rsid w:val="5EA4EDB2"/>
    <w:rsid w:val="5EA9C013"/>
    <w:rsid w:val="5EB86D0D"/>
    <w:rsid w:val="5EBA563D"/>
    <w:rsid w:val="5EE6418A"/>
    <w:rsid w:val="5EF54711"/>
    <w:rsid w:val="5F22690B"/>
    <w:rsid w:val="5F2928EB"/>
    <w:rsid w:val="5F38813D"/>
    <w:rsid w:val="5F4A077D"/>
    <w:rsid w:val="5F5C8837"/>
    <w:rsid w:val="5F78F94A"/>
    <w:rsid w:val="5F7CFAFC"/>
    <w:rsid w:val="5F891CB5"/>
    <w:rsid w:val="5F8DF059"/>
    <w:rsid w:val="5F9E1CFB"/>
    <w:rsid w:val="5FA453A8"/>
    <w:rsid w:val="5FBB75A9"/>
    <w:rsid w:val="5FED9BB1"/>
    <w:rsid w:val="5FFF9D89"/>
    <w:rsid w:val="600A00A8"/>
    <w:rsid w:val="601CDF58"/>
    <w:rsid w:val="605A512E"/>
    <w:rsid w:val="60636DB8"/>
    <w:rsid w:val="60676FE6"/>
    <w:rsid w:val="606BAD67"/>
    <w:rsid w:val="608022B0"/>
    <w:rsid w:val="6085D9F8"/>
    <w:rsid w:val="6095EA21"/>
    <w:rsid w:val="60A9961F"/>
    <w:rsid w:val="60B2F8E7"/>
    <w:rsid w:val="60B885ED"/>
    <w:rsid w:val="60BB7770"/>
    <w:rsid w:val="60C19384"/>
    <w:rsid w:val="60C76A98"/>
    <w:rsid w:val="60E42C44"/>
    <w:rsid w:val="60E9A785"/>
    <w:rsid w:val="60F93BF3"/>
    <w:rsid w:val="60FA8367"/>
    <w:rsid w:val="61150153"/>
    <w:rsid w:val="611D548C"/>
    <w:rsid w:val="612D8542"/>
    <w:rsid w:val="613F5DF3"/>
    <w:rsid w:val="61455C9D"/>
    <w:rsid w:val="6148FF90"/>
    <w:rsid w:val="61494092"/>
    <w:rsid w:val="6160BAFC"/>
    <w:rsid w:val="6183E0EB"/>
    <w:rsid w:val="61A67CB0"/>
    <w:rsid w:val="61D0E2DF"/>
    <w:rsid w:val="61D27726"/>
    <w:rsid w:val="61EAA06A"/>
    <w:rsid w:val="61F4B3E7"/>
    <w:rsid w:val="61FE3568"/>
    <w:rsid w:val="62089BAC"/>
    <w:rsid w:val="6211A06E"/>
    <w:rsid w:val="622120DC"/>
    <w:rsid w:val="6222BADA"/>
    <w:rsid w:val="6225631F"/>
    <w:rsid w:val="62342084"/>
    <w:rsid w:val="62465028"/>
    <w:rsid w:val="6255F180"/>
    <w:rsid w:val="627841E1"/>
    <w:rsid w:val="62937B8A"/>
    <w:rsid w:val="62977781"/>
    <w:rsid w:val="62ADE038"/>
    <w:rsid w:val="62B0025B"/>
    <w:rsid w:val="62CF4D32"/>
    <w:rsid w:val="62D11259"/>
    <w:rsid w:val="62FD3D86"/>
    <w:rsid w:val="63048FF8"/>
    <w:rsid w:val="63121B98"/>
    <w:rsid w:val="63282F9E"/>
    <w:rsid w:val="634B9F67"/>
    <w:rsid w:val="6360A30D"/>
    <w:rsid w:val="6361EEBF"/>
    <w:rsid w:val="63645D7C"/>
    <w:rsid w:val="636C13EB"/>
    <w:rsid w:val="636EFAF5"/>
    <w:rsid w:val="637EDE8F"/>
    <w:rsid w:val="638D835B"/>
    <w:rsid w:val="63990E56"/>
    <w:rsid w:val="63BF8861"/>
    <w:rsid w:val="63F16411"/>
    <w:rsid w:val="63F5E944"/>
    <w:rsid w:val="640163E4"/>
    <w:rsid w:val="6401DE2E"/>
    <w:rsid w:val="642AD253"/>
    <w:rsid w:val="642EBF65"/>
    <w:rsid w:val="6430FABE"/>
    <w:rsid w:val="64397349"/>
    <w:rsid w:val="6441C26B"/>
    <w:rsid w:val="6444016C"/>
    <w:rsid w:val="6451324B"/>
    <w:rsid w:val="645672BF"/>
    <w:rsid w:val="6468BB7E"/>
    <w:rsid w:val="64992D71"/>
    <w:rsid w:val="64A50307"/>
    <w:rsid w:val="64CEB19A"/>
    <w:rsid w:val="64D96CEF"/>
    <w:rsid w:val="64DB81AA"/>
    <w:rsid w:val="64E8C9D0"/>
    <w:rsid w:val="6500FBBD"/>
    <w:rsid w:val="651298F3"/>
    <w:rsid w:val="65229D29"/>
    <w:rsid w:val="653AC75B"/>
    <w:rsid w:val="654FAA09"/>
    <w:rsid w:val="65ACAE59"/>
    <w:rsid w:val="65C3CE03"/>
    <w:rsid w:val="65C47B7F"/>
    <w:rsid w:val="65CEB214"/>
    <w:rsid w:val="65E513F0"/>
    <w:rsid w:val="65F1D5B1"/>
    <w:rsid w:val="6616336A"/>
    <w:rsid w:val="6617C869"/>
    <w:rsid w:val="662632CA"/>
    <w:rsid w:val="6628E62D"/>
    <w:rsid w:val="66349D5E"/>
    <w:rsid w:val="6638F32C"/>
    <w:rsid w:val="664E786F"/>
    <w:rsid w:val="66595B8D"/>
    <w:rsid w:val="668641AB"/>
    <w:rsid w:val="669C6AEA"/>
    <w:rsid w:val="669EC400"/>
    <w:rsid w:val="66A877FF"/>
    <w:rsid w:val="66B3F50A"/>
    <w:rsid w:val="66BA5FCE"/>
    <w:rsid w:val="66BB8F9C"/>
    <w:rsid w:val="66BCB478"/>
    <w:rsid w:val="66BE5111"/>
    <w:rsid w:val="66CF6F9B"/>
    <w:rsid w:val="66E6035E"/>
    <w:rsid w:val="66E79ADE"/>
    <w:rsid w:val="66ED14DF"/>
    <w:rsid w:val="66FA6688"/>
    <w:rsid w:val="67033258"/>
    <w:rsid w:val="67042D6B"/>
    <w:rsid w:val="67058207"/>
    <w:rsid w:val="6710B25D"/>
    <w:rsid w:val="67151002"/>
    <w:rsid w:val="671B1DDD"/>
    <w:rsid w:val="671F745C"/>
    <w:rsid w:val="672F321A"/>
    <w:rsid w:val="673BA224"/>
    <w:rsid w:val="675DD2AC"/>
    <w:rsid w:val="675F479D"/>
    <w:rsid w:val="67672F99"/>
    <w:rsid w:val="677F3236"/>
    <w:rsid w:val="677FB733"/>
    <w:rsid w:val="67D17C4D"/>
    <w:rsid w:val="67E57015"/>
    <w:rsid w:val="67E68124"/>
    <w:rsid w:val="67F627F7"/>
    <w:rsid w:val="6809E77F"/>
    <w:rsid w:val="680F551F"/>
    <w:rsid w:val="6818683C"/>
    <w:rsid w:val="681B7813"/>
    <w:rsid w:val="68253412"/>
    <w:rsid w:val="6884FC88"/>
    <w:rsid w:val="689C44C7"/>
    <w:rsid w:val="68B1690C"/>
    <w:rsid w:val="68C0EB76"/>
    <w:rsid w:val="68D67568"/>
    <w:rsid w:val="68D82F06"/>
    <w:rsid w:val="68DBA8CD"/>
    <w:rsid w:val="68F69D01"/>
    <w:rsid w:val="6905ACDF"/>
    <w:rsid w:val="692A5DE1"/>
    <w:rsid w:val="694C87CA"/>
    <w:rsid w:val="694E8245"/>
    <w:rsid w:val="69684D09"/>
    <w:rsid w:val="69766C0F"/>
    <w:rsid w:val="69787ADC"/>
    <w:rsid w:val="6980E6ED"/>
    <w:rsid w:val="698D003D"/>
    <w:rsid w:val="69A6E3CD"/>
    <w:rsid w:val="69B0E09C"/>
    <w:rsid w:val="69B90F08"/>
    <w:rsid w:val="69EF478D"/>
    <w:rsid w:val="69F89BA6"/>
    <w:rsid w:val="6A1311CD"/>
    <w:rsid w:val="6A1A7144"/>
    <w:rsid w:val="6A255410"/>
    <w:rsid w:val="6A464D28"/>
    <w:rsid w:val="6A506C58"/>
    <w:rsid w:val="6A566F3A"/>
    <w:rsid w:val="6A6636A6"/>
    <w:rsid w:val="6A6DF5FE"/>
    <w:rsid w:val="6AB33F37"/>
    <w:rsid w:val="6ABF6317"/>
    <w:rsid w:val="6AC49EE6"/>
    <w:rsid w:val="6AC7A601"/>
    <w:rsid w:val="6AD06B1D"/>
    <w:rsid w:val="6AD08338"/>
    <w:rsid w:val="6AE596F3"/>
    <w:rsid w:val="6B05B165"/>
    <w:rsid w:val="6B27DB83"/>
    <w:rsid w:val="6B2A17A5"/>
    <w:rsid w:val="6B3656A8"/>
    <w:rsid w:val="6B487B6D"/>
    <w:rsid w:val="6B4C83E9"/>
    <w:rsid w:val="6B577A9A"/>
    <w:rsid w:val="6B5E0775"/>
    <w:rsid w:val="6B7D765A"/>
    <w:rsid w:val="6B81D32B"/>
    <w:rsid w:val="6B820B9D"/>
    <w:rsid w:val="6B8975CD"/>
    <w:rsid w:val="6B966863"/>
    <w:rsid w:val="6BA3F9FF"/>
    <w:rsid w:val="6BAB8A59"/>
    <w:rsid w:val="6BB888C6"/>
    <w:rsid w:val="6BC4E7DF"/>
    <w:rsid w:val="6BCC55D0"/>
    <w:rsid w:val="6BD8B2CD"/>
    <w:rsid w:val="6C2D62DE"/>
    <w:rsid w:val="6C3C406A"/>
    <w:rsid w:val="6C5F365E"/>
    <w:rsid w:val="6C640B38"/>
    <w:rsid w:val="6C678ABA"/>
    <w:rsid w:val="6C681566"/>
    <w:rsid w:val="6C795318"/>
    <w:rsid w:val="6C8D7BB1"/>
    <w:rsid w:val="6C916634"/>
    <w:rsid w:val="6CC8365E"/>
    <w:rsid w:val="6CD5A13F"/>
    <w:rsid w:val="6D056BB2"/>
    <w:rsid w:val="6D14CAA6"/>
    <w:rsid w:val="6D1D924F"/>
    <w:rsid w:val="6D3AF814"/>
    <w:rsid w:val="6D612594"/>
    <w:rsid w:val="6D66C4D4"/>
    <w:rsid w:val="6D8700F3"/>
    <w:rsid w:val="6DA8E41D"/>
    <w:rsid w:val="6DAAAC41"/>
    <w:rsid w:val="6DBC7C59"/>
    <w:rsid w:val="6DECB551"/>
    <w:rsid w:val="6DFD11E5"/>
    <w:rsid w:val="6E104267"/>
    <w:rsid w:val="6E2663E1"/>
    <w:rsid w:val="6E392C28"/>
    <w:rsid w:val="6E40C2A7"/>
    <w:rsid w:val="6E483401"/>
    <w:rsid w:val="6E4A7338"/>
    <w:rsid w:val="6E4C866A"/>
    <w:rsid w:val="6E5BE5A9"/>
    <w:rsid w:val="6E6498A0"/>
    <w:rsid w:val="6E659E67"/>
    <w:rsid w:val="6E751749"/>
    <w:rsid w:val="6E7871D1"/>
    <w:rsid w:val="6EAA36AB"/>
    <w:rsid w:val="6EC884E7"/>
    <w:rsid w:val="6EC9CA0E"/>
    <w:rsid w:val="6ED23E21"/>
    <w:rsid w:val="6EE89FFF"/>
    <w:rsid w:val="6EE8EA95"/>
    <w:rsid w:val="6EF252D8"/>
    <w:rsid w:val="6F0C5891"/>
    <w:rsid w:val="6F51F31C"/>
    <w:rsid w:val="6F58BE8F"/>
    <w:rsid w:val="6F757896"/>
    <w:rsid w:val="6F795336"/>
    <w:rsid w:val="6F81A03B"/>
    <w:rsid w:val="6F875838"/>
    <w:rsid w:val="6F8FC9B2"/>
    <w:rsid w:val="6F95998C"/>
    <w:rsid w:val="6FA37013"/>
    <w:rsid w:val="6FBD03FE"/>
    <w:rsid w:val="6FDDC6DE"/>
    <w:rsid w:val="6FFC3A72"/>
    <w:rsid w:val="7004651A"/>
    <w:rsid w:val="70286BB7"/>
    <w:rsid w:val="7033F9DC"/>
    <w:rsid w:val="70371718"/>
    <w:rsid w:val="7051C888"/>
    <w:rsid w:val="705B6725"/>
    <w:rsid w:val="7064F5C4"/>
    <w:rsid w:val="70764197"/>
    <w:rsid w:val="708C814F"/>
    <w:rsid w:val="7090A3CF"/>
    <w:rsid w:val="70ADD1F5"/>
    <w:rsid w:val="70C8A88C"/>
    <w:rsid w:val="70D31298"/>
    <w:rsid w:val="70DB16F3"/>
    <w:rsid w:val="70E55E65"/>
    <w:rsid w:val="70F7A863"/>
    <w:rsid w:val="70F85BB4"/>
    <w:rsid w:val="70F8E501"/>
    <w:rsid w:val="7106FF65"/>
    <w:rsid w:val="710A4FB6"/>
    <w:rsid w:val="71135EC1"/>
    <w:rsid w:val="71306C35"/>
    <w:rsid w:val="7142F638"/>
    <w:rsid w:val="7148638F"/>
    <w:rsid w:val="7151BC59"/>
    <w:rsid w:val="71524F87"/>
    <w:rsid w:val="715F0AA4"/>
    <w:rsid w:val="7174FC6E"/>
    <w:rsid w:val="71760211"/>
    <w:rsid w:val="71790462"/>
    <w:rsid w:val="71A3332B"/>
    <w:rsid w:val="71AE7217"/>
    <w:rsid w:val="71B4EF68"/>
    <w:rsid w:val="71B6A490"/>
    <w:rsid w:val="71B99939"/>
    <w:rsid w:val="71BC30F3"/>
    <w:rsid w:val="71D15C7B"/>
    <w:rsid w:val="71DBC73F"/>
    <w:rsid w:val="71DEEDC8"/>
    <w:rsid w:val="71FC5186"/>
    <w:rsid w:val="7200A9B0"/>
    <w:rsid w:val="7205A6C7"/>
    <w:rsid w:val="720F25F4"/>
    <w:rsid w:val="721CD099"/>
    <w:rsid w:val="72367EF9"/>
    <w:rsid w:val="728E2760"/>
    <w:rsid w:val="72A6D6D9"/>
    <w:rsid w:val="72B789A7"/>
    <w:rsid w:val="72CF4B15"/>
    <w:rsid w:val="72D0B8D1"/>
    <w:rsid w:val="72E64263"/>
    <w:rsid w:val="72F31D2C"/>
    <w:rsid w:val="73014F62"/>
    <w:rsid w:val="730F7253"/>
    <w:rsid w:val="7314B111"/>
    <w:rsid w:val="73171F63"/>
    <w:rsid w:val="73437B7E"/>
    <w:rsid w:val="7343C31D"/>
    <w:rsid w:val="73463B92"/>
    <w:rsid w:val="73486750"/>
    <w:rsid w:val="73B26F1D"/>
    <w:rsid w:val="73D421F8"/>
    <w:rsid w:val="73E9C918"/>
    <w:rsid w:val="73FB9B5F"/>
    <w:rsid w:val="7405E58F"/>
    <w:rsid w:val="741B9CE0"/>
    <w:rsid w:val="743A1AAC"/>
    <w:rsid w:val="74416E58"/>
    <w:rsid w:val="7442D23E"/>
    <w:rsid w:val="745AD957"/>
    <w:rsid w:val="7471799C"/>
    <w:rsid w:val="749196C5"/>
    <w:rsid w:val="749A02D8"/>
    <w:rsid w:val="749D14B3"/>
    <w:rsid w:val="74A4738B"/>
    <w:rsid w:val="74CB3C38"/>
    <w:rsid w:val="74D894D0"/>
    <w:rsid w:val="74E570CC"/>
    <w:rsid w:val="74F05E96"/>
    <w:rsid w:val="74F5E8EF"/>
    <w:rsid w:val="75377C34"/>
    <w:rsid w:val="753F1151"/>
    <w:rsid w:val="7551D625"/>
    <w:rsid w:val="7557E70D"/>
    <w:rsid w:val="755E9A99"/>
    <w:rsid w:val="75623287"/>
    <w:rsid w:val="75645E5F"/>
    <w:rsid w:val="7572159B"/>
    <w:rsid w:val="7584DE05"/>
    <w:rsid w:val="75A16248"/>
    <w:rsid w:val="75A27CCC"/>
    <w:rsid w:val="75A7E75A"/>
    <w:rsid w:val="75B08892"/>
    <w:rsid w:val="75B5ABC4"/>
    <w:rsid w:val="75BB934F"/>
    <w:rsid w:val="75BC3271"/>
    <w:rsid w:val="75CC802E"/>
    <w:rsid w:val="75CFB8AD"/>
    <w:rsid w:val="75E71C9E"/>
    <w:rsid w:val="75E7A892"/>
    <w:rsid w:val="75FB40A9"/>
    <w:rsid w:val="7618F865"/>
    <w:rsid w:val="761A88CF"/>
    <w:rsid w:val="761B28F4"/>
    <w:rsid w:val="761EBA1E"/>
    <w:rsid w:val="76247D62"/>
    <w:rsid w:val="764F8C74"/>
    <w:rsid w:val="7664D93F"/>
    <w:rsid w:val="7675B2D9"/>
    <w:rsid w:val="767ED8CD"/>
    <w:rsid w:val="769A3E40"/>
    <w:rsid w:val="76B101FF"/>
    <w:rsid w:val="76BBEDC7"/>
    <w:rsid w:val="76F1354D"/>
    <w:rsid w:val="76FAF2C6"/>
    <w:rsid w:val="77027FBE"/>
    <w:rsid w:val="77030BE6"/>
    <w:rsid w:val="7708F409"/>
    <w:rsid w:val="7714A653"/>
    <w:rsid w:val="77274541"/>
    <w:rsid w:val="7728282D"/>
    <w:rsid w:val="772C483A"/>
    <w:rsid w:val="7744E090"/>
    <w:rsid w:val="77484CDD"/>
    <w:rsid w:val="77505086"/>
    <w:rsid w:val="77562E9B"/>
    <w:rsid w:val="775B008E"/>
    <w:rsid w:val="77744BA2"/>
    <w:rsid w:val="77750B93"/>
    <w:rsid w:val="778355AA"/>
    <w:rsid w:val="7792BD47"/>
    <w:rsid w:val="7796A528"/>
    <w:rsid w:val="77A20037"/>
    <w:rsid w:val="77A8EB23"/>
    <w:rsid w:val="77D421A4"/>
    <w:rsid w:val="77E38394"/>
    <w:rsid w:val="77E6E316"/>
    <w:rsid w:val="780EDA9C"/>
    <w:rsid w:val="7815A80C"/>
    <w:rsid w:val="781DB3DF"/>
    <w:rsid w:val="782F1120"/>
    <w:rsid w:val="785D1F62"/>
    <w:rsid w:val="788E0AE9"/>
    <w:rsid w:val="78A3F676"/>
    <w:rsid w:val="78BB8C8A"/>
    <w:rsid w:val="78FDDE3C"/>
    <w:rsid w:val="78FF2151"/>
    <w:rsid w:val="79051991"/>
    <w:rsid w:val="791158BA"/>
    <w:rsid w:val="7916755E"/>
    <w:rsid w:val="79356CC0"/>
    <w:rsid w:val="794945C0"/>
    <w:rsid w:val="795E1DA7"/>
    <w:rsid w:val="79684D26"/>
    <w:rsid w:val="798C0FE7"/>
    <w:rsid w:val="79AC9370"/>
    <w:rsid w:val="79B78437"/>
    <w:rsid w:val="79B7BAC9"/>
    <w:rsid w:val="79C05269"/>
    <w:rsid w:val="79C207BF"/>
    <w:rsid w:val="79D7BE95"/>
    <w:rsid w:val="79DD6C3E"/>
    <w:rsid w:val="79DE479A"/>
    <w:rsid w:val="79F857DB"/>
    <w:rsid w:val="79F8BAF6"/>
    <w:rsid w:val="7A00B0C1"/>
    <w:rsid w:val="7A00FB34"/>
    <w:rsid w:val="7A2D44AB"/>
    <w:rsid w:val="7A542198"/>
    <w:rsid w:val="7A564DCD"/>
    <w:rsid w:val="7A5DB080"/>
    <w:rsid w:val="7A76AF17"/>
    <w:rsid w:val="7A7A7993"/>
    <w:rsid w:val="7A80B9A7"/>
    <w:rsid w:val="7A9B8261"/>
    <w:rsid w:val="7AAB7AFC"/>
    <w:rsid w:val="7AB62F94"/>
    <w:rsid w:val="7AC033C2"/>
    <w:rsid w:val="7AC8CAF8"/>
    <w:rsid w:val="7AF35137"/>
    <w:rsid w:val="7AF5A8B0"/>
    <w:rsid w:val="7AF6EA45"/>
    <w:rsid w:val="7AFBE121"/>
    <w:rsid w:val="7B032A39"/>
    <w:rsid w:val="7B07466F"/>
    <w:rsid w:val="7B177866"/>
    <w:rsid w:val="7B1D2D5C"/>
    <w:rsid w:val="7B2554BF"/>
    <w:rsid w:val="7B47C0B2"/>
    <w:rsid w:val="7B4883FA"/>
    <w:rsid w:val="7B5D44FF"/>
    <w:rsid w:val="7B7D6FB3"/>
    <w:rsid w:val="7B7E7BAB"/>
    <w:rsid w:val="7B81BE0F"/>
    <w:rsid w:val="7B8440B9"/>
    <w:rsid w:val="7B9C1790"/>
    <w:rsid w:val="7BA218C2"/>
    <w:rsid w:val="7BA2D077"/>
    <w:rsid w:val="7BBB460D"/>
    <w:rsid w:val="7BD0B3ED"/>
    <w:rsid w:val="7BD4BBFC"/>
    <w:rsid w:val="7BD7C4EF"/>
    <w:rsid w:val="7BF76D31"/>
    <w:rsid w:val="7C02F521"/>
    <w:rsid w:val="7C1A0DBF"/>
    <w:rsid w:val="7C212A99"/>
    <w:rsid w:val="7C2EA3BA"/>
    <w:rsid w:val="7C4203ED"/>
    <w:rsid w:val="7C58D1F0"/>
    <w:rsid w:val="7C6A44D5"/>
    <w:rsid w:val="7C6D079F"/>
    <w:rsid w:val="7C70FA3B"/>
    <w:rsid w:val="7C891F30"/>
    <w:rsid w:val="7CAC2C8C"/>
    <w:rsid w:val="7CDB5BB0"/>
    <w:rsid w:val="7CDBB898"/>
    <w:rsid w:val="7CDCD818"/>
    <w:rsid w:val="7CEA1D03"/>
    <w:rsid w:val="7D015263"/>
    <w:rsid w:val="7D1E72C6"/>
    <w:rsid w:val="7D26D072"/>
    <w:rsid w:val="7D4FD059"/>
    <w:rsid w:val="7D559E50"/>
    <w:rsid w:val="7D5DB05A"/>
    <w:rsid w:val="7D7989FA"/>
    <w:rsid w:val="7D7E5521"/>
    <w:rsid w:val="7D836123"/>
    <w:rsid w:val="7D8E84C8"/>
    <w:rsid w:val="7D9127A3"/>
    <w:rsid w:val="7D97AE45"/>
    <w:rsid w:val="7D9AAC8A"/>
    <w:rsid w:val="7D9CAA28"/>
    <w:rsid w:val="7DA119FE"/>
    <w:rsid w:val="7DA33604"/>
    <w:rsid w:val="7DA3BA35"/>
    <w:rsid w:val="7DA9A555"/>
    <w:rsid w:val="7DBF58DA"/>
    <w:rsid w:val="7DD23DB6"/>
    <w:rsid w:val="7DD80556"/>
    <w:rsid w:val="7DE2573D"/>
    <w:rsid w:val="7DE9D7FC"/>
    <w:rsid w:val="7DEF7DCD"/>
    <w:rsid w:val="7DFD0E6B"/>
    <w:rsid w:val="7E3F8256"/>
    <w:rsid w:val="7E44B516"/>
    <w:rsid w:val="7E4EA789"/>
    <w:rsid w:val="7E5AF15B"/>
    <w:rsid w:val="7E5F4CC7"/>
    <w:rsid w:val="7E6B7FAD"/>
    <w:rsid w:val="7E82ACD2"/>
    <w:rsid w:val="7EB7EA80"/>
    <w:rsid w:val="7EC31DE8"/>
    <w:rsid w:val="7EC4F1E3"/>
    <w:rsid w:val="7EF4FF02"/>
    <w:rsid w:val="7EFFAF9A"/>
    <w:rsid w:val="7F074DB5"/>
    <w:rsid w:val="7F1DA99F"/>
    <w:rsid w:val="7F3283E1"/>
    <w:rsid w:val="7F355C5C"/>
    <w:rsid w:val="7F3D1185"/>
    <w:rsid w:val="7F40BB2C"/>
    <w:rsid w:val="7F5AC236"/>
    <w:rsid w:val="7F5C3555"/>
    <w:rsid w:val="7F5E04E9"/>
    <w:rsid w:val="7F968871"/>
    <w:rsid w:val="7F9A2B1B"/>
    <w:rsid w:val="7F9B9B44"/>
    <w:rsid w:val="7FA87D7B"/>
    <w:rsid w:val="7FB673F2"/>
    <w:rsid w:val="7FBC30BD"/>
    <w:rsid w:val="7FCA7A36"/>
    <w:rsid w:val="7FCFE761"/>
    <w:rsid w:val="7FD9DF2C"/>
    <w:rsid w:val="7FE113B0"/>
    <w:rsid w:val="7FE186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FDBB3"/>
  <w15:chartTrackingRefBased/>
  <w15:docId w15:val="{6BBE239F-6FE1-401A-9B12-739573EC7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8DF"/>
    <w:pPr>
      <w:spacing w:line="240" w:lineRule="auto"/>
      <w:jc w:val="both"/>
    </w:pPr>
    <w:rPr>
      <w:rFonts w:ascii="Times New Roman" w:eastAsia="Avenir LT Std 45 Book" w:hAnsi="Times New Roman" w:cs="Times New Roman"/>
      <w:lang w:val="da-DK" w:eastAsia="ja-JP"/>
    </w:rPr>
  </w:style>
  <w:style w:type="paragraph" w:styleId="Heading1">
    <w:name w:val="heading 1"/>
    <w:basedOn w:val="Normal"/>
    <w:next w:val="Normal"/>
    <w:link w:val="Heading1Char"/>
    <w:qFormat/>
    <w:rsid w:val="00994B8A"/>
    <w:pPr>
      <w:keepNext/>
      <w:numPr>
        <w:numId w:val="5"/>
      </w:numPr>
      <w:spacing w:before="200" w:after="60"/>
      <w:jc w:val="left"/>
      <w:outlineLvl w:val="0"/>
    </w:pPr>
    <w:rPr>
      <w:b/>
      <w:sz w:val="36"/>
      <w:szCs w:val="36"/>
    </w:rPr>
  </w:style>
  <w:style w:type="paragraph" w:styleId="Heading2">
    <w:name w:val="heading 2"/>
    <w:basedOn w:val="Normal"/>
    <w:next w:val="Normal"/>
    <w:link w:val="Heading2Char"/>
    <w:uiPriority w:val="9"/>
    <w:qFormat/>
    <w:rsid w:val="00793DF9"/>
    <w:pPr>
      <w:keepNext/>
      <w:numPr>
        <w:ilvl w:val="1"/>
        <w:numId w:val="5"/>
      </w:numPr>
      <w:spacing w:before="200" w:after="60"/>
      <w:jc w:val="left"/>
      <w:outlineLvl w:val="1"/>
    </w:pPr>
    <w:rPr>
      <w:b/>
      <w:sz w:val="28"/>
      <w:szCs w:val="28"/>
    </w:rPr>
  </w:style>
  <w:style w:type="paragraph" w:styleId="Heading3">
    <w:name w:val="heading 3"/>
    <w:basedOn w:val="Normal"/>
    <w:next w:val="Normal"/>
    <w:link w:val="Heading3Char"/>
    <w:uiPriority w:val="9"/>
    <w:qFormat/>
    <w:rsid w:val="00793DF9"/>
    <w:pPr>
      <w:keepNext/>
      <w:numPr>
        <w:ilvl w:val="2"/>
        <w:numId w:val="5"/>
      </w:numPr>
      <w:outlineLvl w:val="2"/>
    </w:pPr>
    <w:rPr>
      <w:b/>
      <w:sz w:val="24"/>
      <w:szCs w:val="24"/>
    </w:rPr>
  </w:style>
  <w:style w:type="paragraph" w:styleId="Heading4">
    <w:name w:val="heading 4"/>
    <w:basedOn w:val="Normal"/>
    <w:next w:val="Normal"/>
    <w:link w:val="Heading4Char"/>
    <w:uiPriority w:val="9"/>
    <w:semiHidden/>
    <w:unhideWhenUsed/>
    <w:qFormat/>
    <w:rsid w:val="00793DF9"/>
    <w:pPr>
      <w:keepNext/>
      <w:keepLines/>
      <w:numPr>
        <w:ilvl w:val="3"/>
        <w:numId w:val="5"/>
      </w:numPr>
      <w:spacing w:before="200"/>
      <w:jc w:val="left"/>
      <w:outlineLvl w:val="3"/>
    </w:pPr>
    <w:rPr>
      <w:rFonts w:ascii="Calibri Light" w:eastAsia="SimSun" w:hAnsi="Calibri Light"/>
      <w:b/>
      <w:bCs/>
      <w:i/>
      <w:iCs/>
      <w:color w:val="000000"/>
    </w:rPr>
  </w:style>
  <w:style w:type="paragraph" w:styleId="Heading5">
    <w:name w:val="heading 5"/>
    <w:basedOn w:val="Normal"/>
    <w:next w:val="Normal"/>
    <w:link w:val="Heading5Char"/>
    <w:uiPriority w:val="9"/>
    <w:semiHidden/>
    <w:unhideWhenUsed/>
    <w:qFormat/>
    <w:rsid w:val="00793DF9"/>
    <w:pPr>
      <w:keepNext/>
      <w:keepLines/>
      <w:numPr>
        <w:ilvl w:val="4"/>
        <w:numId w:val="5"/>
      </w:numPr>
      <w:spacing w:before="200"/>
      <w:jc w:val="left"/>
      <w:outlineLvl w:val="4"/>
    </w:pPr>
    <w:rPr>
      <w:rFonts w:ascii="Calibri Light" w:eastAsia="SimSun" w:hAnsi="Calibri Light"/>
      <w:color w:val="323E4F"/>
    </w:rPr>
  </w:style>
  <w:style w:type="paragraph" w:styleId="Heading6">
    <w:name w:val="heading 6"/>
    <w:basedOn w:val="Normal"/>
    <w:next w:val="Normal"/>
    <w:link w:val="Heading6Char"/>
    <w:uiPriority w:val="9"/>
    <w:semiHidden/>
    <w:unhideWhenUsed/>
    <w:qFormat/>
    <w:rsid w:val="00793DF9"/>
    <w:pPr>
      <w:keepNext/>
      <w:keepLines/>
      <w:numPr>
        <w:ilvl w:val="5"/>
        <w:numId w:val="5"/>
      </w:numPr>
      <w:spacing w:before="200"/>
      <w:jc w:val="left"/>
      <w:outlineLvl w:val="5"/>
    </w:pPr>
    <w:rPr>
      <w:rFonts w:ascii="Calibri Light" w:eastAsia="SimSun" w:hAnsi="Calibri Light"/>
      <w:i/>
      <w:iCs/>
      <w:color w:val="323E4F"/>
    </w:rPr>
  </w:style>
  <w:style w:type="paragraph" w:styleId="Heading7">
    <w:name w:val="heading 7"/>
    <w:basedOn w:val="Normal"/>
    <w:next w:val="Normal"/>
    <w:link w:val="Heading7Char"/>
    <w:uiPriority w:val="9"/>
    <w:semiHidden/>
    <w:unhideWhenUsed/>
    <w:qFormat/>
    <w:rsid w:val="00793DF9"/>
    <w:pPr>
      <w:keepNext/>
      <w:keepLines/>
      <w:numPr>
        <w:ilvl w:val="6"/>
        <w:numId w:val="5"/>
      </w:numPr>
      <w:spacing w:before="200"/>
      <w:jc w:val="left"/>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rsid w:val="00793DF9"/>
    <w:pPr>
      <w:keepNext/>
      <w:keepLines/>
      <w:numPr>
        <w:ilvl w:val="7"/>
        <w:numId w:val="5"/>
      </w:numPr>
      <w:spacing w:before="200"/>
      <w:jc w:val="left"/>
      <w:outlineLvl w:val="7"/>
    </w:pPr>
    <w:rPr>
      <w:rFonts w:ascii="Calibri Light" w:eastAsia="SimSun" w:hAnsi="Calibri Light"/>
      <w:color w:val="404040"/>
    </w:rPr>
  </w:style>
  <w:style w:type="paragraph" w:styleId="Heading9">
    <w:name w:val="heading 9"/>
    <w:basedOn w:val="Normal"/>
    <w:next w:val="Normal"/>
    <w:link w:val="Heading9Char"/>
    <w:uiPriority w:val="9"/>
    <w:semiHidden/>
    <w:unhideWhenUsed/>
    <w:qFormat/>
    <w:rsid w:val="00793DF9"/>
    <w:pPr>
      <w:keepNext/>
      <w:keepLines/>
      <w:numPr>
        <w:ilvl w:val="8"/>
        <w:numId w:val="5"/>
      </w:numPr>
      <w:spacing w:before="200"/>
      <w:jc w:val="left"/>
      <w:outlineLvl w:val="8"/>
    </w:pPr>
    <w:rPr>
      <w:rFonts w:ascii="Calibri Light" w:eastAsia="SimSun" w:hAnsi="Calibri Light"/>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E6828"/>
    <w:rPr>
      <w:color w:val="0000FF"/>
      <w:u w:val="single"/>
    </w:rPr>
  </w:style>
  <w:style w:type="paragraph" w:styleId="Title">
    <w:name w:val="Title"/>
    <w:basedOn w:val="Normal"/>
    <w:next w:val="Normal"/>
    <w:link w:val="TitleChar"/>
    <w:qFormat/>
    <w:rsid w:val="005E6828"/>
    <w:pPr>
      <w:jc w:val="center"/>
    </w:pPr>
    <w:rPr>
      <w:sz w:val="60"/>
      <w:szCs w:val="60"/>
    </w:rPr>
  </w:style>
  <w:style w:type="character" w:customStyle="1" w:styleId="TitleChar">
    <w:name w:val="Title Char"/>
    <w:basedOn w:val="DefaultParagraphFont"/>
    <w:link w:val="Title"/>
    <w:rsid w:val="005E6828"/>
    <w:rPr>
      <w:rFonts w:ascii="Times New Roman" w:eastAsia="Avenir LT Std 45 Book" w:hAnsi="Times New Roman" w:cs="Times New Roman"/>
      <w:sz w:val="60"/>
      <w:szCs w:val="60"/>
      <w:lang w:val="en-GB" w:eastAsia="ja-JP"/>
    </w:rPr>
  </w:style>
  <w:style w:type="paragraph" w:styleId="Subtitle">
    <w:name w:val="Subtitle"/>
    <w:basedOn w:val="Normal"/>
    <w:next w:val="Normal"/>
    <w:link w:val="SubtitleChar"/>
    <w:uiPriority w:val="11"/>
    <w:qFormat/>
    <w:rsid w:val="005E6828"/>
    <w:pPr>
      <w:numPr>
        <w:ilvl w:val="1"/>
      </w:numPr>
    </w:pPr>
    <w:rPr>
      <w:color w:val="5A5A5A"/>
      <w:spacing w:val="10"/>
    </w:rPr>
  </w:style>
  <w:style w:type="character" w:customStyle="1" w:styleId="SubtitleChar">
    <w:name w:val="Subtitle Char"/>
    <w:basedOn w:val="DefaultParagraphFont"/>
    <w:link w:val="Subtitle"/>
    <w:uiPriority w:val="11"/>
    <w:rsid w:val="005E6828"/>
    <w:rPr>
      <w:rFonts w:ascii="Times New Roman" w:eastAsia="Avenir LT Std 45 Book" w:hAnsi="Times New Roman" w:cs="Times New Roman"/>
      <w:color w:val="5A5A5A"/>
      <w:spacing w:val="10"/>
      <w:lang w:val="en-GB" w:eastAsia="ja-JP"/>
    </w:rPr>
  </w:style>
  <w:style w:type="paragraph" w:styleId="ListParagraph">
    <w:name w:val="List Paragraph"/>
    <w:basedOn w:val="Normal"/>
    <w:uiPriority w:val="34"/>
    <w:qFormat/>
    <w:rsid w:val="00313A8D"/>
    <w:pPr>
      <w:ind w:left="720"/>
      <w:contextualSpacing/>
    </w:pPr>
  </w:style>
  <w:style w:type="character" w:customStyle="1" w:styleId="Heading1Char">
    <w:name w:val="Heading 1 Char"/>
    <w:basedOn w:val="DefaultParagraphFont"/>
    <w:link w:val="Heading1"/>
    <w:rsid w:val="00994B8A"/>
    <w:rPr>
      <w:rFonts w:ascii="Times New Roman" w:eastAsia="Avenir LT Std 45 Book" w:hAnsi="Times New Roman" w:cs="Times New Roman"/>
      <w:b/>
      <w:sz w:val="36"/>
      <w:szCs w:val="36"/>
      <w:lang w:val="en-GB" w:eastAsia="ja-JP"/>
    </w:rPr>
  </w:style>
  <w:style w:type="character" w:customStyle="1" w:styleId="Heading2Char">
    <w:name w:val="Heading 2 Char"/>
    <w:basedOn w:val="DefaultParagraphFont"/>
    <w:link w:val="Heading2"/>
    <w:uiPriority w:val="9"/>
    <w:rsid w:val="00793DF9"/>
    <w:rPr>
      <w:rFonts w:ascii="Times New Roman" w:eastAsia="Avenir LT Std 45 Book" w:hAnsi="Times New Roman" w:cs="Times New Roman"/>
      <w:b/>
      <w:sz w:val="28"/>
      <w:szCs w:val="28"/>
      <w:lang w:val="en-GB" w:eastAsia="ja-JP"/>
    </w:rPr>
  </w:style>
  <w:style w:type="character" w:customStyle="1" w:styleId="Heading3Char">
    <w:name w:val="Heading 3 Char"/>
    <w:basedOn w:val="DefaultParagraphFont"/>
    <w:link w:val="Heading3"/>
    <w:uiPriority w:val="9"/>
    <w:rsid w:val="00793DF9"/>
    <w:rPr>
      <w:rFonts w:ascii="Times New Roman" w:eastAsia="Avenir LT Std 45 Book" w:hAnsi="Times New Roman" w:cs="Times New Roman"/>
      <w:b/>
      <w:sz w:val="24"/>
      <w:szCs w:val="24"/>
      <w:lang w:val="en-GB" w:eastAsia="ja-JP"/>
    </w:rPr>
  </w:style>
  <w:style w:type="character" w:customStyle="1" w:styleId="Heading4Char">
    <w:name w:val="Heading 4 Char"/>
    <w:basedOn w:val="DefaultParagraphFont"/>
    <w:link w:val="Heading4"/>
    <w:uiPriority w:val="9"/>
    <w:semiHidden/>
    <w:rsid w:val="00793DF9"/>
    <w:rPr>
      <w:rFonts w:ascii="Calibri Light" w:eastAsia="SimSun" w:hAnsi="Calibri Light" w:cs="Times New Roman"/>
      <w:b/>
      <w:bCs/>
      <w:i/>
      <w:iCs/>
      <w:color w:val="000000"/>
      <w:lang w:val="en-GB" w:eastAsia="ja-JP"/>
    </w:rPr>
  </w:style>
  <w:style w:type="character" w:customStyle="1" w:styleId="Heading5Char">
    <w:name w:val="Heading 5 Char"/>
    <w:basedOn w:val="DefaultParagraphFont"/>
    <w:link w:val="Heading5"/>
    <w:uiPriority w:val="9"/>
    <w:semiHidden/>
    <w:rsid w:val="00793DF9"/>
    <w:rPr>
      <w:rFonts w:ascii="Calibri Light" w:eastAsia="SimSun" w:hAnsi="Calibri Light" w:cs="Times New Roman"/>
      <w:color w:val="323E4F"/>
      <w:lang w:val="en-GB" w:eastAsia="ja-JP"/>
    </w:rPr>
  </w:style>
  <w:style w:type="character" w:customStyle="1" w:styleId="Heading6Char">
    <w:name w:val="Heading 6 Char"/>
    <w:basedOn w:val="DefaultParagraphFont"/>
    <w:link w:val="Heading6"/>
    <w:uiPriority w:val="9"/>
    <w:semiHidden/>
    <w:rsid w:val="00793DF9"/>
    <w:rPr>
      <w:rFonts w:ascii="Calibri Light" w:eastAsia="SimSun" w:hAnsi="Calibri Light" w:cs="Times New Roman"/>
      <w:i/>
      <w:iCs/>
      <w:color w:val="323E4F"/>
      <w:lang w:val="en-GB" w:eastAsia="ja-JP"/>
    </w:rPr>
  </w:style>
  <w:style w:type="character" w:customStyle="1" w:styleId="Heading7Char">
    <w:name w:val="Heading 7 Char"/>
    <w:basedOn w:val="DefaultParagraphFont"/>
    <w:link w:val="Heading7"/>
    <w:uiPriority w:val="9"/>
    <w:semiHidden/>
    <w:rsid w:val="00793DF9"/>
    <w:rPr>
      <w:rFonts w:ascii="Calibri Light" w:eastAsia="SimSun" w:hAnsi="Calibri Light" w:cs="Times New Roman"/>
      <w:i/>
      <w:iCs/>
      <w:color w:val="404040"/>
      <w:lang w:val="en-GB" w:eastAsia="ja-JP"/>
    </w:rPr>
  </w:style>
  <w:style w:type="character" w:customStyle="1" w:styleId="Heading8Char">
    <w:name w:val="Heading 8 Char"/>
    <w:basedOn w:val="DefaultParagraphFont"/>
    <w:link w:val="Heading8"/>
    <w:uiPriority w:val="9"/>
    <w:semiHidden/>
    <w:rsid w:val="00793DF9"/>
    <w:rPr>
      <w:rFonts w:ascii="Calibri Light" w:eastAsia="SimSun" w:hAnsi="Calibri Light" w:cs="Times New Roman"/>
      <w:color w:val="404040"/>
      <w:lang w:val="en-GB" w:eastAsia="ja-JP"/>
    </w:rPr>
  </w:style>
  <w:style w:type="character" w:customStyle="1" w:styleId="Heading9Char">
    <w:name w:val="Heading 9 Char"/>
    <w:basedOn w:val="DefaultParagraphFont"/>
    <w:link w:val="Heading9"/>
    <w:uiPriority w:val="9"/>
    <w:semiHidden/>
    <w:rsid w:val="00793DF9"/>
    <w:rPr>
      <w:rFonts w:ascii="Calibri Light" w:eastAsia="SimSun" w:hAnsi="Calibri Light" w:cs="Times New Roman"/>
      <w:i/>
      <w:iCs/>
      <w:color w:val="404040"/>
      <w:lang w:val="en-GB" w:eastAsia="ja-JP"/>
    </w:rPr>
  </w:style>
  <w:style w:type="paragraph" w:styleId="CommentText">
    <w:name w:val="annotation text"/>
    <w:basedOn w:val="Normal"/>
    <w:link w:val="CommentTextChar"/>
    <w:uiPriority w:val="99"/>
    <w:unhideWhenUsed/>
    <w:rsid w:val="00673D8E"/>
    <w:pPr>
      <w:spacing w:line="256" w:lineRule="auto"/>
    </w:pPr>
  </w:style>
  <w:style w:type="character" w:customStyle="1" w:styleId="CommentTextChar">
    <w:name w:val="Comment Text Char"/>
    <w:basedOn w:val="DefaultParagraphFont"/>
    <w:link w:val="CommentText"/>
    <w:uiPriority w:val="99"/>
    <w:rsid w:val="00673D8E"/>
    <w:rPr>
      <w:rFonts w:ascii="Times New Roman" w:eastAsia="Avenir LT Std 45 Book" w:hAnsi="Times New Roman" w:cs="Times New Roman"/>
      <w:lang w:val="en-GB" w:eastAsia="ja-JP"/>
    </w:rPr>
  </w:style>
  <w:style w:type="character" w:styleId="CommentReference">
    <w:name w:val="annotation reference"/>
    <w:uiPriority w:val="99"/>
    <w:semiHidden/>
    <w:unhideWhenUsed/>
    <w:rsid w:val="00673D8E"/>
    <w:rPr>
      <w:sz w:val="16"/>
      <w:szCs w:val="16"/>
    </w:rPr>
  </w:style>
  <w:style w:type="paragraph" w:styleId="BalloonText">
    <w:name w:val="Balloon Text"/>
    <w:basedOn w:val="Normal"/>
    <w:link w:val="BalloonTextChar"/>
    <w:uiPriority w:val="99"/>
    <w:semiHidden/>
    <w:unhideWhenUsed/>
    <w:rsid w:val="00673D8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3D8E"/>
    <w:rPr>
      <w:rFonts w:ascii="Segoe UI" w:eastAsia="Avenir LT Std 45 Book" w:hAnsi="Segoe UI" w:cs="Segoe UI"/>
      <w:sz w:val="18"/>
      <w:szCs w:val="18"/>
      <w:lang w:val="en-GB" w:eastAsia="ja-JP"/>
    </w:rPr>
  </w:style>
  <w:style w:type="paragraph" w:styleId="Header">
    <w:name w:val="header"/>
    <w:basedOn w:val="Normal"/>
    <w:link w:val="HeaderChar"/>
    <w:uiPriority w:val="99"/>
    <w:unhideWhenUsed/>
    <w:rsid w:val="000656E2"/>
    <w:pPr>
      <w:tabs>
        <w:tab w:val="center" w:pos="4680"/>
        <w:tab w:val="right" w:pos="9360"/>
      </w:tabs>
      <w:spacing w:after="0"/>
    </w:pPr>
  </w:style>
  <w:style w:type="character" w:customStyle="1" w:styleId="HeaderChar">
    <w:name w:val="Header Char"/>
    <w:basedOn w:val="DefaultParagraphFont"/>
    <w:link w:val="Header"/>
    <w:uiPriority w:val="99"/>
    <w:rsid w:val="00FF7EB3"/>
    <w:rPr>
      <w:rFonts w:ascii="Times New Roman" w:eastAsia="Avenir LT Std 45 Book" w:hAnsi="Times New Roman" w:cs="Times New Roman"/>
      <w:lang w:val="en-GB" w:eastAsia="ja-JP"/>
    </w:rPr>
  </w:style>
  <w:style w:type="paragraph" w:styleId="Footer">
    <w:name w:val="footer"/>
    <w:basedOn w:val="Normal"/>
    <w:link w:val="FooterChar"/>
    <w:uiPriority w:val="99"/>
    <w:unhideWhenUsed/>
    <w:rsid w:val="000656E2"/>
    <w:pPr>
      <w:tabs>
        <w:tab w:val="center" w:pos="4680"/>
        <w:tab w:val="right" w:pos="9360"/>
      </w:tabs>
      <w:spacing w:after="0"/>
    </w:pPr>
  </w:style>
  <w:style w:type="character" w:customStyle="1" w:styleId="FooterChar">
    <w:name w:val="Footer Char"/>
    <w:basedOn w:val="DefaultParagraphFont"/>
    <w:link w:val="Footer"/>
    <w:uiPriority w:val="99"/>
    <w:rsid w:val="00FF7EB3"/>
    <w:rPr>
      <w:rFonts w:ascii="Times New Roman" w:eastAsia="Avenir LT Std 45 Book" w:hAnsi="Times New Roman" w:cs="Times New Roman"/>
      <w:lang w:val="en-GB" w:eastAsia="ja-JP"/>
    </w:rPr>
  </w:style>
  <w:style w:type="paragraph" w:customStyle="1" w:styleId="NormalSectionStart">
    <w:name w:val="Normal Section Start"/>
    <w:basedOn w:val="Normal"/>
    <w:next w:val="Normal"/>
    <w:link w:val="NormalSectionStartChar"/>
    <w:rsid w:val="000D7278"/>
  </w:style>
  <w:style w:type="paragraph" w:styleId="Caption">
    <w:name w:val="caption"/>
    <w:basedOn w:val="Normal"/>
    <w:next w:val="Normal"/>
    <w:unhideWhenUsed/>
    <w:qFormat/>
    <w:rsid w:val="00CA6760"/>
    <w:pPr>
      <w:framePr w:hSpace="180" w:wrap="around" w:vAnchor="text" w:hAnchor="margin" w:xAlign="center" w:y="537"/>
      <w:spacing w:after="200"/>
      <w:suppressOverlap/>
      <w:jc w:val="center"/>
    </w:pPr>
    <w:rPr>
      <w:i/>
      <w:iCs/>
      <w:color w:val="44546A"/>
      <w:sz w:val="18"/>
      <w:szCs w:val="18"/>
    </w:rPr>
  </w:style>
  <w:style w:type="character" w:customStyle="1" w:styleId="NormalSectionStartChar">
    <w:name w:val="Normal Section Start Char"/>
    <w:link w:val="NormalSectionStart"/>
    <w:rsid w:val="000D7278"/>
    <w:rPr>
      <w:rFonts w:ascii="Times New Roman" w:eastAsia="Avenir LT Std 45 Book" w:hAnsi="Times New Roman" w:cs="Times New Roman"/>
      <w:lang w:val="en-GB" w:eastAsia="ja-JP"/>
    </w:rPr>
  </w:style>
  <w:style w:type="paragraph" w:styleId="TOCHeading">
    <w:name w:val="TOC Heading"/>
    <w:basedOn w:val="Heading1"/>
    <w:next w:val="Normal"/>
    <w:uiPriority w:val="39"/>
    <w:unhideWhenUsed/>
    <w:qFormat/>
    <w:rsid w:val="00210DEA"/>
    <w:pPr>
      <w:keepLines/>
      <w:numPr>
        <w:numId w:val="0"/>
      </w:num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210DEA"/>
    <w:pPr>
      <w:spacing w:after="100"/>
    </w:pPr>
  </w:style>
  <w:style w:type="paragraph" w:styleId="TOC2">
    <w:name w:val="toc 2"/>
    <w:basedOn w:val="Normal"/>
    <w:next w:val="Normal"/>
    <w:autoRedefine/>
    <w:uiPriority w:val="39"/>
    <w:unhideWhenUsed/>
    <w:rsid w:val="00210DEA"/>
    <w:pPr>
      <w:spacing w:after="100"/>
      <w:ind w:left="220"/>
    </w:pPr>
  </w:style>
  <w:style w:type="paragraph" w:styleId="TOC3">
    <w:name w:val="toc 3"/>
    <w:basedOn w:val="Normal"/>
    <w:next w:val="Normal"/>
    <w:autoRedefine/>
    <w:uiPriority w:val="39"/>
    <w:unhideWhenUsed/>
    <w:rsid w:val="00210DEA"/>
    <w:pPr>
      <w:spacing w:after="100"/>
      <w:ind w:left="440"/>
    </w:pPr>
  </w:style>
  <w:style w:type="paragraph" w:styleId="CommentSubject">
    <w:name w:val="annotation subject"/>
    <w:basedOn w:val="CommentText"/>
    <w:next w:val="CommentText"/>
    <w:link w:val="CommentSubjectChar"/>
    <w:uiPriority w:val="99"/>
    <w:semiHidden/>
    <w:unhideWhenUsed/>
    <w:rsid w:val="009F4C84"/>
    <w:pPr>
      <w:spacing w:line="240" w:lineRule="auto"/>
    </w:pPr>
    <w:rPr>
      <w:b/>
      <w:bCs/>
      <w:sz w:val="20"/>
      <w:szCs w:val="20"/>
    </w:rPr>
  </w:style>
  <w:style w:type="character" w:customStyle="1" w:styleId="CommentSubjectChar">
    <w:name w:val="Comment Subject Char"/>
    <w:basedOn w:val="CommentTextChar"/>
    <w:link w:val="CommentSubject"/>
    <w:uiPriority w:val="99"/>
    <w:semiHidden/>
    <w:rsid w:val="009F4C84"/>
    <w:rPr>
      <w:rFonts w:ascii="Times New Roman" w:eastAsia="Avenir LT Std 45 Book" w:hAnsi="Times New Roman" w:cs="Times New Roman"/>
      <w:b/>
      <w:bCs/>
      <w:sz w:val="20"/>
      <w:szCs w:val="20"/>
      <w:lang w:val="en-GB" w:eastAsia="ja-JP"/>
    </w:rPr>
  </w:style>
  <w:style w:type="table" w:styleId="TableGrid">
    <w:name w:val="Table Grid"/>
    <w:basedOn w:val="TableNormal"/>
    <w:uiPriority w:val="39"/>
    <w:rsid w:val="00EE0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51E2E"/>
    <w:pPr>
      <w:spacing w:after="0" w:line="480" w:lineRule="auto"/>
      <w:ind w:left="720" w:hanging="720"/>
    </w:pPr>
  </w:style>
  <w:style w:type="paragraph" w:styleId="Revision">
    <w:name w:val="Revision"/>
    <w:hidden/>
    <w:uiPriority w:val="99"/>
    <w:semiHidden/>
    <w:rsid w:val="00663FD1"/>
    <w:pPr>
      <w:spacing w:after="0" w:line="240" w:lineRule="auto"/>
    </w:pPr>
    <w:rPr>
      <w:rFonts w:ascii="Times New Roman" w:eastAsia="Avenir LT Std 45 Book" w:hAnsi="Times New Roman" w:cs="Times New Roman"/>
      <w:lang w:val="en-GB" w:eastAsia="ja-JP"/>
    </w:rPr>
  </w:style>
  <w:style w:type="character" w:customStyle="1" w:styleId="UnresolvedMention1">
    <w:name w:val="Unresolved Mention1"/>
    <w:basedOn w:val="DefaultParagraphFont"/>
    <w:uiPriority w:val="99"/>
    <w:semiHidden/>
    <w:unhideWhenUsed/>
    <w:rsid w:val="00E169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045097">
      <w:bodyDiv w:val="1"/>
      <w:marLeft w:val="0"/>
      <w:marRight w:val="0"/>
      <w:marTop w:val="0"/>
      <w:marBottom w:val="0"/>
      <w:divBdr>
        <w:top w:val="none" w:sz="0" w:space="0" w:color="auto"/>
        <w:left w:val="none" w:sz="0" w:space="0" w:color="auto"/>
        <w:bottom w:val="none" w:sz="0" w:space="0" w:color="auto"/>
        <w:right w:val="none" w:sz="0" w:space="0" w:color="auto"/>
      </w:divBdr>
    </w:div>
    <w:div w:id="243690127">
      <w:bodyDiv w:val="1"/>
      <w:marLeft w:val="0"/>
      <w:marRight w:val="0"/>
      <w:marTop w:val="0"/>
      <w:marBottom w:val="0"/>
      <w:divBdr>
        <w:top w:val="none" w:sz="0" w:space="0" w:color="auto"/>
        <w:left w:val="none" w:sz="0" w:space="0" w:color="auto"/>
        <w:bottom w:val="none" w:sz="0" w:space="0" w:color="auto"/>
        <w:right w:val="none" w:sz="0" w:space="0" w:color="auto"/>
      </w:divBdr>
    </w:div>
    <w:div w:id="272980333">
      <w:bodyDiv w:val="1"/>
      <w:marLeft w:val="0"/>
      <w:marRight w:val="0"/>
      <w:marTop w:val="0"/>
      <w:marBottom w:val="0"/>
      <w:divBdr>
        <w:top w:val="none" w:sz="0" w:space="0" w:color="auto"/>
        <w:left w:val="none" w:sz="0" w:space="0" w:color="auto"/>
        <w:bottom w:val="none" w:sz="0" w:space="0" w:color="auto"/>
        <w:right w:val="none" w:sz="0" w:space="0" w:color="auto"/>
      </w:divBdr>
    </w:div>
    <w:div w:id="618686113">
      <w:bodyDiv w:val="1"/>
      <w:marLeft w:val="0"/>
      <w:marRight w:val="0"/>
      <w:marTop w:val="0"/>
      <w:marBottom w:val="0"/>
      <w:divBdr>
        <w:top w:val="none" w:sz="0" w:space="0" w:color="auto"/>
        <w:left w:val="none" w:sz="0" w:space="0" w:color="auto"/>
        <w:bottom w:val="none" w:sz="0" w:space="0" w:color="auto"/>
        <w:right w:val="none" w:sz="0" w:space="0" w:color="auto"/>
      </w:divBdr>
    </w:div>
    <w:div w:id="1085223827">
      <w:bodyDiv w:val="1"/>
      <w:marLeft w:val="0"/>
      <w:marRight w:val="0"/>
      <w:marTop w:val="0"/>
      <w:marBottom w:val="0"/>
      <w:divBdr>
        <w:top w:val="none" w:sz="0" w:space="0" w:color="auto"/>
        <w:left w:val="none" w:sz="0" w:space="0" w:color="auto"/>
        <w:bottom w:val="none" w:sz="0" w:space="0" w:color="auto"/>
        <w:right w:val="none" w:sz="0" w:space="0" w:color="auto"/>
      </w:divBdr>
    </w:div>
    <w:div w:id="1238856772">
      <w:bodyDiv w:val="1"/>
      <w:marLeft w:val="0"/>
      <w:marRight w:val="0"/>
      <w:marTop w:val="0"/>
      <w:marBottom w:val="0"/>
      <w:divBdr>
        <w:top w:val="none" w:sz="0" w:space="0" w:color="auto"/>
        <w:left w:val="none" w:sz="0" w:space="0" w:color="auto"/>
        <w:bottom w:val="none" w:sz="0" w:space="0" w:color="auto"/>
        <w:right w:val="none" w:sz="0" w:space="0" w:color="auto"/>
      </w:divBdr>
    </w:div>
    <w:div w:id="1335256810">
      <w:bodyDiv w:val="1"/>
      <w:marLeft w:val="0"/>
      <w:marRight w:val="0"/>
      <w:marTop w:val="0"/>
      <w:marBottom w:val="0"/>
      <w:divBdr>
        <w:top w:val="none" w:sz="0" w:space="0" w:color="auto"/>
        <w:left w:val="none" w:sz="0" w:space="0" w:color="auto"/>
        <w:bottom w:val="none" w:sz="0" w:space="0" w:color="auto"/>
        <w:right w:val="none" w:sz="0" w:space="0" w:color="auto"/>
      </w:divBdr>
    </w:div>
    <w:div w:id="1503816149">
      <w:bodyDiv w:val="1"/>
      <w:marLeft w:val="0"/>
      <w:marRight w:val="0"/>
      <w:marTop w:val="0"/>
      <w:marBottom w:val="0"/>
      <w:divBdr>
        <w:top w:val="none" w:sz="0" w:space="0" w:color="auto"/>
        <w:left w:val="none" w:sz="0" w:space="0" w:color="auto"/>
        <w:bottom w:val="none" w:sz="0" w:space="0" w:color="auto"/>
        <w:right w:val="none" w:sz="0" w:space="0" w:color="auto"/>
      </w:divBdr>
    </w:div>
    <w:div w:id="1922986297">
      <w:bodyDiv w:val="1"/>
      <w:marLeft w:val="0"/>
      <w:marRight w:val="0"/>
      <w:marTop w:val="0"/>
      <w:marBottom w:val="0"/>
      <w:divBdr>
        <w:top w:val="none" w:sz="0" w:space="0" w:color="auto"/>
        <w:left w:val="none" w:sz="0" w:space="0" w:color="auto"/>
        <w:bottom w:val="none" w:sz="0" w:space="0" w:color="auto"/>
        <w:right w:val="none" w:sz="0" w:space="0" w:color="auto"/>
      </w:divBdr>
    </w:div>
    <w:div w:id="1965308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tidsskrift.dk/lwo/article/view/96014"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sorenorm@live.dk" TargetMode="External"/><Relationship Id="rId18" Type="http://schemas.microsoft.com/office/2011/relationships/commentsExtended" Target="commentsExtended.xml"/><Relationship Id="Rd831810287c64022"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contact@esbenkc.com" TargetMode="External"/><Relationship Id="rId17"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201909190@post.au.dk"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orenorm@live.dk"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7BA8F95A90D24448AA58E120B29BCD9" ma:contentTypeVersion="7" ma:contentTypeDescription="Opret et nyt dokument." ma:contentTypeScope="" ma:versionID="2b635554b7cf176b24f76ec2d99d775f">
  <xsd:schema xmlns:xsd="http://www.w3.org/2001/XMLSchema" xmlns:xs="http://www.w3.org/2001/XMLSchema" xmlns:p="http://schemas.microsoft.com/office/2006/metadata/properties" xmlns:ns3="7626bb73-f0f3-4849-bee2-737c69ba8d30" xmlns:ns4="8ab070e7-3634-46e7-9ab8-0cc7855895b1" targetNamespace="http://schemas.microsoft.com/office/2006/metadata/properties" ma:root="true" ma:fieldsID="b8cfc1d4ed2d3c1110f5b1e3d4812797" ns3:_="" ns4:_="">
    <xsd:import namespace="7626bb73-f0f3-4849-bee2-737c69ba8d30"/>
    <xsd:import namespace="8ab070e7-3634-46e7-9ab8-0cc7855895b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26bb73-f0f3-4849-bee2-737c69ba8d30" elementFormDefault="qualified">
    <xsd:import namespace="http://schemas.microsoft.com/office/2006/documentManagement/types"/>
    <xsd:import namespace="http://schemas.microsoft.com/office/infopath/2007/PartnerControls"/>
    <xsd:element name="SharedWithUsers" ma:index="8"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t med detaljer" ma:internalName="SharedWithDetails" ma:readOnly="true">
      <xsd:simpleType>
        <xsd:restriction base="dms:Note">
          <xsd:maxLength value="255"/>
        </xsd:restriction>
      </xsd:simpleType>
    </xsd:element>
    <xsd:element name="SharingHintHash" ma:index="10" nillable="true" ma:displayName="Hashværdi for deling"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b070e7-3634-46e7-9ab8-0cc7855895b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842D3-75C8-4F82-812E-9C1AE4CF201D}">
  <ds:schemaRefs>
    <ds:schemaRef ds:uri="http://schemas.microsoft.com/office/2006/metadata/properties"/>
    <ds:schemaRef ds:uri="http://schemas.microsoft.com/office/2006/documentManagement/types"/>
    <ds:schemaRef ds:uri="http://schemas.openxmlformats.org/package/2006/metadata/core-properties"/>
    <ds:schemaRef ds:uri="http://purl.org/dc/dcmitype/"/>
    <ds:schemaRef ds:uri="7626bb73-f0f3-4849-bee2-737c69ba8d30"/>
    <ds:schemaRef ds:uri="8ab070e7-3634-46e7-9ab8-0cc7855895b1"/>
    <ds:schemaRef ds:uri="http://purl.org/dc/elements/1.1/"/>
    <ds:schemaRef ds:uri="http://schemas.microsoft.com/office/infopath/2007/PartnerControls"/>
    <ds:schemaRef ds:uri="http://www.w3.org/XML/1998/namespace"/>
    <ds:schemaRef ds:uri="http://purl.org/dc/terms/"/>
  </ds:schemaRefs>
</ds:datastoreItem>
</file>

<file path=customXml/itemProps2.xml><?xml version="1.0" encoding="utf-8"?>
<ds:datastoreItem xmlns:ds="http://schemas.openxmlformats.org/officeDocument/2006/customXml" ds:itemID="{428262C5-63D6-45FE-95F6-D2D96C42FF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26bb73-f0f3-4849-bee2-737c69ba8d30"/>
    <ds:schemaRef ds:uri="8ab070e7-3634-46e7-9ab8-0cc7855895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C6DBF9-DDDC-4D1B-B901-0FADDB4EE555}">
  <ds:schemaRefs>
    <ds:schemaRef ds:uri="http://schemas.microsoft.com/sharepoint/v3/contenttype/forms"/>
  </ds:schemaRefs>
</ds:datastoreItem>
</file>

<file path=customXml/itemProps4.xml><?xml version="1.0" encoding="utf-8"?>
<ds:datastoreItem xmlns:ds="http://schemas.openxmlformats.org/officeDocument/2006/customXml" ds:itemID="{10D45F8B-92F5-4E69-9DAC-BBBECBD23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36276</Words>
  <Characters>206776</Characters>
  <Application>Microsoft Office Word</Application>
  <DocSecurity>0</DocSecurity>
  <Lines>1723</Lines>
  <Paragraphs>485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Esben Kran Christensen</dc:creator>
  <cp:keywords/>
  <dc:description/>
  <cp:lastModifiedBy>Esben Kran Christensen</cp:lastModifiedBy>
  <cp:revision>2</cp:revision>
  <cp:lastPrinted>2020-03-05T04:46:00Z</cp:lastPrinted>
  <dcterms:created xsi:type="dcterms:W3CDTF">2020-05-02T13:21:00Z</dcterms:created>
  <dcterms:modified xsi:type="dcterms:W3CDTF">2020-05-02T13:21:00Z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0x010100A7BA8F95A90D24448AA58E120B29BCD9</vt:lpwstr>
  </property>
  <property fmtid="{D5CDD505-2E9C-101B-9397-08002B2CF9AE}" pid="3" name="ZOTERO_PREF_2">
    <vt:lpwstr>alAbbreviations" value="true"/&gt;&lt;/prefs&gt;&lt;/data&gt;</vt:lpwstr>
  </property>
  <property fmtid="{D5CDD505-2E9C-101B-9397-08002B2CF9AE}" pid="4" name="ZOTERO_PREF_1">
    <vt:lpwstr>&lt;data data-version="3" zotero-version="5.0.85"&gt;&lt;session id="y7YdER8A"/&gt;&lt;style id="http://www.zotero.org/styles/apa" locale="en-GB" hasBibliography="1" bibliographyStyleHasBeenSet="1"/&gt;&lt;prefs&gt;&lt;pref name="fieldType" value="Field"/&gt;&lt;pref name="automaticJourn</vt:lpwstr>
  </property>
  <property fmtid="{D5CDD505-2E9C-101B-9397-08002B2CF9AE}" pid="5" name="ContentRemapped">
    <vt:lpwstr>true</vt:lpwstr>
  </property>
</Properties>
</file>